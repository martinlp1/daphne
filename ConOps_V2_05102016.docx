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DE084D" w14:textId="77777777" w:rsidR="007419F5" w:rsidRPr="008602F0" w:rsidRDefault="000A46B1">
      <w:pPr>
        <w:pStyle w:val="Paragraph"/>
      </w:pPr>
      <w:r>
        <w:rPr>
          <w:rStyle w:val="CommentReference"/>
          <w:rFonts w:ascii="Arial" w:hAnsi="Arial"/>
        </w:rPr>
        <w:commentReference w:id="0"/>
      </w:r>
    </w:p>
    <w:p w14:paraId="71D26A4B" w14:textId="77777777" w:rsidR="00645BBB" w:rsidRDefault="00D805D8" w:rsidP="00645BBB">
      <w:pPr>
        <w:pStyle w:val="ti"/>
        <w:spacing w:before="1200"/>
        <w:jc w:val="both"/>
        <w:rPr>
          <w:ins w:id="1" w:author="Perrine, Martin L. (GSFC-5670)" w:date="2016-05-02T10:27:00Z"/>
        </w:rPr>
      </w:pPr>
      <w:r w:rsidRPr="006611E0">
        <w:t xml:space="preserve">Near Earth Network </w:t>
      </w:r>
      <w:del w:id="2" w:author="Perrine, Martin L. (GSFC-5670)" w:date="2016-01-19T14:14:00Z">
        <w:r w:rsidRPr="006611E0" w:rsidDel="00E67C18">
          <w:rPr>
            <w:strike/>
            <w:rPrChange w:id="3" w:author="Perrine, Martin L. (GSFC-5670)" w:date="2016-04-08T12:14:00Z">
              <w:rPr/>
            </w:rPrChange>
          </w:rPr>
          <w:delText>(NEN)</w:delText>
        </w:r>
        <w:r w:rsidRPr="007B1F58" w:rsidDel="00E67C18">
          <w:delText xml:space="preserve"> </w:delText>
        </w:r>
      </w:del>
      <w:ins w:id="4" w:author="Perrine, Martin L. (GSFC-5670)" w:date="2016-01-19T14:15:00Z">
        <w:r w:rsidR="00E67C18" w:rsidRPr="006611E0">
          <w:rPr>
            <w:rPrChange w:id="5" w:author="Perrine, Martin L. (GSFC-5670)" w:date="2016-04-08T12:14:00Z">
              <w:rPr>
                <w:color w:val="1F497D"/>
              </w:rPr>
            </w:rPrChange>
          </w:rPr>
          <w:t>Data Acquisition Processing and Handling Network Environment</w:t>
        </w:r>
      </w:ins>
      <w:del w:id="6" w:author="Perrine, Martin L. (GSFC-5670)" w:date="2016-01-19T14:15:00Z">
        <w:r w:rsidRPr="007B1F58" w:rsidDel="00E67C18">
          <w:delText>Gateway</w:delText>
        </w:r>
      </w:del>
      <w:r w:rsidRPr="007B1F58">
        <w:t xml:space="preserve"> </w:t>
      </w:r>
    </w:p>
    <w:p w14:paraId="24F13676" w14:textId="3044B004" w:rsidR="007419F5" w:rsidRPr="008602F0" w:rsidRDefault="00D805D8" w:rsidP="00645BBB">
      <w:pPr>
        <w:pStyle w:val="ti"/>
        <w:spacing w:before="1200"/>
        <w:jc w:val="both"/>
      </w:pPr>
      <w:del w:id="7" w:author="Perrine, Martin L. (GSFC-5670)" w:date="2016-01-19T10:57:00Z">
        <w:r w:rsidRPr="006611E0" w:rsidDel="00171842">
          <w:rPr>
            <w:strike/>
            <w:rPrChange w:id="8" w:author="Perrine, Martin L. (GSFC-5670)" w:date="2016-04-08T12:14:00Z">
              <w:rPr/>
            </w:rPrChange>
          </w:rPr>
          <w:delText>(NENG)</w:delText>
        </w:r>
      </w:del>
      <w:del w:id="9" w:author="Perrine, Martin L. (GSFC-5670)" w:date="2016-01-19T14:13:00Z">
        <w:r w:rsidRPr="007B1F58" w:rsidDel="00E67C18">
          <w:delText xml:space="preserve"> </w:delText>
        </w:r>
      </w:del>
      <w:r w:rsidRPr="007B1F58">
        <w:t xml:space="preserve">Concept of Operations </w:t>
      </w:r>
      <w:del w:id="10" w:author="Perrine, Martin L. (GSFC-5670)" w:date="2016-01-19T14:13:00Z">
        <w:r w:rsidRPr="00515F5E" w:rsidDel="00E67C18">
          <w:rPr>
            <w:strike/>
            <w:rPrChange w:id="11" w:author="Perrine, Martin L. (GSFC-5670)" w:date="2016-01-14T12:08:00Z">
              <w:rPr/>
            </w:rPrChange>
          </w:rPr>
          <w:delText>(ConOps)</w:delText>
        </w:r>
        <w:r w:rsidR="007419F5" w:rsidRPr="008602F0" w:rsidDel="00E67C18">
          <w:br/>
        </w:r>
      </w:del>
    </w:p>
    <w:p w14:paraId="54C30117" w14:textId="77777777" w:rsidR="007419F5" w:rsidRPr="008602F0" w:rsidRDefault="007419F5">
      <w:pPr>
        <w:pStyle w:val="pdt1"/>
      </w:pPr>
    </w:p>
    <w:p w14:paraId="7402EC68" w14:textId="20FB224E" w:rsidR="007B1F58" w:rsidRDefault="007419F5">
      <w:pPr>
        <w:pStyle w:val="ino1"/>
        <w:rPr>
          <w:ins w:id="12" w:author="Perrine, Martin L. (GSFC-5670)" w:date="2016-04-08T13:32:00Z"/>
        </w:rPr>
      </w:pPr>
      <w:r w:rsidRPr="008602F0">
        <w:t>Original</w:t>
      </w:r>
      <w:ins w:id="13" w:author="Perrine, Martin L. (GSFC-5670)" w:date="2016-02-03T17:50:00Z">
        <w:r w:rsidR="006611E0">
          <w:t xml:space="preserve"> </w:t>
        </w:r>
      </w:ins>
      <w:ins w:id="14" w:author="Perrine, Martin L. (GSFC-5670)" w:date="2016-04-08T13:35:00Z">
        <w:r w:rsidR="007B1F58">
          <w:t>09/19/12</w:t>
        </w:r>
      </w:ins>
      <w:ins w:id="15" w:author="Perrine, Martin L. (GSFC-5670)" w:date="2016-02-03T17:50:00Z">
        <w:r w:rsidR="006611E0">
          <w:t xml:space="preserve"> </w:t>
        </w:r>
      </w:ins>
    </w:p>
    <w:p w14:paraId="580DC059" w14:textId="19DE83E6" w:rsidR="007419F5" w:rsidDel="009A419E" w:rsidRDefault="007B1F58">
      <w:pPr>
        <w:pStyle w:val="ino1"/>
        <w:rPr>
          <w:ins w:id="16" w:author="Koslosky, Anne Marie.J (GSFC-5860)" w:date="2016-04-06T14:47:00Z"/>
          <w:del w:id="17" w:author="Perrine, Martin L. (GSFC-5670)" w:date="2016-05-02T11:06:00Z"/>
        </w:rPr>
      </w:pPr>
      <w:ins w:id="18" w:author="Perrine, Martin L. (GSFC-5670)" w:date="2016-04-08T13:32:00Z">
        <w:r>
          <w:t xml:space="preserve">Updates </w:t>
        </w:r>
      </w:ins>
    </w:p>
    <w:p w14:paraId="566B6CD4" w14:textId="26D1DF88" w:rsidR="007C62D2" w:rsidRDefault="007C62D2">
      <w:pPr>
        <w:pStyle w:val="ino1"/>
        <w:rPr>
          <w:ins w:id="19" w:author="Perrine, Martin L. (GSFC-5670)" w:date="2016-04-28T16:42:00Z"/>
        </w:rPr>
      </w:pPr>
      <w:ins w:id="20" w:author="Koslosky, Anne Marie.J (GSFC-5860)" w:date="2016-04-06T14:47:00Z">
        <w:del w:id="21" w:author="Perrine, Martin L. (GSFC-5670)" w:date="2016-05-02T11:06:00Z">
          <w:r w:rsidDel="009A419E">
            <w:delText xml:space="preserve"> April 6,</w:delText>
          </w:r>
        </w:del>
        <w:del w:id="22" w:author="Perrine, Martin L. (GSFC-5670)" w:date="2016-04-28T16:43:00Z">
          <w:r w:rsidDel="00B17427">
            <w:delText xml:space="preserve"> 2016</w:delText>
          </w:r>
        </w:del>
      </w:ins>
      <w:ins w:id="23" w:author="Perrine, Martin L. (GSFC-5670)" w:date="2016-05-02T11:06:00Z">
        <w:r w:rsidR="009A419E">
          <w:t>5/2/16</w:t>
        </w:r>
      </w:ins>
    </w:p>
    <w:p w14:paraId="2E79289E" w14:textId="79181082" w:rsidR="00B17427" w:rsidRPr="00E92AE4" w:rsidRDefault="00B17427">
      <w:pPr>
        <w:pPrChange w:id="24" w:author="Perrine, Martin L. (GSFC-5670)" w:date="2016-04-28T16:42:00Z">
          <w:pPr>
            <w:pStyle w:val="ino1"/>
          </w:pPr>
        </w:pPrChange>
      </w:pPr>
      <w:ins w:id="25" w:author="Perrine, Martin L. (GSFC-5670)" w:date="2016-04-28T16:42:00Z">
        <w:r>
          <w:tab/>
        </w:r>
      </w:ins>
    </w:p>
    <w:p w14:paraId="2298ECE0" w14:textId="77777777" w:rsidR="007419F5" w:rsidRPr="008602F0" w:rsidRDefault="007419F5">
      <w:pPr>
        <w:pStyle w:val="left-border"/>
      </w:pPr>
    </w:p>
    <w:p w14:paraId="5FC41F58" w14:textId="77777777" w:rsidR="007419F5" w:rsidRPr="008602F0" w:rsidRDefault="007419F5">
      <w:pPr>
        <w:pStyle w:val="pdt1"/>
      </w:pPr>
    </w:p>
    <w:p w14:paraId="01F3683C" w14:textId="77777777" w:rsidR="007419F5" w:rsidRPr="008602F0" w:rsidRDefault="007419F5">
      <w:pPr>
        <w:pStyle w:val="left-border"/>
      </w:pPr>
    </w:p>
    <w:p w14:paraId="71F28389" w14:textId="77777777" w:rsidR="001D03F7" w:rsidRPr="008602F0" w:rsidRDefault="001D03F7">
      <w:pPr>
        <w:pStyle w:val="left-border"/>
      </w:pPr>
    </w:p>
    <w:p w14:paraId="7FAD1262" w14:textId="77777777" w:rsidR="007419F5" w:rsidRPr="008602F0" w:rsidRDefault="007419F5">
      <w:pPr>
        <w:pStyle w:val="pdt1"/>
      </w:pPr>
    </w:p>
    <w:p w14:paraId="2DA734DC" w14:textId="77777777" w:rsidR="007419F5" w:rsidRPr="008602F0" w:rsidRDefault="007419F5">
      <w:pPr>
        <w:pStyle w:val="left-border"/>
      </w:pPr>
    </w:p>
    <w:p w14:paraId="02A3AE1F" w14:textId="77777777" w:rsidR="007419F5" w:rsidRPr="008602F0" w:rsidRDefault="007419F5">
      <w:pPr>
        <w:pStyle w:val="left-border"/>
      </w:pPr>
    </w:p>
    <w:p w14:paraId="5C5B98B4" w14:textId="77777777" w:rsidR="007419F5" w:rsidRPr="008602F0" w:rsidRDefault="007419F5">
      <w:pPr>
        <w:pStyle w:val="left-border"/>
      </w:pPr>
    </w:p>
    <w:p w14:paraId="40FE0922" w14:textId="77777777" w:rsidR="007419F5" w:rsidRPr="008602F0" w:rsidRDefault="007419F5">
      <w:pPr>
        <w:pStyle w:val="left-border"/>
      </w:pPr>
    </w:p>
    <w:p w14:paraId="6CB142BA" w14:textId="77777777" w:rsidR="007419F5" w:rsidRPr="008602F0" w:rsidRDefault="007419F5">
      <w:pPr>
        <w:pStyle w:val="left-border"/>
      </w:pPr>
    </w:p>
    <w:p w14:paraId="6759D08E" w14:textId="77777777" w:rsidR="007419F5" w:rsidRPr="008602F0" w:rsidRDefault="007419F5">
      <w:pPr>
        <w:pStyle w:val="left-border"/>
      </w:pPr>
    </w:p>
    <w:p w14:paraId="7BA2C281" w14:textId="77777777" w:rsidR="007419F5" w:rsidRPr="008602F0" w:rsidRDefault="007419F5">
      <w:pPr>
        <w:pStyle w:val="left-border"/>
      </w:pPr>
    </w:p>
    <w:p w14:paraId="2E0CD6C9" w14:textId="77777777" w:rsidR="007419F5" w:rsidRPr="008602F0" w:rsidRDefault="007419F5">
      <w:pPr>
        <w:pStyle w:val="left-border"/>
      </w:pPr>
    </w:p>
    <w:p w14:paraId="3D98A3AD" w14:textId="77777777" w:rsidR="0003358F" w:rsidRPr="008602F0" w:rsidRDefault="0003358F" w:rsidP="0003358F">
      <w:pPr>
        <w:pStyle w:val="left-border"/>
        <w:jc w:val="center"/>
        <w:rPr>
          <w:rFonts w:ascii="Arial" w:hAnsi="Arial" w:cs="Arial"/>
          <w:b/>
          <w:sz w:val="20"/>
        </w:rPr>
      </w:pPr>
      <w:bookmarkStart w:id="26" w:name="_MON_1399888764"/>
      <w:bookmarkEnd w:id="26"/>
    </w:p>
    <w:p w14:paraId="23CC08B4" w14:textId="77777777" w:rsidR="0003358F" w:rsidRPr="008602F0" w:rsidRDefault="0003358F" w:rsidP="0003358F">
      <w:pPr>
        <w:pStyle w:val="left-border"/>
        <w:jc w:val="center"/>
        <w:rPr>
          <w:rFonts w:ascii="Arial" w:hAnsi="Arial" w:cs="Arial"/>
          <w:b/>
          <w:sz w:val="20"/>
        </w:rPr>
        <w:sectPr w:rsidR="0003358F" w:rsidRPr="008602F0" w:rsidSect="00B04AC6">
          <w:footerReference w:type="even" r:id="rId10"/>
          <w:pgSz w:w="12240" w:h="15840" w:code="1"/>
          <w:pgMar w:top="1440" w:right="1440" w:bottom="720" w:left="1440" w:header="720" w:footer="720" w:gutter="0"/>
          <w:cols w:space="720"/>
          <w:titlePg/>
        </w:sectPr>
      </w:pPr>
    </w:p>
    <w:p w14:paraId="6576A799" w14:textId="77777777" w:rsidR="00A038FC" w:rsidRPr="008602F0" w:rsidRDefault="00A038FC" w:rsidP="00A038FC">
      <w:pPr>
        <w:pStyle w:val="CenterHeadingTOC-marked"/>
      </w:pPr>
      <w:bookmarkStart w:id="27" w:name="_Toc446143853"/>
      <w:r w:rsidRPr="008602F0">
        <w:lastRenderedPageBreak/>
        <w:t>Preface</w:t>
      </w:r>
      <w:bookmarkEnd w:id="27"/>
    </w:p>
    <w:p w14:paraId="140879FE" w14:textId="77777777" w:rsidR="00A038FC" w:rsidRPr="008602F0" w:rsidRDefault="00A038FC" w:rsidP="00A038FC">
      <w:pPr>
        <w:pStyle w:val="Paragraph"/>
      </w:pPr>
      <w:r w:rsidRPr="008602F0">
        <w:t>This document is under the configuration control of the Near Earth Network (NEN) Configuration Review Board (CRB).   Changes to this document will be made by Documentation Change Notice (DCN) or by complete revision.</w:t>
      </w:r>
      <w:r w:rsidRPr="008602F0">
        <w:rPr>
          <w:color w:val="000000"/>
        </w:rPr>
        <w:t xml:space="preserve">  Proposed changes to this document must be submitted along with supportive material justifying the proposed change.  Comments or questions concerning this document and proposed changes will be addressed to:</w:t>
      </w:r>
    </w:p>
    <w:p w14:paraId="243CBDD9" w14:textId="77777777" w:rsidR="00A038FC" w:rsidRPr="008602F0" w:rsidRDefault="00A038FC" w:rsidP="00A038FC">
      <w:pPr>
        <w:pStyle w:val="Paragraph"/>
        <w:jc w:val="left"/>
        <w:rPr>
          <w:b/>
          <w:bCs/>
        </w:rPr>
      </w:pPr>
    </w:p>
    <w:p w14:paraId="494BE6A1" w14:textId="77777777" w:rsidR="00A038FC" w:rsidRPr="008602F0" w:rsidRDefault="00A038FC" w:rsidP="00A038FC">
      <w:pPr>
        <w:pStyle w:val="Paragraph"/>
      </w:pPr>
    </w:p>
    <w:p w14:paraId="7FDB7C2F" w14:textId="2D56FF0D" w:rsidR="00F43EDB" w:rsidRDefault="00F43EDB" w:rsidP="00A038FC">
      <w:pPr>
        <w:pStyle w:val="Paragraph"/>
        <w:rPr>
          <w:ins w:id="28" w:author="Perrine, Martin L. (GSFC-5670)" w:date="2016-07-18T15:26:00Z"/>
        </w:rPr>
      </w:pPr>
    </w:p>
    <w:p w14:paraId="3189AE1C" w14:textId="77777777" w:rsidR="00F43EDB" w:rsidRPr="00F43EDB" w:rsidRDefault="00F43EDB" w:rsidP="00F43EDB">
      <w:pPr>
        <w:rPr>
          <w:ins w:id="29" w:author="Perrine, Martin L. (GSFC-5670)" w:date="2016-07-18T15:26:00Z"/>
        </w:rPr>
        <w:pPrChange w:id="30" w:author="Perrine, Martin L. (GSFC-5670)" w:date="2016-07-18T15:26:00Z">
          <w:pPr>
            <w:pStyle w:val="Paragraph"/>
          </w:pPr>
        </w:pPrChange>
      </w:pPr>
    </w:p>
    <w:p w14:paraId="531DAFB4" w14:textId="77777777" w:rsidR="00F43EDB" w:rsidRPr="00F43EDB" w:rsidRDefault="00F43EDB" w:rsidP="00F43EDB">
      <w:pPr>
        <w:rPr>
          <w:ins w:id="31" w:author="Perrine, Martin L. (GSFC-5670)" w:date="2016-07-18T15:26:00Z"/>
        </w:rPr>
        <w:pPrChange w:id="32" w:author="Perrine, Martin L. (GSFC-5670)" w:date="2016-07-18T15:26:00Z">
          <w:pPr>
            <w:pStyle w:val="Paragraph"/>
          </w:pPr>
        </w:pPrChange>
      </w:pPr>
    </w:p>
    <w:p w14:paraId="1FB9D319" w14:textId="77777777" w:rsidR="00F43EDB" w:rsidRPr="00F43EDB" w:rsidRDefault="00F43EDB" w:rsidP="00F43EDB">
      <w:pPr>
        <w:rPr>
          <w:ins w:id="33" w:author="Perrine, Martin L. (GSFC-5670)" w:date="2016-07-18T15:26:00Z"/>
          <w:rPrChange w:id="34" w:author="Perrine, Martin L. (GSFC-5670)" w:date="2016-07-18T15:26:00Z">
            <w:rPr>
              <w:ins w:id="35" w:author="Perrine, Martin L. (GSFC-5670)" w:date="2016-07-18T15:26:00Z"/>
            </w:rPr>
          </w:rPrChange>
        </w:rPr>
        <w:pPrChange w:id="36" w:author="Perrine, Martin L. (GSFC-5670)" w:date="2016-07-18T15:26:00Z">
          <w:pPr>
            <w:pStyle w:val="Paragraph"/>
          </w:pPr>
        </w:pPrChange>
      </w:pPr>
    </w:p>
    <w:p w14:paraId="6B7E0909" w14:textId="77777777" w:rsidR="00F43EDB" w:rsidRPr="00F43EDB" w:rsidRDefault="00F43EDB" w:rsidP="00F43EDB">
      <w:pPr>
        <w:rPr>
          <w:ins w:id="37" w:author="Perrine, Martin L. (GSFC-5670)" w:date="2016-07-18T15:26:00Z"/>
          <w:rPrChange w:id="38" w:author="Perrine, Martin L. (GSFC-5670)" w:date="2016-07-18T15:26:00Z">
            <w:rPr>
              <w:ins w:id="39" w:author="Perrine, Martin L. (GSFC-5670)" w:date="2016-07-18T15:26:00Z"/>
            </w:rPr>
          </w:rPrChange>
        </w:rPr>
        <w:pPrChange w:id="40" w:author="Perrine, Martin L. (GSFC-5670)" w:date="2016-07-18T15:26:00Z">
          <w:pPr>
            <w:pStyle w:val="Paragraph"/>
          </w:pPr>
        </w:pPrChange>
      </w:pPr>
    </w:p>
    <w:p w14:paraId="7D835782" w14:textId="0AA989A6" w:rsidR="00F43EDB" w:rsidRDefault="00F43EDB" w:rsidP="00F43EDB">
      <w:pPr>
        <w:tabs>
          <w:tab w:val="left" w:pos="7527"/>
        </w:tabs>
        <w:rPr>
          <w:ins w:id="41" w:author="Perrine, Martin L. (GSFC-5670)" w:date="2016-07-18T15:26:00Z"/>
        </w:rPr>
        <w:pPrChange w:id="42" w:author="Perrine, Martin L. (GSFC-5670)" w:date="2016-07-18T15:26:00Z">
          <w:pPr/>
        </w:pPrChange>
      </w:pPr>
      <w:ins w:id="43" w:author="Perrine, Martin L. (GSFC-5670)" w:date="2016-07-18T15:26:00Z">
        <w:r>
          <w:tab/>
        </w:r>
      </w:ins>
    </w:p>
    <w:p w14:paraId="38EC07E0" w14:textId="51F6F889" w:rsidR="00A038FC" w:rsidRPr="00F43EDB" w:rsidRDefault="00F43EDB" w:rsidP="00F43EDB">
      <w:pPr>
        <w:tabs>
          <w:tab w:val="left" w:pos="7527"/>
        </w:tabs>
        <w:sectPr w:rsidR="00A038FC" w:rsidRPr="00F43EDB" w:rsidSect="00B04AC6">
          <w:footerReference w:type="first" r:id="rId11"/>
          <w:pgSz w:w="12240" w:h="15840" w:code="1"/>
          <w:pgMar w:top="1440" w:right="1440" w:bottom="720" w:left="1440" w:header="720" w:footer="720" w:gutter="0"/>
          <w:pgNumType w:fmt="lowerRoman" w:start="3"/>
          <w:cols w:space="720"/>
          <w:titlePg/>
        </w:sectPr>
        <w:pPrChange w:id="45" w:author="Perrine, Martin L. (GSFC-5670)" w:date="2016-07-18T15:26:00Z">
          <w:pPr>
            <w:pStyle w:val="Paragraph"/>
          </w:pPr>
        </w:pPrChange>
      </w:pPr>
      <w:ins w:id="46" w:author="Perrine, Martin L. (GSFC-5670)" w:date="2016-07-18T15:26:00Z">
        <w:r>
          <w:tab/>
        </w:r>
      </w:ins>
    </w:p>
    <w:p w14:paraId="22382524" w14:textId="77777777" w:rsidR="00A038FC" w:rsidRPr="008602F0" w:rsidRDefault="00A038FC" w:rsidP="00A038FC">
      <w:pPr>
        <w:pStyle w:val="CenterHeading"/>
      </w:pPr>
      <w:r w:rsidRPr="008602F0">
        <w:lastRenderedPageBreak/>
        <w:t>Change Information Page</w:t>
      </w:r>
    </w:p>
    <w:tbl>
      <w:tblPr>
        <w:tblW w:w="9432" w:type="dxa"/>
        <w:tblLayout w:type="fixed"/>
        <w:tblLook w:val="0000" w:firstRow="0" w:lastRow="0" w:firstColumn="0" w:lastColumn="0" w:noHBand="0" w:noVBand="0"/>
        <w:tblPrChange w:id="47" w:author="Perrine, Martin L. (GSFC-5670)" w:date="2016-05-05T14:13:00Z">
          <w:tblPr>
            <w:tblW w:w="0" w:type="auto"/>
            <w:tblLayout w:type="fixed"/>
            <w:tblLook w:val="0000" w:firstRow="0" w:lastRow="0" w:firstColumn="0" w:lastColumn="0" w:noHBand="0" w:noVBand="0"/>
          </w:tblPr>
        </w:tblPrChange>
      </w:tblPr>
      <w:tblGrid>
        <w:gridCol w:w="3528"/>
        <w:gridCol w:w="1224"/>
        <w:gridCol w:w="1836"/>
        <w:gridCol w:w="2830"/>
        <w:gridCol w:w="7"/>
        <w:gridCol w:w="7"/>
        <w:tblGridChange w:id="48">
          <w:tblGrid>
            <w:gridCol w:w="3528"/>
            <w:gridCol w:w="1224"/>
            <w:gridCol w:w="1836"/>
            <w:gridCol w:w="2830"/>
            <w:gridCol w:w="7"/>
            <w:gridCol w:w="7"/>
          </w:tblGrid>
        </w:tblGridChange>
      </w:tblGrid>
      <w:tr w:rsidR="00A038FC" w:rsidRPr="008602F0" w14:paraId="0EE9C465" w14:textId="77777777" w:rsidTr="00C54E4B">
        <w:trPr>
          <w:cantSplit/>
          <w:trPrChange w:id="49" w:author="Perrine, Martin L. (GSFC-5670)" w:date="2016-05-05T14:13:00Z">
            <w:trPr>
              <w:cantSplit/>
            </w:trPr>
          </w:trPrChange>
        </w:trPr>
        <w:tc>
          <w:tcPr>
            <w:tcW w:w="9432" w:type="dxa"/>
            <w:gridSpan w:val="6"/>
            <w:tcBorders>
              <w:top w:val="single" w:sz="12" w:space="0" w:color="auto"/>
              <w:left w:val="single" w:sz="12" w:space="0" w:color="auto"/>
              <w:bottom w:val="single" w:sz="12" w:space="0" w:color="auto"/>
              <w:right w:val="single" w:sz="12" w:space="0" w:color="auto"/>
            </w:tcBorders>
            <w:vAlign w:val="center"/>
            <w:tcPrChange w:id="50" w:author="Perrine, Martin L. (GSFC-5670)" w:date="2016-05-05T14:13:00Z">
              <w:tcPr>
                <w:tcW w:w="9432" w:type="dxa"/>
                <w:gridSpan w:val="6"/>
                <w:tcBorders>
                  <w:top w:val="single" w:sz="12" w:space="0" w:color="auto"/>
                  <w:left w:val="single" w:sz="12" w:space="0" w:color="auto"/>
                  <w:bottom w:val="single" w:sz="12" w:space="0" w:color="auto"/>
                  <w:right w:val="single" w:sz="12" w:space="0" w:color="auto"/>
                </w:tcBorders>
                <w:vAlign w:val="center"/>
              </w:tcPr>
            </w:tcPrChange>
          </w:tcPr>
          <w:p w14:paraId="5EF5988A" w14:textId="77777777" w:rsidR="00A038FC" w:rsidRPr="008602F0" w:rsidRDefault="00A038FC" w:rsidP="00646549">
            <w:pPr>
              <w:pStyle w:val="tbl-center"/>
              <w:rPr>
                <w:b/>
              </w:rPr>
            </w:pPr>
            <w:r w:rsidRPr="008602F0">
              <w:rPr>
                <w:b/>
              </w:rPr>
              <w:t>List of Effective Pages</w:t>
            </w:r>
          </w:p>
        </w:tc>
      </w:tr>
      <w:tr w:rsidR="00A038FC" w:rsidRPr="008602F0" w14:paraId="6789FF6D" w14:textId="77777777" w:rsidTr="00C54E4B">
        <w:trPr>
          <w:cantSplit/>
          <w:trPrChange w:id="51" w:author="Perrine, Martin L. (GSFC-5670)" w:date="2016-05-05T14:13:00Z">
            <w:trPr>
              <w:cantSplit/>
            </w:trPr>
          </w:trPrChange>
        </w:trPr>
        <w:tc>
          <w:tcPr>
            <w:tcW w:w="4752" w:type="dxa"/>
            <w:gridSpan w:val="2"/>
            <w:tcBorders>
              <w:top w:val="single" w:sz="12" w:space="0" w:color="auto"/>
              <w:left w:val="single" w:sz="12" w:space="0" w:color="auto"/>
              <w:bottom w:val="single" w:sz="12" w:space="0" w:color="auto"/>
              <w:right w:val="single" w:sz="12" w:space="0" w:color="auto"/>
            </w:tcBorders>
            <w:vAlign w:val="center"/>
            <w:tcPrChange w:id="52" w:author="Perrine, Martin L. (GSFC-5670)" w:date="2016-05-05T14:13:00Z">
              <w:tcPr>
                <w:tcW w:w="4752" w:type="dxa"/>
                <w:gridSpan w:val="2"/>
                <w:tcBorders>
                  <w:top w:val="single" w:sz="12" w:space="0" w:color="auto"/>
                  <w:left w:val="single" w:sz="12" w:space="0" w:color="auto"/>
                  <w:bottom w:val="single" w:sz="12" w:space="0" w:color="auto"/>
                  <w:right w:val="single" w:sz="12" w:space="0" w:color="auto"/>
                </w:tcBorders>
                <w:vAlign w:val="center"/>
              </w:tcPr>
            </w:tcPrChange>
          </w:tcPr>
          <w:p w14:paraId="39201D80" w14:textId="77777777" w:rsidR="00A038FC" w:rsidRPr="008602F0" w:rsidRDefault="00A038FC" w:rsidP="00646549">
            <w:pPr>
              <w:pStyle w:val="tbl-center"/>
              <w:rPr>
                <w:b/>
              </w:rPr>
            </w:pPr>
            <w:r w:rsidRPr="008602F0">
              <w:rPr>
                <w:b/>
              </w:rPr>
              <w:t>Page Number</w:t>
            </w:r>
          </w:p>
        </w:tc>
        <w:tc>
          <w:tcPr>
            <w:tcW w:w="4680" w:type="dxa"/>
            <w:gridSpan w:val="4"/>
            <w:tcBorders>
              <w:top w:val="single" w:sz="12" w:space="0" w:color="auto"/>
              <w:left w:val="single" w:sz="12" w:space="0" w:color="auto"/>
              <w:bottom w:val="single" w:sz="12" w:space="0" w:color="auto"/>
              <w:right w:val="single" w:sz="12" w:space="0" w:color="auto"/>
            </w:tcBorders>
            <w:vAlign w:val="center"/>
            <w:tcPrChange w:id="53" w:author="Perrine, Martin L. (GSFC-5670)" w:date="2016-05-05T14:13:00Z">
              <w:tcPr>
                <w:tcW w:w="4680" w:type="dxa"/>
                <w:gridSpan w:val="4"/>
                <w:tcBorders>
                  <w:top w:val="single" w:sz="12" w:space="0" w:color="auto"/>
                  <w:left w:val="single" w:sz="12" w:space="0" w:color="auto"/>
                  <w:bottom w:val="single" w:sz="12" w:space="0" w:color="auto"/>
                  <w:right w:val="single" w:sz="12" w:space="0" w:color="auto"/>
                </w:tcBorders>
                <w:vAlign w:val="center"/>
              </w:tcPr>
            </w:tcPrChange>
          </w:tcPr>
          <w:p w14:paraId="201883EE" w14:textId="77777777" w:rsidR="00A038FC" w:rsidRPr="008602F0" w:rsidRDefault="00A038FC" w:rsidP="00646549">
            <w:pPr>
              <w:pStyle w:val="tbl-center"/>
              <w:rPr>
                <w:b/>
              </w:rPr>
            </w:pPr>
            <w:r w:rsidRPr="008602F0">
              <w:rPr>
                <w:b/>
              </w:rPr>
              <w:t>Issue</w:t>
            </w:r>
          </w:p>
        </w:tc>
      </w:tr>
      <w:tr w:rsidR="00A038FC" w:rsidRPr="008602F0" w14:paraId="12C660AE" w14:textId="77777777" w:rsidTr="00C54E4B">
        <w:trPr>
          <w:gridAfter w:val="2"/>
          <w:wAfter w:w="14" w:type="dxa"/>
          <w:cantSplit/>
          <w:trPrChange w:id="54" w:author="Perrine, Martin L. (GSFC-5670)" w:date="2016-05-05T14:13:00Z">
            <w:trPr>
              <w:gridAfter w:val="2"/>
              <w:wAfter w:w="14" w:type="dxa"/>
              <w:cantSplit/>
            </w:trPr>
          </w:trPrChange>
        </w:trPr>
        <w:tc>
          <w:tcPr>
            <w:tcW w:w="4752" w:type="dxa"/>
            <w:gridSpan w:val="2"/>
            <w:tcBorders>
              <w:top w:val="single" w:sz="12" w:space="0" w:color="auto"/>
              <w:left w:val="single" w:sz="12" w:space="0" w:color="auto"/>
              <w:right w:val="single" w:sz="12" w:space="0" w:color="auto"/>
            </w:tcBorders>
            <w:tcPrChange w:id="55" w:author="Perrine, Martin L. (GSFC-5670)" w:date="2016-05-05T14:13:00Z">
              <w:tcPr>
                <w:tcW w:w="4752" w:type="dxa"/>
                <w:gridSpan w:val="2"/>
                <w:tcBorders>
                  <w:top w:val="single" w:sz="12" w:space="0" w:color="auto"/>
                  <w:left w:val="single" w:sz="12" w:space="0" w:color="auto"/>
                  <w:right w:val="single" w:sz="12" w:space="0" w:color="auto"/>
                </w:tcBorders>
              </w:tcPr>
            </w:tcPrChange>
          </w:tcPr>
          <w:p w14:paraId="3418DAC1" w14:textId="0542394F" w:rsidR="00A038FC" w:rsidRPr="008602F0" w:rsidRDefault="00645BBB" w:rsidP="00646549">
            <w:pPr>
              <w:pStyle w:val="tbl-center"/>
              <w:ind w:left="576"/>
              <w:jc w:val="left"/>
            </w:pPr>
            <w:ins w:id="56" w:author="Perrine, Martin L. (GSFC-5670)" w:date="2016-05-02T10:29:00Z">
              <w:r>
                <w:t>Numerous pages</w:t>
              </w:r>
            </w:ins>
          </w:p>
        </w:tc>
        <w:tc>
          <w:tcPr>
            <w:tcW w:w="4666" w:type="dxa"/>
            <w:gridSpan w:val="2"/>
            <w:tcBorders>
              <w:top w:val="single" w:sz="12" w:space="0" w:color="auto"/>
              <w:left w:val="single" w:sz="12" w:space="0" w:color="auto"/>
              <w:right w:val="single" w:sz="12" w:space="0" w:color="auto"/>
            </w:tcBorders>
            <w:tcPrChange w:id="57" w:author="Perrine, Martin L. (GSFC-5670)" w:date="2016-05-05T14:13:00Z">
              <w:tcPr>
                <w:tcW w:w="4666" w:type="dxa"/>
                <w:gridSpan w:val="2"/>
                <w:tcBorders>
                  <w:top w:val="single" w:sz="12" w:space="0" w:color="auto"/>
                  <w:left w:val="single" w:sz="12" w:space="0" w:color="auto"/>
                  <w:right w:val="single" w:sz="12" w:space="0" w:color="auto"/>
                </w:tcBorders>
              </w:tcPr>
            </w:tcPrChange>
          </w:tcPr>
          <w:p w14:paraId="5C791B07" w14:textId="2522A0F6" w:rsidR="00A038FC" w:rsidRDefault="00645BBB" w:rsidP="00646549">
            <w:pPr>
              <w:pStyle w:val="tbl-center"/>
              <w:rPr>
                <w:ins w:id="58" w:author="Perrine, Martin L. (GSFC-5670)" w:date="2016-05-02T11:06:00Z"/>
              </w:rPr>
            </w:pPr>
            <w:ins w:id="59" w:author="Perrine, Martin L. (GSFC-5670)" w:date="2016-05-02T10:29:00Z">
              <w:r>
                <w:t>General update</w:t>
              </w:r>
            </w:ins>
            <w:ins w:id="60" w:author="Perrine, Martin L. (GSFC-5670)" w:date="2016-05-02T11:06:00Z">
              <w:r w:rsidR="009A419E">
                <w:t>s</w:t>
              </w:r>
            </w:ins>
            <w:ins w:id="61" w:author="Perrine, Martin L. (GSFC-5670)" w:date="2016-05-05T14:11:00Z">
              <w:r w:rsidR="00C54E4B">
                <w:t xml:space="preserve"> to </w:t>
              </w:r>
            </w:ins>
            <w:ins w:id="62" w:author="Perrine, Martin L. (GSFC-5670)" w:date="2016-05-05T14:15:00Z">
              <w:r w:rsidR="00C54E4B">
                <w:t xml:space="preserve">improve flow and </w:t>
              </w:r>
            </w:ins>
            <w:ins w:id="63" w:author="Perrine, Martin L. (GSFC-5670)" w:date="2016-05-05T14:11:00Z">
              <w:r w:rsidR="00C54E4B">
                <w:t xml:space="preserve">make terminology </w:t>
              </w:r>
            </w:ins>
            <w:ins w:id="64" w:author="Perrine, Martin L. (GSFC-5670)" w:date="2016-05-05T14:12:00Z">
              <w:r w:rsidR="00C54E4B">
                <w:t>consistent</w:t>
              </w:r>
            </w:ins>
            <w:ins w:id="65" w:author="Perrine, Martin L. (GSFC-5670)" w:date="2016-05-05T14:11:00Z">
              <w:r w:rsidR="00C54E4B">
                <w:t xml:space="preserve"> with both architecture and requirements. Defined operating scenarios.</w:t>
              </w:r>
            </w:ins>
          </w:p>
          <w:p w14:paraId="388CF601" w14:textId="05E108FE" w:rsidR="009A419E" w:rsidRPr="008602F0" w:rsidRDefault="009A419E" w:rsidP="00646549">
            <w:pPr>
              <w:pStyle w:val="tbl-center"/>
            </w:pPr>
            <w:ins w:id="66" w:author="Perrine, Martin L. (GSFC-5670)" w:date="2016-05-02T11:06:00Z">
              <w:r>
                <w:t xml:space="preserve">Name change </w:t>
              </w:r>
            </w:ins>
            <w:ins w:id="67" w:author="Perrine, Martin L. (GSFC-5670)" w:date="2016-05-05T14:14:00Z">
              <w:r w:rsidR="00C54E4B">
                <w:t xml:space="preserve">from NENG Phase II </w:t>
              </w:r>
            </w:ins>
            <w:ins w:id="68" w:author="Perrine, Martin L. (GSFC-5670)" w:date="2016-05-02T11:06:00Z">
              <w:r>
                <w:t>to DAPHNE</w:t>
              </w:r>
            </w:ins>
          </w:p>
        </w:tc>
      </w:tr>
      <w:tr w:rsidR="00A038FC" w:rsidRPr="008602F0" w14:paraId="2F58094F" w14:textId="77777777" w:rsidTr="00C54E4B">
        <w:trPr>
          <w:gridAfter w:val="2"/>
          <w:wAfter w:w="14" w:type="dxa"/>
          <w:cantSplit/>
          <w:trPrChange w:id="69"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70" w:author="Perrine, Martin L. (GSFC-5670)" w:date="2016-05-05T14:13:00Z">
              <w:tcPr>
                <w:tcW w:w="4752" w:type="dxa"/>
                <w:gridSpan w:val="2"/>
                <w:tcBorders>
                  <w:left w:val="single" w:sz="12" w:space="0" w:color="auto"/>
                  <w:right w:val="single" w:sz="12" w:space="0" w:color="auto"/>
                </w:tcBorders>
              </w:tcPr>
            </w:tcPrChange>
          </w:tcPr>
          <w:p w14:paraId="5F779E4B" w14:textId="2D0EC558"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71" w:author="Perrine, Martin L. (GSFC-5670)" w:date="2016-05-05T14:13:00Z">
              <w:tcPr>
                <w:tcW w:w="4666" w:type="dxa"/>
                <w:gridSpan w:val="2"/>
                <w:tcBorders>
                  <w:left w:val="single" w:sz="12" w:space="0" w:color="auto"/>
                  <w:right w:val="single" w:sz="12" w:space="0" w:color="auto"/>
                </w:tcBorders>
              </w:tcPr>
            </w:tcPrChange>
          </w:tcPr>
          <w:p w14:paraId="0B008E19" w14:textId="77777777" w:rsidR="00A038FC" w:rsidRPr="008602F0" w:rsidRDefault="00A038FC" w:rsidP="00646549">
            <w:pPr>
              <w:pStyle w:val="tbl-center"/>
            </w:pPr>
          </w:p>
        </w:tc>
      </w:tr>
      <w:tr w:rsidR="00A038FC" w:rsidRPr="008602F0" w14:paraId="6C6D406B" w14:textId="77777777" w:rsidTr="00C54E4B">
        <w:trPr>
          <w:gridAfter w:val="2"/>
          <w:wAfter w:w="14" w:type="dxa"/>
          <w:cantSplit/>
          <w:trPrChange w:id="72"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73" w:author="Perrine, Martin L. (GSFC-5670)" w:date="2016-05-05T14:13:00Z">
              <w:tcPr>
                <w:tcW w:w="4752" w:type="dxa"/>
                <w:gridSpan w:val="2"/>
                <w:tcBorders>
                  <w:left w:val="single" w:sz="12" w:space="0" w:color="auto"/>
                  <w:right w:val="single" w:sz="12" w:space="0" w:color="auto"/>
                </w:tcBorders>
              </w:tcPr>
            </w:tcPrChange>
          </w:tcPr>
          <w:p w14:paraId="5F69E654"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74" w:author="Perrine, Martin L. (GSFC-5670)" w:date="2016-05-05T14:13:00Z">
              <w:tcPr>
                <w:tcW w:w="4666" w:type="dxa"/>
                <w:gridSpan w:val="2"/>
                <w:tcBorders>
                  <w:left w:val="single" w:sz="12" w:space="0" w:color="auto"/>
                  <w:right w:val="single" w:sz="12" w:space="0" w:color="auto"/>
                </w:tcBorders>
              </w:tcPr>
            </w:tcPrChange>
          </w:tcPr>
          <w:p w14:paraId="7CB5FB0E" w14:textId="77777777" w:rsidR="00A038FC" w:rsidRPr="008602F0" w:rsidRDefault="00A038FC" w:rsidP="00646549">
            <w:pPr>
              <w:pStyle w:val="tbl-center"/>
            </w:pPr>
          </w:p>
        </w:tc>
      </w:tr>
      <w:tr w:rsidR="00A038FC" w:rsidRPr="008602F0" w14:paraId="640A4368" w14:textId="77777777" w:rsidTr="00C54E4B">
        <w:trPr>
          <w:gridAfter w:val="2"/>
          <w:wAfter w:w="14" w:type="dxa"/>
          <w:cantSplit/>
          <w:trPrChange w:id="75"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76" w:author="Perrine, Martin L. (GSFC-5670)" w:date="2016-05-05T14:13:00Z">
              <w:tcPr>
                <w:tcW w:w="4752" w:type="dxa"/>
                <w:gridSpan w:val="2"/>
                <w:tcBorders>
                  <w:left w:val="single" w:sz="12" w:space="0" w:color="auto"/>
                  <w:right w:val="single" w:sz="12" w:space="0" w:color="auto"/>
                </w:tcBorders>
              </w:tcPr>
            </w:tcPrChange>
          </w:tcPr>
          <w:p w14:paraId="364D3E49"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77" w:author="Perrine, Martin L. (GSFC-5670)" w:date="2016-05-05T14:13:00Z">
              <w:tcPr>
                <w:tcW w:w="4666" w:type="dxa"/>
                <w:gridSpan w:val="2"/>
                <w:tcBorders>
                  <w:left w:val="single" w:sz="12" w:space="0" w:color="auto"/>
                  <w:right w:val="single" w:sz="12" w:space="0" w:color="auto"/>
                </w:tcBorders>
              </w:tcPr>
            </w:tcPrChange>
          </w:tcPr>
          <w:p w14:paraId="4C5B4246" w14:textId="77777777" w:rsidR="00A038FC" w:rsidRPr="008602F0" w:rsidRDefault="00A038FC" w:rsidP="00646549">
            <w:pPr>
              <w:pStyle w:val="tbl-center"/>
            </w:pPr>
          </w:p>
        </w:tc>
      </w:tr>
      <w:tr w:rsidR="00A038FC" w:rsidRPr="008602F0" w14:paraId="2F97C470" w14:textId="77777777" w:rsidTr="00C54E4B">
        <w:trPr>
          <w:gridAfter w:val="2"/>
          <w:wAfter w:w="14" w:type="dxa"/>
          <w:cantSplit/>
          <w:trPrChange w:id="78"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79" w:author="Perrine, Martin L. (GSFC-5670)" w:date="2016-05-05T14:13:00Z">
              <w:tcPr>
                <w:tcW w:w="4752" w:type="dxa"/>
                <w:gridSpan w:val="2"/>
                <w:tcBorders>
                  <w:left w:val="single" w:sz="12" w:space="0" w:color="auto"/>
                  <w:right w:val="single" w:sz="12" w:space="0" w:color="auto"/>
                </w:tcBorders>
              </w:tcPr>
            </w:tcPrChange>
          </w:tcPr>
          <w:p w14:paraId="78C8CDA9" w14:textId="77777777" w:rsidR="00A038FC" w:rsidRPr="008602F0" w:rsidRDefault="00A038FC" w:rsidP="00D95242">
            <w:pPr>
              <w:pStyle w:val="tbl-center"/>
              <w:ind w:left="576"/>
              <w:jc w:val="left"/>
            </w:pPr>
          </w:p>
        </w:tc>
        <w:tc>
          <w:tcPr>
            <w:tcW w:w="4666" w:type="dxa"/>
            <w:gridSpan w:val="2"/>
            <w:tcBorders>
              <w:left w:val="single" w:sz="12" w:space="0" w:color="auto"/>
              <w:right w:val="single" w:sz="12" w:space="0" w:color="auto"/>
            </w:tcBorders>
            <w:tcPrChange w:id="80" w:author="Perrine, Martin L. (GSFC-5670)" w:date="2016-05-05T14:13:00Z">
              <w:tcPr>
                <w:tcW w:w="4666" w:type="dxa"/>
                <w:gridSpan w:val="2"/>
                <w:tcBorders>
                  <w:left w:val="single" w:sz="12" w:space="0" w:color="auto"/>
                  <w:right w:val="single" w:sz="12" w:space="0" w:color="auto"/>
                </w:tcBorders>
              </w:tcPr>
            </w:tcPrChange>
          </w:tcPr>
          <w:p w14:paraId="4A86C747" w14:textId="77777777" w:rsidR="00A038FC" w:rsidRPr="008602F0" w:rsidRDefault="00A038FC" w:rsidP="00646549">
            <w:pPr>
              <w:pStyle w:val="tbl-center"/>
            </w:pPr>
          </w:p>
        </w:tc>
      </w:tr>
      <w:tr w:rsidR="00A038FC" w:rsidRPr="008602F0" w14:paraId="15B72B7D" w14:textId="77777777" w:rsidTr="00C54E4B">
        <w:trPr>
          <w:gridAfter w:val="2"/>
          <w:wAfter w:w="14" w:type="dxa"/>
          <w:cantSplit/>
          <w:trPrChange w:id="81"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82" w:author="Perrine, Martin L. (GSFC-5670)" w:date="2016-05-05T14:13:00Z">
              <w:tcPr>
                <w:tcW w:w="4752" w:type="dxa"/>
                <w:gridSpan w:val="2"/>
                <w:tcBorders>
                  <w:left w:val="single" w:sz="12" w:space="0" w:color="auto"/>
                  <w:right w:val="single" w:sz="12" w:space="0" w:color="auto"/>
                </w:tcBorders>
              </w:tcPr>
            </w:tcPrChange>
          </w:tcPr>
          <w:p w14:paraId="6C57C7C3"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83" w:author="Perrine, Martin L. (GSFC-5670)" w:date="2016-05-05T14:13:00Z">
              <w:tcPr>
                <w:tcW w:w="4666" w:type="dxa"/>
                <w:gridSpan w:val="2"/>
                <w:tcBorders>
                  <w:left w:val="single" w:sz="12" w:space="0" w:color="auto"/>
                  <w:right w:val="single" w:sz="12" w:space="0" w:color="auto"/>
                </w:tcBorders>
              </w:tcPr>
            </w:tcPrChange>
          </w:tcPr>
          <w:p w14:paraId="7E978430" w14:textId="77777777" w:rsidR="00A038FC" w:rsidRPr="008602F0" w:rsidRDefault="00A038FC" w:rsidP="00646549">
            <w:pPr>
              <w:pStyle w:val="tbl-center"/>
            </w:pPr>
          </w:p>
        </w:tc>
      </w:tr>
      <w:tr w:rsidR="00A038FC" w:rsidRPr="008602F0" w14:paraId="7DDBF182" w14:textId="77777777" w:rsidTr="00C54E4B">
        <w:trPr>
          <w:gridAfter w:val="2"/>
          <w:wAfter w:w="14" w:type="dxa"/>
          <w:cantSplit/>
          <w:trPrChange w:id="84"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85" w:author="Perrine, Martin L. (GSFC-5670)" w:date="2016-05-05T14:13:00Z">
              <w:tcPr>
                <w:tcW w:w="4752" w:type="dxa"/>
                <w:gridSpan w:val="2"/>
                <w:tcBorders>
                  <w:left w:val="single" w:sz="12" w:space="0" w:color="auto"/>
                  <w:right w:val="single" w:sz="12" w:space="0" w:color="auto"/>
                </w:tcBorders>
              </w:tcPr>
            </w:tcPrChange>
          </w:tcPr>
          <w:p w14:paraId="2F0C0C3D"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86" w:author="Perrine, Martin L. (GSFC-5670)" w:date="2016-05-05T14:13:00Z">
              <w:tcPr>
                <w:tcW w:w="4666" w:type="dxa"/>
                <w:gridSpan w:val="2"/>
                <w:tcBorders>
                  <w:left w:val="single" w:sz="12" w:space="0" w:color="auto"/>
                  <w:right w:val="single" w:sz="12" w:space="0" w:color="auto"/>
                </w:tcBorders>
              </w:tcPr>
            </w:tcPrChange>
          </w:tcPr>
          <w:p w14:paraId="7C3E51FA" w14:textId="77777777" w:rsidR="00A038FC" w:rsidRPr="008602F0" w:rsidRDefault="00A038FC" w:rsidP="00646549">
            <w:pPr>
              <w:pStyle w:val="tbl-center"/>
            </w:pPr>
          </w:p>
        </w:tc>
      </w:tr>
      <w:tr w:rsidR="00A038FC" w:rsidRPr="008602F0" w14:paraId="0E810E0E" w14:textId="77777777" w:rsidTr="00C54E4B">
        <w:trPr>
          <w:gridAfter w:val="2"/>
          <w:wAfter w:w="14" w:type="dxa"/>
          <w:cantSplit/>
          <w:trPrChange w:id="87"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88" w:author="Perrine, Martin L. (GSFC-5670)" w:date="2016-05-05T14:13:00Z">
              <w:tcPr>
                <w:tcW w:w="4752" w:type="dxa"/>
                <w:gridSpan w:val="2"/>
                <w:tcBorders>
                  <w:left w:val="single" w:sz="12" w:space="0" w:color="auto"/>
                  <w:right w:val="single" w:sz="12" w:space="0" w:color="auto"/>
                </w:tcBorders>
              </w:tcPr>
            </w:tcPrChange>
          </w:tcPr>
          <w:p w14:paraId="79CCF4A5"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89" w:author="Perrine, Martin L. (GSFC-5670)" w:date="2016-05-05T14:13:00Z">
              <w:tcPr>
                <w:tcW w:w="4666" w:type="dxa"/>
                <w:gridSpan w:val="2"/>
                <w:tcBorders>
                  <w:left w:val="single" w:sz="12" w:space="0" w:color="auto"/>
                  <w:right w:val="single" w:sz="12" w:space="0" w:color="auto"/>
                </w:tcBorders>
              </w:tcPr>
            </w:tcPrChange>
          </w:tcPr>
          <w:p w14:paraId="46D257DA" w14:textId="77777777" w:rsidR="00A038FC" w:rsidRPr="008602F0" w:rsidRDefault="00A038FC" w:rsidP="00646549">
            <w:pPr>
              <w:pStyle w:val="tbl-center"/>
            </w:pPr>
          </w:p>
        </w:tc>
      </w:tr>
      <w:tr w:rsidR="00A038FC" w:rsidRPr="008602F0" w14:paraId="3B99B31D" w14:textId="77777777" w:rsidTr="00C54E4B">
        <w:trPr>
          <w:gridAfter w:val="2"/>
          <w:wAfter w:w="14" w:type="dxa"/>
          <w:cantSplit/>
          <w:trPrChange w:id="90"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91" w:author="Perrine, Martin L. (GSFC-5670)" w:date="2016-05-05T14:13:00Z">
              <w:tcPr>
                <w:tcW w:w="4752" w:type="dxa"/>
                <w:gridSpan w:val="2"/>
                <w:tcBorders>
                  <w:left w:val="single" w:sz="12" w:space="0" w:color="auto"/>
                  <w:right w:val="single" w:sz="12" w:space="0" w:color="auto"/>
                </w:tcBorders>
              </w:tcPr>
            </w:tcPrChange>
          </w:tcPr>
          <w:p w14:paraId="0804E9FC"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92" w:author="Perrine, Martin L. (GSFC-5670)" w:date="2016-05-05T14:13:00Z">
              <w:tcPr>
                <w:tcW w:w="4666" w:type="dxa"/>
                <w:gridSpan w:val="2"/>
                <w:tcBorders>
                  <w:left w:val="single" w:sz="12" w:space="0" w:color="auto"/>
                  <w:right w:val="single" w:sz="12" w:space="0" w:color="auto"/>
                </w:tcBorders>
              </w:tcPr>
            </w:tcPrChange>
          </w:tcPr>
          <w:p w14:paraId="3F91132E" w14:textId="77777777" w:rsidR="00A038FC" w:rsidRPr="008602F0" w:rsidRDefault="00A038FC" w:rsidP="00646549">
            <w:pPr>
              <w:pStyle w:val="tbl-center"/>
            </w:pPr>
          </w:p>
        </w:tc>
      </w:tr>
      <w:tr w:rsidR="00A038FC" w:rsidRPr="008602F0" w14:paraId="6DAF540D" w14:textId="77777777" w:rsidTr="00C54E4B">
        <w:trPr>
          <w:gridAfter w:val="2"/>
          <w:wAfter w:w="14" w:type="dxa"/>
          <w:cantSplit/>
          <w:trPrChange w:id="93"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94" w:author="Perrine, Martin L. (GSFC-5670)" w:date="2016-05-05T14:13:00Z">
              <w:tcPr>
                <w:tcW w:w="4752" w:type="dxa"/>
                <w:gridSpan w:val="2"/>
                <w:tcBorders>
                  <w:left w:val="single" w:sz="12" w:space="0" w:color="auto"/>
                  <w:right w:val="single" w:sz="12" w:space="0" w:color="auto"/>
                </w:tcBorders>
              </w:tcPr>
            </w:tcPrChange>
          </w:tcPr>
          <w:p w14:paraId="12792C7D"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95" w:author="Perrine, Martin L. (GSFC-5670)" w:date="2016-05-05T14:13:00Z">
              <w:tcPr>
                <w:tcW w:w="4666" w:type="dxa"/>
                <w:gridSpan w:val="2"/>
                <w:tcBorders>
                  <w:left w:val="single" w:sz="12" w:space="0" w:color="auto"/>
                  <w:right w:val="single" w:sz="12" w:space="0" w:color="auto"/>
                </w:tcBorders>
              </w:tcPr>
            </w:tcPrChange>
          </w:tcPr>
          <w:p w14:paraId="4DAC7FCA" w14:textId="77777777" w:rsidR="00A038FC" w:rsidRPr="008602F0" w:rsidRDefault="00A038FC" w:rsidP="00646549">
            <w:pPr>
              <w:pStyle w:val="tbl-center"/>
            </w:pPr>
          </w:p>
        </w:tc>
      </w:tr>
      <w:tr w:rsidR="00A038FC" w:rsidRPr="008602F0" w14:paraId="38439F0C" w14:textId="77777777" w:rsidTr="00C54E4B">
        <w:trPr>
          <w:gridAfter w:val="2"/>
          <w:wAfter w:w="14" w:type="dxa"/>
          <w:cantSplit/>
          <w:trPrChange w:id="96"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97" w:author="Perrine, Martin L. (GSFC-5670)" w:date="2016-05-05T14:13:00Z">
              <w:tcPr>
                <w:tcW w:w="4752" w:type="dxa"/>
                <w:gridSpan w:val="2"/>
                <w:tcBorders>
                  <w:left w:val="single" w:sz="12" w:space="0" w:color="auto"/>
                  <w:right w:val="single" w:sz="12" w:space="0" w:color="auto"/>
                </w:tcBorders>
              </w:tcPr>
            </w:tcPrChange>
          </w:tcPr>
          <w:p w14:paraId="7A387799"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98" w:author="Perrine, Martin L. (GSFC-5670)" w:date="2016-05-05T14:13:00Z">
              <w:tcPr>
                <w:tcW w:w="4666" w:type="dxa"/>
                <w:gridSpan w:val="2"/>
                <w:tcBorders>
                  <w:left w:val="single" w:sz="12" w:space="0" w:color="auto"/>
                  <w:right w:val="single" w:sz="12" w:space="0" w:color="auto"/>
                </w:tcBorders>
              </w:tcPr>
            </w:tcPrChange>
          </w:tcPr>
          <w:p w14:paraId="6351129B" w14:textId="77777777" w:rsidR="00A038FC" w:rsidRPr="008602F0" w:rsidRDefault="00A038FC" w:rsidP="00646549">
            <w:pPr>
              <w:pStyle w:val="tbl-center"/>
            </w:pPr>
          </w:p>
        </w:tc>
      </w:tr>
      <w:tr w:rsidR="00A038FC" w:rsidRPr="008602F0" w14:paraId="0BF2C4C7" w14:textId="77777777" w:rsidTr="00C54E4B">
        <w:trPr>
          <w:gridAfter w:val="2"/>
          <w:wAfter w:w="14" w:type="dxa"/>
          <w:cantSplit/>
          <w:trPrChange w:id="99"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100" w:author="Perrine, Martin L. (GSFC-5670)" w:date="2016-05-05T14:13:00Z">
              <w:tcPr>
                <w:tcW w:w="4752" w:type="dxa"/>
                <w:gridSpan w:val="2"/>
                <w:tcBorders>
                  <w:left w:val="single" w:sz="12" w:space="0" w:color="auto"/>
                  <w:right w:val="single" w:sz="12" w:space="0" w:color="auto"/>
                </w:tcBorders>
              </w:tcPr>
            </w:tcPrChange>
          </w:tcPr>
          <w:p w14:paraId="153967ED"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101" w:author="Perrine, Martin L. (GSFC-5670)" w:date="2016-05-05T14:13:00Z">
              <w:tcPr>
                <w:tcW w:w="4666" w:type="dxa"/>
                <w:gridSpan w:val="2"/>
                <w:tcBorders>
                  <w:left w:val="single" w:sz="12" w:space="0" w:color="auto"/>
                  <w:right w:val="single" w:sz="12" w:space="0" w:color="auto"/>
                </w:tcBorders>
              </w:tcPr>
            </w:tcPrChange>
          </w:tcPr>
          <w:p w14:paraId="5654BD66" w14:textId="77777777" w:rsidR="00A038FC" w:rsidRPr="008602F0" w:rsidRDefault="00A038FC" w:rsidP="00646549">
            <w:pPr>
              <w:pStyle w:val="tbl-center"/>
            </w:pPr>
          </w:p>
        </w:tc>
      </w:tr>
      <w:tr w:rsidR="00A038FC" w:rsidRPr="008602F0" w14:paraId="51A35BF6" w14:textId="77777777" w:rsidTr="00C54E4B">
        <w:trPr>
          <w:gridAfter w:val="2"/>
          <w:wAfter w:w="14" w:type="dxa"/>
          <w:cantSplit/>
          <w:trPrChange w:id="102"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103" w:author="Perrine, Martin L. (GSFC-5670)" w:date="2016-05-05T14:13:00Z">
              <w:tcPr>
                <w:tcW w:w="4752" w:type="dxa"/>
                <w:gridSpan w:val="2"/>
                <w:tcBorders>
                  <w:left w:val="single" w:sz="12" w:space="0" w:color="auto"/>
                  <w:right w:val="single" w:sz="12" w:space="0" w:color="auto"/>
                </w:tcBorders>
              </w:tcPr>
            </w:tcPrChange>
          </w:tcPr>
          <w:p w14:paraId="7B73CE25" w14:textId="77777777" w:rsidR="00A038FC" w:rsidRPr="008602F0" w:rsidRDefault="00A038FC" w:rsidP="00646549">
            <w:pPr>
              <w:pStyle w:val="tbl-center"/>
              <w:ind w:left="576"/>
              <w:jc w:val="left"/>
            </w:pPr>
          </w:p>
        </w:tc>
        <w:tc>
          <w:tcPr>
            <w:tcW w:w="4666" w:type="dxa"/>
            <w:gridSpan w:val="2"/>
            <w:tcBorders>
              <w:left w:val="single" w:sz="12" w:space="0" w:color="auto"/>
              <w:right w:val="single" w:sz="12" w:space="0" w:color="auto"/>
            </w:tcBorders>
            <w:tcPrChange w:id="104" w:author="Perrine, Martin L. (GSFC-5670)" w:date="2016-05-05T14:13:00Z">
              <w:tcPr>
                <w:tcW w:w="4666" w:type="dxa"/>
                <w:gridSpan w:val="2"/>
                <w:tcBorders>
                  <w:left w:val="single" w:sz="12" w:space="0" w:color="auto"/>
                  <w:right w:val="single" w:sz="12" w:space="0" w:color="auto"/>
                </w:tcBorders>
              </w:tcPr>
            </w:tcPrChange>
          </w:tcPr>
          <w:p w14:paraId="24B86910" w14:textId="77777777" w:rsidR="00A038FC" w:rsidRPr="008602F0" w:rsidRDefault="00A038FC" w:rsidP="00646549">
            <w:pPr>
              <w:pStyle w:val="tbl-center"/>
            </w:pPr>
          </w:p>
        </w:tc>
      </w:tr>
      <w:tr w:rsidR="00A038FC" w:rsidRPr="008602F0" w:rsidDel="00C54E4B" w14:paraId="60115357" w14:textId="5D6EFCB1" w:rsidTr="00C54E4B">
        <w:trPr>
          <w:gridAfter w:val="2"/>
          <w:wAfter w:w="14" w:type="dxa"/>
          <w:cantSplit/>
          <w:del w:id="105" w:author="Perrine, Martin L. (GSFC-5670)" w:date="2016-05-05T14:14:00Z"/>
          <w:trPrChange w:id="106" w:author="Perrine, Martin L. (GSFC-5670)" w:date="2016-05-05T14:13:00Z">
            <w:trPr>
              <w:gridAfter w:val="2"/>
              <w:wAfter w:w="14" w:type="dxa"/>
              <w:cantSplit/>
            </w:trPr>
          </w:trPrChange>
        </w:trPr>
        <w:tc>
          <w:tcPr>
            <w:tcW w:w="4752" w:type="dxa"/>
            <w:gridSpan w:val="2"/>
            <w:tcBorders>
              <w:left w:val="single" w:sz="12" w:space="0" w:color="auto"/>
              <w:right w:val="single" w:sz="12" w:space="0" w:color="auto"/>
            </w:tcBorders>
            <w:tcPrChange w:id="107" w:author="Perrine, Martin L. (GSFC-5670)" w:date="2016-05-05T14:13:00Z">
              <w:tcPr>
                <w:tcW w:w="4752" w:type="dxa"/>
                <w:gridSpan w:val="2"/>
                <w:tcBorders>
                  <w:left w:val="single" w:sz="12" w:space="0" w:color="auto"/>
                  <w:right w:val="single" w:sz="12" w:space="0" w:color="auto"/>
                </w:tcBorders>
              </w:tcPr>
            </w:tcPrChange>
          </w:tcPr>
          <w:p w14:paraId="030BBB58" w14:textId="3B4BEB31" w:rsidR="00A038FC" w:rsidRPr="008602F0" w:rsidDel="00C54E4B" w:rsidRDefault="00A038FC" w:rsidP="00646549">
            <w:pPr>
              <w:pStyle w:val="tbl-center"/>
              <w:ind w:left="576"/>
              <w:jc w:val="left"/>
              <w:rPr>
                <w:del w:id="108" w:author="Perrine, Martin L. (GSFC-5670)" w:date="2016-05-05T14:14:00Z"/>
              </w:rPr>
            </w:pPr>
          </w:p>
        </w:tc>
        <w:tc>
          <w:tcPr>
            <w:tcW w:w="4666" w:type="dxa"/>
            <w:gridSpan w:val="2"/>
            <w:tcBorders>
              <w:left w:val="single" w:sz="12" w:space="0" w:color="auto"/>
              <w:right w:val="single" w:sz="12" w:space="0" w:color="auto"/>
            </w:tcBorders>
            <w:tcPrChange w:id="109" w:author="Perrine, Martin L. (GSFC-5670)" w:date="2016-05-05T14:13:00Z">
              <w:tcPr>
                <w:tcW w:w="4666" w:type="dxa"/>
                <w:gridSpan w:val="2"/>
                <w:tcBorders>
                  <w:left w:val="single" w:sz="12" w:space="0" w:color="auto"/>
                  <w:right w:val="single" w:sz="12" w:space="0" w:color="auto"/>
                </w:tcBorders>
              </w:tcPr>
            </w:tcPrChange>
          </w:tcPr>
          <w:p w14:paraId="741EE3AD" w14:textId="6A8A79C9" w:rsidR="00A038FC" w:rsidRPr="008602F0" w:rsidDel="00C54E4B" w:rsidRDefault="00A038FC" w:rsidP="00646549">
            <w:pPr>
              <w:pStyle w:val="tbl-center"/>
              <w:rPr>
                <w:del w:id="110" w:author="Perrine, Martin L. (GSFC-5670)" w:date="2016-05-05T14:14:00Z"/>
              </w:rPr>
            </w:pPr>
          </w:p>
        </w:tc>
      </w:tr>
      <w:tr w:rsidR="00A038FC" w:rsidRPr="008602F0" w14:paraId="2CA2E0F7" w14:textId="77777777" w:rsidTr="00C54E4B">
        <w:trPr>
          <w:gridAfter w:val="2"/>
          <w:wAfter w:w="14" w:type="dxa"/>
          <w:cantSplit/>
          <w:trHeight w:val="47"/>
          <w:trPrChange w:id="111" w:author="Perrine, Martin L. (GSFC-5670)" w:date="2016-05-05T14:13:00Z">
            <w:trPr>
              <w:gridAfter w:val="2"/>
              <w:wAfter w:w="14" w:type="dxa"/>
              <w:cantSplit/>
            </w:trPr>
          </w:trPrChange>
        </w:trPr>
        <w:tc>
          <w:tcPr>
            <w:tcW w:w="4752" w:type="dxa"/>
            <w:gridSpan w:val="2"/>
            <w:tcBorders>
              <w:left w:val="single" w:sz="12" w:space="0" w:color="auto"/>
              <w:bottom w:val="single" w:sz="12" w:space="0" w:color="auto"/>
              <w:right w:val="single" w:sz="12" w:space="0" w:color="auto"/>
            </w:tcBorders>
            <w:tcPrChange w:id="112" w:author="Perrine, Martin L. (GSFC-5670)" w:date="2016-05-05T14:13:00Z">
              <w:tcPr>
                <w:tcW w:w="4752" w:type="dxa"/>
                <w:gridSpan w:val="2"/>
                <w:tcBorders>
                  <w:left w:val="single" w:sz="12" w:space="0" w:color="auto"/>
                  <w:bottom w:val="single" w:sz="12" w:space="0" w:color="auto"/>
                  <w:right w:val="single" w:sz="12" w:space="0" w:color="auto"/>
                </w:tcBorders>
              </w:tcPr>
            </w:tcPrChange>
          </w:tcPr>
          <w:p w14:paraId="13B72C51" w14:textId="77777777" w:rsidR="00A038FC" w:rsidRPr="008602F0" w:rsidRDefault="00A038FC" w:rsidP="00646549">
            <w:pPr>
              <w:pStyle w:val="tbl-center"/>
              <w:ind w:left="576"/>
              <w:jc w:val="left"/>
            </w:pPr>
          </w:p>
        </w:tc>
        <w:tc>
          <w:tcPr>
            <w:tcW w:w="4666" w:type="dxa"/>
            <w:gridSpan w:val="2"/>
            <w:tcBorders>
              <w:left w:val="single" w:sz="12" w:space="0" w:color="auto"/>
              <w:bottom w:val="single" w:sz="12" w:space="0" w:color="auto"/>
              <w:right w:val="single" w:sz="12" w:space="0" w:color="auto"/>
            </w:tcBorders>
            <w:tcPrChange w:id="113" w:author="Perrine, Martin L. (GSFC-5670)" w:date="2016-05-05T14:13:00Z">
              <w:tcPr>
                <w:tcW w:w="4666" w:type="dxa"/>
                <w:gridSpan w:val="2"/>
                <w:tcBorders>
                  <w:left w:val="single" w:sz="12" w:space="0" w:color="auto"/>
                  <w:bottom w:val="single" w:sz="12" w:space="0" w:color="auto"/>
                  <w:right w:val="single" w:sz="12" w:space="0" w:color="auto"/>
                </w:tcBorders>
              </w:tcPr>
            </w:tcPrChange>
          </w:tcPr>
          <w:p w14:paraId="752BCEA1" w14:textId="77777777" w:rsidR="00A038FC" w:rsidRPr="008602F0" w:rsidRDefault="00A038FC" w:rsidP="00646549">
            <w:pPr>
              <w:pStyle w:val="tbl-center"/>
            </w:pPr>
          </w:p>
        </w:tc>
      </w:tr>
      <w:tr w:rsidR="00A038FC" w:rsidRPr="008602F0" w14:paraId="4936D66D" w14:textId="77777777" w:rsidTr="00C54E4B">
        <w:trPr>
          <w:cantSplit/>
          <w:trPrChange w:id="114" w:author="Perrine, Martin L. (GSFC-5670)" w:date="2016-05-05T14:13:00Z">
            <w:trPr>
              <w:cantSplit/>
            </w:trPr>
          </w:trPrChange>
        </w:trPr>
        <w:tc>
          <w:tcPr>
            <w:tcW w:w="9432" w:type="dxa"/>
            <w:gridSpan w:val="6"/>
            <w:tcBorders>
              <w:top w:val="single" w:sz="12" w:space="0" w:color="auto"/>
              <w:left w:val="single" w:sz="12" w:space="0" w:color="auto"/>
              <w:bottom w:val="single" w:sz="12" w:space="0" w:color="auto"/>
              <w:right w:val="single" w:sz="12" w:space="0" w:color="auto"/>
            </w:tcBorders>
            <w:vAlign w:val="center"/>
            <w:tcPrChange w:id="115" w:author="Perrine, Martin L. (GSFC-5670)" w:date="2016-05-05T14:13:00Z">
              <w:tcPr>
                <w:tcW w:w="9432" w:type="dxa"/>
                <w:gridSpan w:val="6"/>
                <w:tcBorders>
                  <w:top w:val="single" w:sz="12" w:space="0" w:color="auto"/>
                  <w:left w:val="single" w:sz="12" w:space="0" w:color="auto"/>
                  <w:bottom w:val="single" w:sz="12" w:space="0" w:color="auto"/>
                  <w:right w:val="single" w:sz="12" w:space="0" w:color="auto"/>
                </w:tcBorders>
                <w:vAlign w:val="center"/>
              </w:tcPr>
            </w:tcPrChange>
          </w:tcPr>
          <w:p w14:paraId="7F9D1B8C" w14:textId="77777777" w:rsidR="00A038FC" w:rsidRPr="008602F0" w:rsidRDefault="00A038FC" w:rsidP="00646549">
            <w:pPr>
              <w:pStyle w:val="tbl-center"/>
              <w:rPr>
                <w:b/>
              </w:rPr>
            </w:pPr>
            <w:r w:rsidRPr="008602F0">
              <w:rPr>
                <w:b/>
              </w:rPr>
              <w:t>Document History</w:t>
            </w:r>
          </w:p>
        </w:tc>
      </w:tr>
      <w:tr w:rsidR="00A038FC" w:rsidRPr="008602F0" w14:paraId="010685A6" w14:textId="77777777" w:rsidTr="00C54E4B">
        <w:trPr>
          <w:gridAfter w:val="1"/>
          <w:wAfter w:w="7" w:type="dxa"/>
          <w:cantSplit/>
          <w:trPrChange w:id="116" w:author="Perrine, Martin L. (GSFC-5670)" w:date="2016-05-05T14:13:00Z">
            <w:trPr>
              <w:gridAfter w:val="1"/>
              <w:wAfter w:w="7" w:type="dxa"/>
              <w:cantSplit/>
            </w:trPr>
          </w:trPrChange>
        </w:trPr>
        <w:tc>
          <w:tcPr>
            <w:tcW w:w="3528" w:type="dxa"/>
            <w:tcBorders>
              <w:top w:val="single" w:sz="12" w:space="0" w:color="auto"/>
              <w:left w:val="single" w:sz="12" w:space="0" w:color="auto"/>
              <w:right w:val="single" w:sz="12" w:space="0" w:color="auto"/>
            </w:tcBorders>
            <w:vAlign w:val="center"/>
            <w:tcPrChange w:id="117" w:author="Perrine, Martin L. (GSFC-5670)" w:date="2016-05-05T14:13:00Z">
              <w:tcPr>
                <w:tcW w:w="3528" w:type="dxa"/>
                <w:tcBorders>
                  <w:top w:val="single" w:sz="12" w:space="0" w:color="auto"/>
                  <w:left w:val="single" w:sz="12" w:space="0" w:color="auto"/>
                  <w:right w:val="single" w:sz="12" w:space="0" w:color="auto"/>
                </w:tcBorders>
                <w:vAlign w:val="center"/>
              </w:tcPr>
            </w:tcPrChange>
          </w:tcPr>
          <w:p w14:paraId="57CCE425" w14:textId="77777777" w:rsidR="00A038FC" w:rsidRPr="008602F0" w:rsidRDefault="00A038FC" w:rsidP="00646549">
            <w:pPr>
              <w:pStyle w:val="tbl-center"/>
              <w:rPr>
                <w:b/>
              </w:rPr>
            </w:pPr>
            <w:r w:rsidRPr="008602F0">
              <w:rPr>
                <w:b/>
              </w:rPr>
              <w:t>Document Number</w:t>
            </w:r>
          </w:p>
        </w:tc>
        <w:tc>
          <w:tcPr>
            <w:tcW w:w="3060" w:type="dxa"/>
            <w:gridSpan w:val="2"/>
            <w:tcBorders>
              <w:top w:val="single" w:sz="12" w:space="0" w:color="auto"/>
              <w:left w:val="single" w:sz="12" w:space="0" w:color="auto"/>
              <w:right w:val="single" w:sz="12" w:space="0" w:color="auto"/>
            </w:tcBorders>
            <w:vAlign w:val="center"/>
            <w:tcPrChange w:id="118" w:author="Perrine, Martin L. (GSFC-5670)" w:date="2016-05-05T14:13:00Z">
              <w:tcPr>
                <w:tcW w:w="3060" w:type="dxa"/>
                <w:gridSpan w:val="2"/>
                <w:tcBorders>
                  <w:top w:val="single" w:sz="12" w:space="0" w:color="auto"/>
                  <w:left w:val="single" w:sz="12" w:space="0" w:color="auto"/>
                  <w:right w:val="single" w:sz="12" w:space="0" w:color="auto"/>
                </w:tcBorders>
                <w:vAlign w:val="center"/>
              </w:tcPr>
            </w:tcPrChange>
          </w:tcPr>
          <w:p w14:paraId="6A594365" w14:textId="77777777" w:rsidR="00A038FC" w:rsidRPr="008602F0" w:rsidRDefault="00A038FC" w:rsidP="00646549">
            <w:pPr>
              <w:pStyle w:val="tbl-center"/>
              <w:rPr>
                <w:b/>
              </w:rPr>
            </w:pPr>
            <w:r w:rsidRPr="008602F0">
              <w:rPr>
                <w:b/>
              </w:rPr>
              <w:t>Version - Change</w:t>
            </w:r>
          </w:p>
        </w:tc>
        <w:tc>
          <w:tcPr>
            <w:tcW w:w="2837" w:type="dxa"/>
            <w:gridSpan w:val="2"/>
            <w:tcBorders>
              <w:top w:val="single" w:sz="12" w:space="0" w:color="auto"/>
              <w:left w:val="single" w:sz="12" w:space="0" w:color="auto"/>
              <w:right w:val="single" w:sz="12" w:space="0" w:color="auto"/>
            </w:tcBorders>
            <w:vAlign w:val="center"/>
            <w:tcPrChange w:id="119" w:author="Perrine, Martin L. (GSFC-5670)" w:date="2016-05-05T14:13:00Z">
              <w:tcPr>
                <w:tcW w:w="2837" w:type="dxa"/>
                <w:gridSpan w:val="2"/>
                <w:tcBorders>
                  <w:top w:val="single" w:sz="12" w:space="0" w:color="auto"/>
                  <w:left w:val="single" w:sz="12" w:space="0" w:color="auto"/>
                  <w:right w:val="single" w:sz="12" w:space="0" w:color="auto"/>
                </w:tcBorders>
                <w:vAlign w:val="center"/>
              </w:tcPr>
            </w:tcPrChange>
          </w:tcPr>
          <w:p w14:paraId="7D7B5F5E" w14:textId="77777777" w:rsidR="00A038FC" w:rsidRPr="008602F0" w:rsidRDefault="00A038FC" w:rsidP="00646549">
            <w:pPr>
              <w:pStyle w:val="tbl-center"/>
              <w:rPr>
                <w:b/>
              </w:rPr>
            </w:pPr>
            <w:r w:rsidRPr="008602F0">
              <w:rPr>
                <w:b/>
              </w:rPr>
              <w:t>Date</w:t>
            </w:r>
          </w:p>
        </w:tc>
      </w:tr>
      <w:tr w:rsidR="00A038FC" w:rsidRPr="008602F0" w14:paraId="19282137" w14:textId="77777777" w:rsidTr="00C54E4B">
        <w:trPr>
          <w:gridAfter w:val="1"/>
          <w:wAfter w:w="7" w:type="dxa"/>
          <w:cantSplit/>
          <w:trPrChange w:id="120" w:author="Perrine, Martin L. (GSFC-5670)" w:date="2016-05-05T14:13:00Z">
            <w:trPr>
              <w:gridAfter w:val="1"/>
              <w:wAfter w:w="7" w:type="dxa"/>
              <w:cantSplit/>
            </w:trPr>
          </w:trPrChange>
        </w:trPr>
        <w:tc>
          <w:tcPr>
            <w:tcW w:w="3528" w:type="dxa"/>
            <w:tcBorders>
              <w:top w:val="single" w:sz="12" w:space="0" w:color="auto"/>
              <w:left w:val="single" w:sz="12" w:space="0" w:color="auto"/>
              <w:right w:val="single" w:sz="12" w:space="0" w:color="auto"/>
            </w:tcBorders>
            <w:tcPrChange w:id="121" w:author="Perrine, Martin L. (GSFC-5670)" w:date="2016-05-05T14:13:00Z">
              <w:tcPr>
                <w:tcW w:w="3528" w:type="dxa"/>
                <w:tcBorders>
                  <w:top w:val="single" w:sz="12" w:space="0" w:color="auto"/>
                  <w:left w:val="single" w:sz="12" w:space="0" w:color="auto"/>
                  <w:right w:val="single" w:sz="12" w:space="0" w:color="auto"/>
                </w:tcBorders>
              </w:tcPr>
            </w:tcPrChange>
          </w:tcPr>
          <w:p w14:paraId="697D7F9A" w14:textId="1C2CCC9E" w:rsidR="00A038FC" w:rsidRDefault="00A038FC" w:rsidP="00646549">
            <w:pPr>
              <w:pStyle w:val="tbl-left"/>
              <w:jc w:val="center"/>
              <w:rPr>
                <w:ins w:id="122" w:author="Perrine, Martin L. (GSFC-5670)" w:date="2016-04-08T13:34:00Z"/>
                <w:sz w:val="24"/>
                <w:szCs w:val="24"/>
              </w:rPr>
            </w:pPr>
            <w:del w:id="123" w:author="Perrine, Martin L. (GSFC-5670)" w:date="2016-01-19T10:57:00Z">
              <w:r w:rsidRPr="008602F0" w:rsidDel="00171842">
                <w:rPr>
                  <w:sz w:val="24"/>
                  <w:szCs w:val="24"/>
                </w:rPr>
                <w:delText>NEN</w:delText>
              </w:r>
              <w:r w:rsidR="00307096" w:rsidDel="00171842">
                <w:rPr>
                  <w:sz w:val="24"/>
                  <w:szCs w:val="24"/>
                </w:rPr>
                <w:delText>G</w:delText>
              </w:r>
            </w:del>
            <w:ins w:id="124" w:author="Perrine, Martin L. (GSFC-5670)" w:date="2016-05-02T10:29:00Z">
              <w:r w:rsidR="00645BBB">
                <w:rPr>
                  <w:sz w:val="24"/>
                  <w:szCs w:val="24"/>
                </w:rPr>
                <w:t>NENG</w:t>
              </w:r>
            </w:ins>
            <w:r w:rsidR="00307096">
              <w:rPr>
                <w:sz w:val="24"/>
                <w:szCs w:val="24"/>
              </w:rPr>
              <w:t>-</w:t>
            </w:r>
            <w:del w:id="125" w:author="Perrine, Martin L. (GSFC-5670)" w:date="2016-04-08T15:29:00Z">
              <w:r w:rsidR="00307096" w:rsidDel="003533E3">
                <w:rPr>
                  <w:sz w:val="24"/>
                  <w:szCs w:val="24"/>
                </w:rPr>
                <w:delText>CONOP</w:delText>
              </w:r>
            </w:del>
            <w:ins w:id="126" w:author="Perrine, Martin L. (GSFC-5670)" w:date="2016-04-08T15:29:00Z">
              <w:r w:rsidR="003533E3">
                <w:rPr>
                  <w:sz w:val="24"/>
                  <w:szCs w:val="24"/>
                </w:rPr>
                <w:t>CONOP</w:t>
              </w:r>
            </w:ins>
            <w:r w:rsidR="00307096">
              <w:rPr>
                <w:sz w:val="24"/>
                <w:szCs w:val="24"/>
              </w:rPr>
              <w:t>S</w:t>
            </w:r>
            <w:r w:rsidRPr="008602F0">
              <w:rPr>
                <w:sz w:val="24"/>
                <w:szCs w:val="24"/>
              </w:rPr>
              <w:t>-0001</w:t>
            </w:r>
          </w:p>
          <w:p w14:paraId="7241E561" w14:textId="752EAD1A" w:rsidR="007B1F58" w:rsidRPr="008602F0" w:rsidRDefault="00645BBB" w:rsidP="00646549">
            <w:pPr>
              <w:pStyle w:val="tbl-left"/>
              <w:jc w:val="center"/>
              <w:rPr>
                <w:sz w:val="24"/>
                <w:szCs w:val="24"/>
              </w:rPr>
            </w:pPr>
            <w:ins w:id="127" w:author="Perrine, Martin L. (GSFC-5670)" w:date="2016-05-02T10:29:00Z">
              <w:r>
                <w:rPr>
                  <w:sz w:val="24"/>
                  <w:szCs w:val="24"/>
                </w:rPr>
                <w:t>NENG</w:t>
              </w:r>
            </w:ins>
            <w:ins w:id="128" w:author="Perrine, Martin L. (GSFC-5670)" w:date="2016-04-08T13:34:00Z">
              <w:r w:rsidR="007B1F58">
                <w:rPr>
                  <w:sz w:val="24"/>
                  <w:szCs w:val="24"/>
                </w:rPr>
                <w:t>-</w:t>
              </w:r>
            </w:ins>
            <w:ins w:id="129" w:author="Perrine, Martin L. (GSFC-5670)" w:date="2016-04-08T15:29:00Z">
              <w:r w:rsidR="003533E3">
                <w:rPr>
                  <w:sz w:val="24"/>
                  <w:szCs w:val="24"/>
                </w:rPr>
                <w:t>CONOP</w:t>
              </w:r>
            </w:ins>
            <w:ins w:id="130" w:author="Perrine, Martin L. (GSFC-5670)" w:date="2016-04-08T13:34:00Z">
              <w:r w:rsidR="007B1F58">
                <w:rPr>
                  <w:sz w:val="24"/>
                  <w:szCs w:val="24"/>
                </w:rPr>
                <w:t>S-0002</w:t>
              </w:r>
            </w:ins>
          </w:p>
        </w:tc>
        <w:tc>
          <w:tcPr>
            <w:tcW w:w="3060" w:type="dxa"/>
            <w:gridSpan w:val="2"/>
            <w:tcBorders>
              <w:top w:val="single" w:sz="12" w:space="0" w:color="auto"/>
              <w:left w:val="single" w:sz="12" w:space="0" w:color="auto"/>
              <w:right w:val="single" w:sz="12" w:space="0" w:color="auto"/>
            </w:tcBorders>
            <w:tcPrChange w:id="131" w:author="Perrine, Martin L. (GSFC-5670)" w:date="2016-05-05T14:13:00Z">
              <w:tcPr>
                <w:tcW w:w="3060" w:type="dxa"/>
                <w:gridSpan w:val="2"/>
                <w:tcBorders>
                  <w:top w:val="single" w:sz="12" w:space="0" w:color="auto"/>
                  <w:left w:val="single" w:sz="12" w:space="0" w:color="auto"/>
                  <w:right w:val="single" w:sz="12" w:space="0" w:color="auto"/>
                </w:tcBorders>
              </w:tcPr>
            </w:tcPrChange>
          </w:tcPr>
          <w:p w14:paraId="375F9FED" w14:textId="77777777" w:rsidR="00A038FC" w:rsidRDefault="00A038FC" w:rsidP="00646549">
            <w:pPr>
              <w:pStyle w:val="tbl-left"/>
              <w:jc w:val="center"/>
              <w:rPr>
                <w:ins w:id="132" w:author="Perrine, Martin L. (GSFC-5670)" w:date="2016-04-08T13:37:00Z"/>
                <w:sz w:val="24"/>
                <w:szCs w:val="24"/>
              </w:rPr>
            </w:pPr>
            <w:r w:rsidRPr="008602F0">
              <w:rPr>
                <w:sz w:val="24"/>
                <w:szCs w:val="24"/>
              </w:rPr>
              <w:t>Original</w:t>
            </w:r>
            <w:ins w:id="133" w:author="Perrine, Martin L. (GSFC-5670)" w:date="2016-04-08T13:37:00Z">
              <w:r w:rsidR="007B1F58">
                <w:rPr>
                  <w:sz w:val="24"/>
                  <w:szCs w:val="24"/>
                </w:rPr>
                <w:t xml:space="preserve"> Version 1</w:t>
              </w:r>
            </w:ins>
          </w:p>
          <w:p w14:paraId="65099D4B" w14:textId="1BBE0540" w:rsidR="007B1F58" w:rsidRPr="008602F0" w:rsidRDefault="007B1F58" w:rsidP="00646549">
            <w:pPr>
              <w:pStyle w:val="tbl-left"/>
              <w:jc w:val="center"/>
              <w:rPr>
                <w:sz w:val="24"/>
                <w:szCs w:val="24"/>
              </w:rPr>
            </w:pPr>
            <w:ins w:id="134" w:author="Perrine, Martin L. (GSFC-5670)" w:date="2016-04-08T13:38:00Z">
              <w:r>
                <w:rPr>
                  <w:sz w:val="24"/>
                  <w:szCs w:val="24"/>
                </w:rPr>
                <w:t>Version 2</w:t>
              </w:r>
            </w:ins>
          </w:p>
        </w:tc>
        <w:tc>
          <w:tcPr>
            <w:tcW w:w="2837" w:type="dxa"/>
            <w:gridSpan w:val="2"/>
            <w:tcBorders>
              <w:top w:val="single" w:sz="12" w:space="0" w:color="auto"/>
              <w:left w:val="single" w:sz="12" w:space="0" w:color="auto"/>
              <w:right w:val="single" w:sz="12" w:space="0" w:color="auto"/>
            </w:tcBorders>
            <w:tcPrChange w:id="135" w:author="Perrine, Martin L. (GSFC-5670)" w:date="2016-05-05T14:13:00Z">
              <w:tcPr>
                <w:tcW w:w="2837" w:type="dxa"/>
                <w:gridSpan w:val="2"/>
                <w:tcBorders>
                  <w:top w:val="single" w:sz="12" w:space="0" w:color="auto"/>
                  <w:left w:val="single" w:sz="12" w:space="0" w:color="auto"/>
                  <w:right w:val="single" w:sz="12" w:space="0" w:color="auto"/>
                </w:tcBorders>
              </w:tcPr>
            </w:tcPrChange>
          </w:tcPr>
          <w:p w14:paraId="1B9659A9" w14:textId="77777777" w:rsidR="00A038FC" w:rsidRDefault="00F15E87" w:rsidP="00646549">
            <w:pPr>
              <w:pStyle w:val="tbl-left"/>
              <w:jc w:val="center"/>
              <w:rPr>
                <w:ins w:id="136" w:author="Perrine, Martin L. (GSFC-5670)" w:date="2016-04-08T13:35:00Z"/>
                <w:sz w:val="24"/>
                <w:szCs w:val="24"/>
              </w:rPr>
            </w:pPr>
            <w:r>
              <w:rPr>
                <w:sz w:val="24"/>
                <w:szCs w:val="24"/>
              </w:rPr>
              <w:t>09/19/2012</w:t>
            </w:r>
          </w:p>
          <w:p w14:paraId="3CE43092" w14:textId="1A3BDAB6" w:rsidR="007B1F58" w:rsidRPr="008602F0" w:rsidRDefault="00645BBB" w:rsidP="00646549">
            <w:pPr>
              <w:pStyle w:val="tbl-left"/>
              <w:jc w:val="center"/>
              <w:rPr>
                <w:sz w:val="24"/>
                <w:szCs w:val="24"/>
              </w:rPr>
            </w:pPr>
            <w:ins w:id="137" w:author="Perrine, Martin L. (GSFC-5670)" w:date="2016-04-08T13:35:00Z">
              <w:r>
                <w:rPr>
                  <w:sz w:val="24"/>
                  <w:szCs w:val="24"/>
                </w:rPr>
                <w:t>05/2</w:t>
              </w:r>
              <w:r w:rsidR="007B1F58">
                <w:rPr>
                  <w:sz w:val="24"/>
                  <w:szCs w:val="24"/>
                </w:rPr>
                <w:t>/16</w:t>
              </w:r>
            </w:ins>
          </w:p>
        </w:tc>
      </w:tr>
      <w:tr w:rsidR="00A038FC" w:rsidRPr="008602F0" w14:paraId="60F350CA" w14:textId="77777777" w:rsidTr="00C54E4B">
        <w:trPr>
          <w:gridAfter w:val="1"/>
          <w:wAfter w:w="7" w:type="dxa"/>
          <w:cantSplit/>
          <w:trHeight w:val="153"/>
          <w:trPrChange w:id="138" w:author="Perrine, Martin L. (GSFC-5670)" w:date="2016-05-05T14:13:00Z">
            <w:trPr>
              <w:gridAfter w:val="1"/>
              <w:wAfter w:w="7" w:type="dxa"/>
              <w:cantSplit/>
            </w:trPr>
          </w:trPrChange>
        </w:trPr>
        <w:tc>
          <w:tcPr>
            <w:tcW w:w="3528" w:type="dxa"/>
            <w:tcBorders>
              <w:left w:val="single" w:sz="12" w:space="0" w:color="auto"/>
              <w:right w:val="single" w:sz="12" w:space="0" w:color="auto"/>
            </w:tcBorders>
            <w:tcPrChange w:id="139" w:author="Perrine, Martin L. (GSFC-5670)" w:date="2016-05-05T14:13:00Z">
              <w:tcPr>
                <w:tcW w:w="3528" w:type="dxa"/>
                <w:tcBorders>
                  <w:left w:val="single" w:sz="12" w:space="0" w:color="auto"/>
                  <w:right w:val="single" w:sz="12" w:space="0" w:color="auto"/>
                </w:tcBorders>
              </w:tcPr>
            </w:tcPrChange>
          </w:tcPr>
          <w:p w14:paraId="338EFC18" w14:textId="77777777" w:rsidR="00A038FC" w:rsidRPr="008602F0" w:rsidRDefault="00A038FC" w:rsidP="00646549">
            <w:pPr>
              <w:pStyle w:val="tbl-left"/>
              <w:jc w:val="center"/>
              <w:rPr>
                <w:sz w:val="24"/>
                <w:szCs w:val="24"/>
              </w:rPr>
            </w:pPr>
          </w:p>
        </w:tc>
        <w:tc>
          <w:tcPr>
            <w:tcW w:w="3060" w:type="dxa"/>
            <w:gridSpan w:val="2"/>
            <w:tcBorders>
              <w:left w:val="single" w:sz="12" w:space="0" w:color="auto"/>
              <w:right w:val="single" w:sz="12" w:space="0" w:color="auto"/>
            </w:tcBorders>
            <w:tcPrChange w:id="140" w:author="Perrine, Martin L. (GSFC-5670)" w:date="2016-05-05T14:13:00Z">
              <w:tcPr>
                <w:tcW w:w="3060" w:type="dxa"/>
                <w:gridSpan w:val="2"/>
                <w:tcBorders>
                  <w:left w:val="single" w:sz="12" w:space="0" w:color="auto"/>
                  <w:right w:val="single" w:sz="12" w:space="0" w:color="auto"/>
                </w:tcBorders>
              </w:tcPr>
            </w:tcPrChange>
          </w:tcPr>
          <w:p w14:paraId="0F69F8A4" w14:textId="77777777" w:rsidR="00A038FC" w:rsidRPr="008602F0" w:rsidRDefault="00A038FC" w:rsidP="00646549">
            <w:pPr>
              <w:pStyle w:val="tbl-left"/>
              <w:jc w:val="center"/>
              <w:rPr>
                <w:sz w:val="24"/>
                <w:szCs w:val="24"/>
              </w:rPr>
            </w:pPr>
          </w:p>
        </w:tc>
        <w:tc>
          <w:tcPr>
            <w:tcW w:w="2837" w:type="dxa"/>
            <w:gridSpan w:val="2"/>
            <w:tcBorders>
              <w:left w:val="single" w:sz="12" w:space="0" w:color="auto"/>
              <w:right w:val="single" w:sz="12" w:space="0" w:color="auto"/>
            </w:tcBorders>
            <w:tcPrChange w:id="141" w:author="Perrine, Martin L. (GSFC-5670)" w:date="2016-05-05T14:13:00Z">
              <w:tcPr>
                <w:tcW w:w="2837" w:type="dxa"/>
                <w:gridSpan w:val="2"/>
                <w:tcBorders>
                  <w:left w:val="single" w:sz="12" w:space="0" w:color="auto"/>
                  <w:right w:val="single" w:sz="12" w:space="0" w:color="auto"/>
                </w:tcBorders>
              </w:tcPr>
            </w:tcPrChange>
          </w:tcPr>
          <w:p w14:paraId="6F746FD6" w14:textId="77777777" w:rsidR="00A038FC" w:rsidRPr="008602F0" w:rsidRDefault="00A038FC" w:rsidP="00646549">
            <w:pPr>
              <w:pStyle w:val="tbl-left"/>
              <w:jc w:val="center"/>
              <w:rPr>
                <w:sz w:val="24"/>
                <w:szCs w:val="24"/>
              </w:rPr>
            </w:pPr>
          </w:p>
        </w:tc>
      </w:tr>
      <w:tr w:rsidR="00A038FC" w:rsidRPr="008602F0" w14:paraId="0B832829" w14:textId="77777777" w:rsidTr="00C54E4B">
        <w:trPr>
          <w:gridAfter w:val="1"/>
          <w:wAfter w:w="7" w:type="dxa"/>
          <w:cantSplit/>
          <w:trPrChange w:id="142" w:author="Perrine, Martin L. (GSFC-5670)" w:date="2016-05-05T14:13:00Z">
            <w:trPr>
              <w:gridAfter w:val="1"/>
              <w:wAfter w:w="7" w:type="dxa"/>
              <w:cantSplit/>
            </w:trPr>
          </w:trPrChange>
        </w:trPr>
        <w:tc>
          <w:tcPr>
            <w:tcW w:w="3528" w:type="dxa"/>
            <w:tcBorders>
              <w:left w:val="single" w:sz="12" w:space="0" w:color="auto"/>
              <w:right w:val="single" w:sz="12" w:space="0" w:color="auto"/>
            </w:tcBorders>
            <w:tcPrChange w:id="143" w:author="Perrine, Martin L. (GSFC-5670)" w:date="2016-05-05T14:13:00Z">
              <w:tcPr>
                <w:tcW w:w="3528" w:type="dxa"/>
                <w:tcBorders>
                  <w:left w:val="single" w:sz="12" w:space="0" w:color="auto"/>
                  <w:right w:val="single" w:sz="12" w:space="0" w:color="auto"/>
                </w:tcBorders>
              </w:tcPr>
            </w:tcPrChange>
          </w:tcPr>
          <w:p w14:paraId="716F2C86" w14:textId="77777777" w:rsidR="00A038FC" w:rsidRPr="008602F0" w:rsidRDefault="00A038FC" w:rsidP="00646549">
            <w:pPr>
              <w:pStyle w:val="tbl-left"/>
              <w:jc w:val="center"/>
            </w:pPr>
          </w:p>
        </w:tc>
        <w:tc>
          <w:tcPr>
            <w:tcW w:w="3060" w:type="dxa"/>
            <w:gridSpan w:val="2"/>
            <w:tcBorders>
              <w:left w:val="single" w:sz="12" w:space="0" w:color="auto"/>
              <w:right w:val="single" w:sz="12" w:space="0" w:color="auto"/>
            </w:tcBorders>
            <w:tcPrChange w:id="144" w:author="Perrine, Martin L. (GSFC-5670)" w:date="2016-05-05T14:13:00Z">
              <w:tcPr>
                <w:tcW w:w="3060" w:type="dxa"/>
                <w:gridSpan w:val="2"/>
                <w:tcBorders>
                  <w:left w:val="single" w:sz="12" w:space="0" w:color="auto"/>
                  <w:right w:val="single" w:sz="12" w:space="0" w:color="auto"/>
                </w:tcBorders>
              </w:tcPr>
            </w:tcPrChange>
          </w:tcPr>
          <w:p w14:paraId="510BF409" w14:textId="77777777" w:rsidR="00A038FC" w:rsidRPr="008602F0" w:rsidRDefault="00A038FC" w:rsidP="00646549">
            <w:pPr>
              <w:pStyle w:val="tbl-left"/>
              <w:jc w:val="center"/>
            </w:pPr>
          </w:p>
        </w:tc>
        <w:tc>
          <w:tcPr>
            <w:tcW w:w="2837" w:type="dxa"/>
            <w:gridSpan w:val="2"/>
            <w:tcBorders>
              <w:left w:val="single" w:sz="12" w:space="0" w:color="auto"/>
              <w:right w:val="single" w:sz="12" w:space="0" w:color="auto"/>
            </w:tcBorders>
            <w:tcPrChange w:id="145" w:author="Perrine, Martin L. (GSFC-5670)" w:date="2016-05-05T14:13:00Z">
              <w:tcPr>
                <w:tcW w:w="2837" w:type="dxa"/>
                <w:gridSpan w:val="2"/>
                <w:tcBorders>
                  <w:left w:val="single" w:sz="12" w:space="0" w:color="auto"/>
                  <w:right w:val="single" w:sz="12" w:space="0" w:color="auto"/>
                </w:tcBorders>
              </w:tcPr>
            </w:tcPrChange>
          </w:tcPr>
          <w:p w14:paraId="529DD1B7" w14:textId="77777777" w:rsidR="00A038FC" w:rsidRPr="008602F0" w:rsidRDefault="00A038FC" w:rsidP="00646549">
            <w:pPr>
              <w:pStyle w:val="tbl-left"/>
              <w:jc w:val="center"/>
            </w:pPr>
          </w:p>
        </w:tc>
      </w:tr>
      <w:tr w:rsidR="00A038FC" w:rsidRPr="008602F0" w14:paraId="37B9D8BD" w14:textId="77777777" w:rsidTr="00C54E4B">
        <w:trPr>
          <w:gridAfter w:val="1"/>
          <w:wAfter w:w="7" w:type="dxa"/>
          <w:cantSplit/>
          <w:trPrChange w:id="146" w:author="Perrine, Martin L. (GSFC-5670)" w:date="2016-05-05T14:13:00Z">
            <w:trPr>
              <w:gridAfter w:val="1"/>
              <w:wAfter w:w="7" w:type="dxa"/>
              <w:cantSplit/>
            </w:trPr>
          </w:trPrChange>
        </w:trPr>
        <w:tc>
          <w:tcPr>
            <w:tcW w:w="3528" w:type="dxa"/>
            <w:tcBorders>
              <w:left w:val="single" w:sz="12" w:space="0" w:color="auto"/>
              <w:right w:val="single" w:sz="12" w:space="0" w:color="auto"/>
            </w:tcBorders>
            <w:tcPrChange w:id="147" w:author="Perrine, Martin L. (GSFC-5670)" w:date="2016-05-05T14:13:00Z">
              <w:tcPr>
                <w:tcW w:w="3528" w:type="dxa"/>
                <w:tcBorders>
                  <w:left w:val="single" w:sz="12" w:space="0" w:color="auto"/>
                  <w:right w:val="single" w:sz="12" w:space="0" w:color="auto"/>
                </w:tcBorders>
              </w:tcPr>
            </w:tcPrChange>
          </w:tcPr>
          <w:p w14:paraId="41A855BB" w14:textId="77777777" w:rsidR="00A038FC" w:rsidRPr="008602F0" w:rsidRDefault="00A038FC" w:rsidP="00646549">
            <w:pPr>
              <w:pStyle w:val="tbl-left"/>
              <w:jc w:val="center"/>
            </w:pPr>
          </w:p>
        </w:tc>
        <w:tc>
          <w:tcPr>
            <w:tcW w:w="3060" w:type="dxa"/>
            <w:gridSpan w:val="2"/>
            <w:tcBorders>
              <w:left w:val="single" w:sz="12" w:space="0" w:color="auto"/>
              <w:right w:val="single" w:sz="12" w:space="0" w:color="auto"/>
            </w:tcBorders>
            <w:tcPrChange w:id="148" w:author="Perrine, Martin L. (GSFC-5670)" w:date="2016-05-05T14:13:00Z">
              <w:tcPr>
                <w:tcW w:w="3060" w:type="dxa"/>
                <w:gridSpan w:val="2"/>
                <w:tcBorders>
                  <w:left w:val="single" w:sz="12" w:space="0" w:color="auto"/>
                  <w:right w:val="single" w:sz="12" w:space="0" w:color="auto"/>
                </w:tcBorders>
              </w:tcPr>
            </w:tcPrChange>
          </w:tcPr>
          <w:p w14:paraId="71EDC08C" w14:textId="77777777" w:rsidR="00A038FC" w:rsidRPr="008602F0" w:rsidRDefault="00A038FC" w:rsidP="00646549">
            <w:pPr>
              <w:pStyle w:val="tbl-left"/>
              <w:jc w:val="center"/>
            </w:pPr>
          </w:p>
        </w:tc>
        <w:tc>
          <w:tcPr>
            <w:tcW w:w="2837" w:type="dxa"/>
            <w:gridSpan w:val="2"/>
            <w:tcBorders>
              <w:left w:val="single" w:sz="12" w:space="0" w:color="auto"/>
              <w:right w:val="single" w:sz="12" w:space="0" w:color="auto"/>
            </w:tcBorders>
            <w:tcPrChange w:id="149" w:author="Perrine, Martin L. (GSFC-5670)" w:date="2016-05-05T14:13:00Z">
              <w:tcPr>
                <w:tcW w:w="2837" w:type="dxa"/>
                <w:gridSpan w:val="2"/>
                <w:tcBorders>
                  <w:left w:val="single" w:sz="12" w:space="0" w:color="auto"/>
                  <w:right w:val="single" w:sz="12" w:space="0" w:color="auto"/>
                </w:tcBorders>
              </w:tcPr>
            </w:tcPrChange>
          </w:tcPr>
          <w:p w14:paraId="49009DFD" w14:textId="77777777" w:rsidR="00A038FC" w:rsidRPr="008602F0" w:rsidRDefault="00A038FC" w:rsidP="00646549">
            <w:pPr>
              <w:pStyle w:val="tbl-left"/>
              <w:jc w:val="center"/>
            </w:pPr>
          </w:p>
        </w:tc>
      </w:tr>
      <w:tr w:rsidR="00A038FC" w:rsidRPr="008602F0" w:rsidDel="00C54E4B" w14:paraId="7CEF325B" w14:textId="344851A2" w:rsidTr="00C54E4B">
        <w:trPr>
          <w:gridAfter w:val="1"/>
          <w:wAfter w:w="7" w:type="dxa"/>
          <w:cantSplit/>
          <w:del w:id="150" w:author="Perrine, Martin L. (GSFC-5670)" w:date="2016-05-05T14:13:00Z"/>
          <w:trPrChange w:id="151" w:author="Perrine, Martin L. (GSFC-5670)" w:date="2016-05-05T14:13:00Z">
            <w:trPr>
              <w:gridAfter w:val="1"/>
              <w:wAfter w:w="7" w:type="dxa"/>
              <w:cantSplit/>
            </w:trPr>
          </w:trPrChange>
        </w:trPr>
        <w:tc>
          <w:tcPr>
            <w:tcW w:w="3528" w:type="dxa"/>
            <w:tcBorders>
              <w:left w:val="single" w:sz="12" w:space="0" w:color="auto"/>
              <w:right w:val="single" w:sz="12" w:space="0" w:color="auto"/>
            </w:tcBorders>
            <w:tcPrChange w:id="152" w:author="Perrine, Martin L. (GSFC-5670)" w:date="2016-05-05T14:13:00Z">
              <w:tcPr>
                <w:tcW w:w="3528" w:type="dxa"/>
                <w:tcBorders>
                  <w:left w:val="single" w:sz="12" w:space="0" w:color="auto"/>
                  <w:right w:val="single" w:sz="12" w:space="0" w:color="auto"/>
                </w:tcBorders>
              </w:tcPr>
            </w:tcPrChange>
          </w:tcPr>
          <w:p w14:paraId="6FBC9EBA" w14:textId="7238A40A" w:rsidR="00A038FC" w:rsidRPr="008602F0" w:rsidDel="00C54E4B" w:rsidRDefault="00A038FC" w:rsidP="00646549">
            <w:pPr>
              <w:pStyle w:val="tbl-left"/>
              <w:jc w:val="center"/>
              <w:rPr>
                <w:del w:id="153" w:author="Perrine, Martin L. (GSFC-5670)" w:date="2016-05-05T14:13:00Z"/>
              </w:rPr>
            </w:pPr>
          </w:p>
        </w:tc>
        <w:tc>
          <w:tcPr>
            <w:tcW w:w="3060" w:type="dxa"/>
            <w:gridSpan w:val="2"/>
            <w:tcBorders>
              <w:left w:val="single" w:sz="12" w:space="0" w:color="auto"/>
              <w:right w:val="single" w:sz="12" w:space="0" w:color="auto"/>
            </w:tcBorders>
            <w:tcPrChange w:id="154" w:author="Perrine, Martin L. (GSFC-5670)" w:date="2016-05-05T14:13:00Z">
              <w:tcPr>
                <w:tcW w:w="3060" w:type="dxa"/>
                <w:gridSpan w:val="2"/>
                <w:tcBorders>
                  <w:left w:val="single" w:sz="12" w:space="0" w:color="auto"/>
                  <w:right w:val="single" w:sz="12" w:space="0" w:color="auto"/>
                </w:tcBorders>
              </w:tcPr>
            </w:tcPrChange>
          </w:tcPr>
          <w:p w14:paraId="32223E22" w14:textId="01F9FB43" w:rsidR="00A038FC" w:rsidRPr="008602F0" w:rsidDel="00C54E4B" w:rsidRDefault="00A038FC" w:rsidP="00646549">
            <w:pPr>
              <w:pStyle w:val="tbl-left"/>
              <w:jc w:val="center"/>
              <w:rPr>
                <w:del w:id="155" w:author="Perrine, Martin L. (GSFC-5670)" w:date="2016-05-05T14:13:00Z"/>
              </w:rPr>
            </w:pPr>
          </w:p>
        </w:tc>
        <w:tc>
          <w:tcPr>
            <w:tcW w:w="2837" w:type="dxa"/>
            <w:gridSpan w:val="2"/>
            <w:tcBorders>
              <w:left w:val="single" w:sz="12" w:space="0" w:color="auto"/>
              <w:right w:val="single" w:sz="12" w:space="0" w:color="auto"/>
            </w:tcBorders>
            <w:tcPrChange w:id="156" w:author="Perrine, Martin L. (GSFC-5670)" w:date="2016-05-05T14:13:00Z">
              <w:tcPr>
                <w:tcW w:w="2837" w:type="dxa"/>
                <w:gridSpan w:val="2"/>
                <w:tcBorders>
                  <w:left w:val="single" w:sz="12" w:space="0" w:color="auto"/>
                  <w:right w:val="single" w:sz="12" w:space="0" w:color="auto"/>
                </w:tcBorders>
              </w:tcPr>
            </w:tcPrChange>
          </w:tcPr>
          <w:p w14:paraId="66B65BDE" w14:textId="6E28F4E8" w:rsidR="00A038FC" w:rsidRPr="008602F0" w:rsidDel="00C54E4B" w:rsidRDefault="00A038FC" w:rsidP="00646549">
            <w:pPr>
              <w:pStyle w:val="tbl-left"/>
              <w:jc w:val="center"/>
              <w:rPr>
                <w:del w:id="157" w:author="Perrine, Martin L. (GSFC-5670)" w:date="2016-05-05T14:13:00Z"/>
              </w:rPr>
            </w:pPr>
          </w:p>
        </w:tc>
      </w:tr>
      <w:tr w:rsidR="00A038FC" w:rsidRPr="008602F0" w:rsidDel="00C54E4B" w14:paraId="1E25B57F" w14:textId="712B66D7" w:rsidTr="00C54E4B">
        <w:trPr>
          <w:gridAfter w:val="1"/>
          <w:wAfter w:w="7" w:type="dxa"/>
          <w:cantSplit/>
          <w:del w:id="158" w:author="Perrine, Martin L. (GSFC-5670)" w:date="2016-05-05T14:13:00Z"/>
          <w:trPrChange w:id="159" w:author="Perrine, Martin L. (GSFC-5670)" w:date="2016-05-05T14:13:00Z">
            <w:trPr>
              <w:gridAfter w:val="1"/>
              <w:wAfter w:w="7" w:type="dxa"/>
              <w:cantSplit/>
            </w:trPr>
          </w:trPrChange>
        </w:trPr>
        <w:tc>
          <w:tcPr>
            <w:tcW w:w="3528" w:type="dxa"/>
            <w:tcBorders>
              <w:left w:val="single" w:sz="12" w:space="0" w:color="auto"/>
              <w:right w:val="single" w:sz="12" w:space="0" w:color="auto"/>
            </w:tcBorders>
            <w:tcPrChange w:id="160" w:author="Perrine, Martin L. (GSFC-5670)" w:date="2016-05-05T14:13:00Z">
              <w:tcPr>
                <w:tcW w:w="3528" w:type="dxa"/>
                <w:tcBorders>
                  <w:left w:val="single" w:sz="12" w:space="0" w:color="auto"/>
                  <w:right w:val="single" w:sz="12" w:space="0" w:color="auto"/>
                </w:tcBorders>
              </w:tcPr>
            </w:tcPrChange>
          </w:tcPr>
          <w:p w14:paraId="7F6BBDAC" w14:textId="55708D3D" w:rsidR="00A038FC" w:rsidRPr="008602F0" w:rsidDel="00C54E4B" w:rsidRDefault="00A038FC" w:rsidP="00646549">
            <w:pPr>
              <w:pStyle w:val="tbl-left"/>
              <w:jc w:val="center"/>
              <w:rPr>
                <w:del w:id="161" w:author="Perrine, Martin L. (GSFC-5670)" w:date="2016-05-05T14:13:00Z"/>
              </w:rPr>
            </w:pPr>
          </w:p>
        </w:tc>
        <w:tc>
          <w:tcPr>
            <w:tcW w:w="3060" w:type="dxa"/>
            <w:gridSpan w:val="2"/>
            <w:tcBorders>
              <w:left w:val="single" w:sz="12" w:space="0" w:color="auto"/>
              <w:right w:val="single" w:sz="12" w:space="0" w:color="auto"/>
            </w:tcBorders>
            <w:tcPrChange w:id="162" w:author="Perrine, Martin L. (GSFC-5670)" w:date="2016-05-05T14:13:00Z">
              <w:tcPr>
                <w:tcW w:w="3060" w:type="dxa"/>
                <w:gridSpan w:val="2"/>
                <w:tcBorders>
                  <w:left w:val="single" w:sz="12" w:space="0" w:color="auto"/>
                  <w:right w:val="single" w:sz="12" w:space="0" w:color="auto"/>
                </w:tcBorders>
              </w:tcPr>
            </w:tcPrChange>
          </w:tcPr>
          <w:p w14:paraId="63586FFC" w14:textId="59E751BF" w:rsidR="00A038FC" w:rsidRPr="008602F0" w:rsidDel="00C54E4B" w:rsidRDefault="00A038FC" w:rsidP="00646549">
            <w:pPr>
              <w:pStyle w:val="tbl-left"/>
              <w:jc w:val="center"/>
              <w:rPr>
                <w:del w:id="163" w:author="Perrine, Martin L. (GSFC-5670)" w:date="2016-05-05T14:13:00Z"/>
              </w:rPr>
            </w:pPr>
          </w:p>
        </w:tc>
        <w:tc>
          <w:tcPr>
            <w:tcW w:w="2837" w:type="dxa"/>
            <w:gridSpan w:val="2"/>
            <w:tcBorders>
              <w:left w:val="single" w:sz="12" w:space="0" w:color="auto"/>
              <w:right w:val="single" w:sz="12" w:space="0" w:color="auto"/>
            </w:tcBorders>
            <w:tcPrChange w:id="164" w:author="Perrine, Martin L. (GSFC-5670)" w:date="2016-05-05T14:13:00Z">
              <w:tcPr>
                <w:tcW w:w="2837" w:type="dxa"/>
                <w:gridSpan w:val="2"/>
                <w:tcBorders>
                  <w:left w:val="single" w:sz="12" w:space="0" w:color="auto"/>
                  <w:right w:val="single" w:sz="12" w:space="0" w:color="auto"/>
                </w:tcBorders>
              </w:tcPr>
            </w:tcPrChange>
          </w:tcPr>
          <w:p w14:paraId="52CD042B" w14:textId="1A37FE81" w:rsidR="00A038FC" w:rsidRPr="008602F0" w:rsidDel="00C54E4B" w:rsidRDefault="00A038FC" w:rsidP="00646549">
            <w:pPr>
              <w:pStyle w:val="tbl-left"/>
              <w:jc w:val="center"/>
              <w:rPr>
                <w:del w:id="165" w:author="Perrine, Martin L. (GSFC-5670)" w:date="2016-05-05T14:13:00Z"/>
              </w:rPr>
            </w:pPr>
          </w:p>
        </w:tc>
      </w:tr>
      <w:tr w:rsidR="00A038FC" w:rsidRPr="008602F0" w:rsidDel="00C54E4B" w14:paraId="355E33F5" w14:textId="754DC846" w:rsidTr="00C54E4B">
        <w:trPr>
          <w:gridAfter w:val="1"/>
          <w:wAfter w:w="7" w:type="dxa"/>
          <w:cantSplit/>
          <w:del w:id="166" w:author="Perrine, Martin L. (GSFC-5670)" w:date="2016-05-05T14:13:00Z"/>
          <w:trPrChange w:id="167" w:author="Perrine, Martin L. (GSFC-5670)" w:date="2016-05-05T14:13:00Z">
            <w:trPr>
              <w:gridAfter w:val="1"/>
              <w:wAfter w:w="7" w:type="dxa"/>
              <w:cantSplit/>
            </w:trPr>
          </w:trPrChange>
        </w:trPr>
        <w:tc>
          <w:tcPr>
            <w:tcW w:w="3528" w:type="dxa"/>
            <w:tcBorders>
              <w:left w:val="single" w:sz="12" w:space="0" w:color="auto"/>
              <w:right w:val="single" w:sz="12" w:space="0" w:color="auto"/>
            </w:tcBorders>
            <w:tcPrChange w:id="168" w:author="Perrine, Martin L. (GSFC-5670)" w:date="2016-05-05T14:13:00Z">
              <w:tcPr>
                <w:tcW w:w="3528" w:type="dxa"/>
                <w:tcBorders>
                  <w:left w:val="single" w:sz="12" w:space="0" w:color="auto"/>
                  <w:right w:val="single" w:sz="12" w:space="0" w:color="auto"/>
                </w:tcBorders>
              </w:tcPr>
            </w:tcPrChange>
          </w:tcPr>
          <w:p w14:paraId="27B094BE" w14:textId="291526FD" w:rsidR="00A038FC" w:rsidRPr="008602F0" w:rsidDel="00C54E4B" w:rsidRDefault="00A038FC" w:rsidP="00646549">
            <w:pPr>
              <w:pStyle w:val="tbl-left"/>
              <w:jc w:val="center"/>
              <w:rPr>
                <w:del w:id="169" w:author="Perrine, Martin L. (GSFC-5670)" w:date="2016-05-05T14:13:00Z"/>
              </w:rPr>
            </w:pPr>
          </w:p>
        </w:tc>
        <w:tc>
          <w:tcPr>
            <w:tcW w:w="3060" w:type="dxa"/>
            <w:gridSpan w:val="2"/>
            <w:tcBorders>
              <w:left w:val="single" w:sz="12" w:space="0" w:color="auto"/>
              <w:right w:val="single" w:sz="12" w:space="0" w:color="auto"/>
            </w:tcBorders>
            <w:tcPrChange w:id="170" w:author="Perrine, Martin L. (GSFC-5670)" w:date="2016-05-05T14:13:00Z">
              <w:tcPr>
                <w:tcW w:w="3060" w:type="dxa"/>
                <w:gridSpan w:val="2"/>
                <w:tcBorders>
                  <w:left w:val="single" w:sz="12" w:space="0" w:color="auto"/>
                  <w:right w:val="single" w:sz="12" w:space="0" w:color="auto"/>
                </w:tcBorders>
              </w:tcPr>
            </w:tcPrChange>
          </w:tcPr>
          <w:p w14:paraId="3C46FB11" w14:textId="2B858C81" w:rsidR="00A038FC" w:rsidRPr="008602F0" w:rsidDel="00C54E4B" w:rsidRDefault="00A038FC" w:rsidP="00646549">
            <w:pPr>
              <w:pStyle w:val="tbl-left"/>
              <w:jc w:val="center"/>
              <w:rPr>
                <w:del w:id="171" w:author="Perrine, Martin L. (GSFC-5670)" w:date="2016-05-05T14:13:00Z"/>
              </w:rPr>
            </w:pPr>
          </w:p>
        </w:tc>
        <w:tc>
          <w:tcPr>
            <w:tcW w:w="2837" w:type="dxa"/>
            <w:gridSpan w:val="2"/>
            <w:tcBorders>
              <w:left w:val="single" w:sz="12" w:space="0" w:color="auto"/>
              <w:right w:val="single" w:sz="12" w:space="0" w:color="auto"/>
            </w:tcBorders>
            <w:tcPrChange w:id="172" w:author="Perrine, Martin L. (GSFC-5670)" w:date="2016-05-05T14:13:00Z">
              <w:tcPr>
                <w:tcW w:w="2837" w:type="dxa"/>
                <w:gridSpan w:val="2"/>
                <w:tcBorders>
                  <w:left w:val="single" w:sz="12" w:space="0" w:color="auto"/>
                  <w:right w:val="single" w:sz="12" w:space="0" w:color="auto"/>
                </w:tcBorders>
              </w:tcPr>
            </w:tcPrChange>
          </w:tcPr>
          <w:p w14:paraId="0A1A7DF1" w14:textId="3D6C0D7A" w:rsidR="00A038FC" w:rsidRPr="008602F0" w:rsidDel="00C54E4B" w:rsidRDefault="00A038FC" w:rsidP="00646549">
            <w:pPr>
              <w:pStyle w:val="tbl-left"/>
              <w:jc w:val="center"/>
              <w:rPr>
                <w:del w:id="173" w:author="Perrine, Martin L. (GSFC-5670)" w:date="2016-05-05T14:13:00Z"/>
              </w:rPr>
            </w:pPr>
          </w:p>
        </w:tc>
      </w:tr>
      <w:tr w:rsidR="00A038FC" w:rsidRPr="008602F0" w:rsidDel="00C54E4B" w14:paraId="6F165A85" w14:textId="5FEA8CF7" w:rsidTr="00C54E4B">
        <w:trPr>
          <w:gridAfter w:val="1"/>
          <w:wAfter w:w="7" w:type="dxa"/>
          <w:cantSplit/>
          <w:trHeight w:val="47"/>
          <w:del w:id="174" w:author="Perrine, Martin L. (GSFC-5670)" w:date="2016-05-05T14:13:00Z"/>
          <w:trPrChange w:id="175" w:author="Perrine, Martin L. (GSFC-5670)" w:date="2016-05-05T14:13:00Z">
            <w:trPr>
              <w:gridAfter w:val="1"/>
              <w:wAfter w:w="7" w:type="dxa"/>
              <w:cantSplit/>
            </w:trPr>
          </w:trPrChange>
        </w:trPr>
        <w:tc>
          <w:tcPr>
            <w:tcW w:w="3528" w:type="dxa"/>
            <w:tcBorders>
              <w:left w:val="single" w:sz="12" w:space="0" w:color="auto"/>
              <w:bottom w:val="single" w:sz="12" w:space="0" w:color="auto"/>
              <w:right w:val="single" w:sz="12" w:space="0" w:color="auto"/>
            </w:tcBorders>
            <w:tcPrChange w:id="176" w:author="Perrine, Martin L. (GSFC-5670)" w:date="2016-05-05T14:13:00Z">
              <w:tcPr>
                <w:tcW w:w="3528" w:type="dxa"/>
                <w:tcBorders>
                  <w:left w:val="single" w:sz="12" w:space="0" w:color="auto"/>
                  <w:bottom w:val="single" w:sz="12" w:space="0" w:color="auto"/>
                  <w:right w:val="single" w:sz="12" w:space="0" w:color="auto"/>
                </w:tcBorders>
              </w:tcPr>
            </w:tcPrChange>
          </w:tcPr>
          <w:p w14:paraId="79FC1AB0" w14:textId="44092628" w:rsidR="00A038FC" w:rsidRPr="008602F0" w:rsidDel="00C54E4B" w:rsidRDefault="00A038FC" w:rsidP="00646549">
            <w:pPr>
              <w:pStyle w:val="tbl-left"/>
              <w:jc w:val="center"/>
              <w:rPr>
                <w:del w:id="177" w:author="Perrine, Martin L. (GSFC-5670)" w:date="2016-05-05T14:13:00Z"/>
              </w:rPr>
            </w:pPr>
          </w:p>
        </w:tc>
        <w:tc>
          <w:tcPr>
            <w:tcW w:w="3060" w:type="dxa"/>
            <w:gridSpan w:val="2"/>
            <w:tcBorders>
              <w:left w:val="single" w:sz="12" w:space="0" w:color="auto"/>
              <w:bottom w:val="single" w:sz="12" w:space="0" w:color="auto"/>
              <w:right w:val="single" w:sz="12" w:space="0" w:color="auto"/>
            </w:tcBorders>
            <w:tcPrChange w:id="178" w:author="Perrine, Martin L. (GSFC-5670)" w:date="2016-05-05T14:13:00Z">
              <w:tcPr>
                <w:tcW w:w="3060" w:type="dxa"/>
                <w:gridSpan w:val="2"/>
                <w:tcBorders>
                  <w:left w:val="single" w:sz="12" w:space="0" w:color="auto"/>
                  <w:bottom w:val="single" w:sz="12" w:space="0" w:color="auto"/>
                  <w:right w:val="single" w:sz="12" w:space="0" w:color="auto"/>
                </w:tcBorders>
              </w:tcPr>
            </w:tcPrChange>
          </w:tcPr>
          <w:p w14:paraId="5798C63A" w14:textId="2E09A8C5" w:rsidR="00A038FC" w:rsidRPr="008602F0" w:rsidDel="00C54E4B" w:rsidRDefault="00A038FC" w:rsidP="00646549">
            <w:pPr>
              <w:pStyle w:val="tbl-left"/>
              <w:jc w:val="center"/>
              <w:rPr>
                <w:del w:id="179" w:author="Perrine, Martin L. (GSFC-5670)" w:date="2016-05-05T14:13:00Z"/>
              </w:rPr>
            </w:pPr>
          </w:p>
        </w:tc>
        <w:tc>
          <w:tcPr>
            <w:tcW w:w="2837" w:type="dxa"/>
            <w:gridSpan w:val="2"/>
            <w:tcBorders>
              <w:left w:val="single" w:sz="12" w:space="0" w:color="auto"/>
              <w:bottom w:val="single" w:sz="12" w:space="0" w:color="auto"/>
              <w:right w:val="single" w:sz="12" w:space="0" w:color="auto"/>
            </w:tcBorders>
            <w:tcPrChange w:id="180" w:author="Perrine, Martin L. (GSFC-5670)" w:date="2016-05-05T14:13:00Z">
              <w:tcPr>
                <w:tcW w:w="2837" w:type="dxa"/>
                <w:gridSpan w:val="2"/>
                <w:tcBorders>
                  <w:left w:val="single" w:sz="12" w:space="0" w:color="auto"/>
                  <w:bottom w:val="single" w:sz="12" w:space="0" w:color="auto"/>
                  <w:right w:val="single" w:sz="12" w:space="0" w:color="auto"/>
                </w:tcBorders>
              </w:tcPr>
            </w:tcPrChange>
          </w:tcPr>
          <w:p w14:paraId="1AF97551" w14:textId="439C580C" w:rsidR="00A038FC" w:rsidRPr="008602F0" w:rsidDel="00C54E4B" w:rsidRDefault="00A038FC" w:rsidP="00646549">
            <w:pPr>
              <w:pStyle w:val="tbl-left"/>
              <w:jc w:val="center"/>
              <w:rPr>
                <w:del w:id="181" w:author="Perrine, Martin L. (GSFC-5670)" w:date="2016-05-05T14:13:00Z"/>
              </w:rPr>
            </w:pPr>
          </w:p>
        </w:tc>
      </w:tr>
    </w:tbl>
    <w:p w14:paraId="479BA610" w14:textId="77777777" w:rsidR="00A038FC" w:rsidRPr="008602F0" w:rsidRDefault="00A038FC" w:rsidP="00A038FC">
      <w:pPr>
        <w:pStyle w:val="Paragraph"/>
        <w:sectPr w:rsidR="00A038FC" w:rsidRPr="008602F0" w:rsidSect="00B04AC6">
          <w:footerReference w:type="first" r:id="rId12"/>
          <w:pgSz w:w="12240" w:h="15840" w:code="1"/>
          <w:pgMar w:top="1440" w:right="1440" w:bottom="720" w:left="1440" w:header="720" w:footer="720" w:gutter="0"/>
          <w:pgNumType w:fmt="lowerRoman" w:start="5"/>
          <w:cols w:space="720"/>
          <w:titlePg/>
        </w:sectPr>
      </w:pPr>
      <w:bookmarkStart w:id="182" w:name="_GoBack"/>
      <w:bookmarkEnd w:id="182"/>
    </w:p>
    <w:p w14:paraId="393E967E" w14:textId="77777777" w:rsidR="00A038FC" w:rsidRPr="008602F0" w:rsidRDefault="00A038FC" w:rsidP="00A038FC">
      <w:pPr>
        <w:pStyle w:val="CenterHeading"/>
        <w:spacing w:after="280"/>
      </w:pPr>
      <w:r w:rsidRPr="008602F0">
        <w:lastRenderedPageBreak/>
        <w:t>Contents</w:t>
      </w:r>
    </w:p>
    <w:p w14:paraId="31204215" w14:textId="60F11642" w:rsidR="00B74F98" w:rsidRPr="002E25B7" w:rsidDel="003533E3" w:rsidRDefault="00A038FC">
      <w:pPr>
        <w:pStyle w:val="TOC1"/>
        <w:rPr>
          <w:del w:id="183" w:author="Perrine, Martin L. (GSFC-5670)" w:date="2016-04-08T15:47:00Z"/>
          <w:rFonts w:ascii="Cambria" w:eastAsia="MS Mincho" w:hAnsi="Cambria"/>
          <w:b w:val="0"/>
          <w:noProof/>
          <w:lang w:eastAsia="ja-JP"/>
        </w:rPr>
      </w:pPr>
      <w:del w:id="184" w:author="Perrine, Martin L. (GSFC-5670)" w:date="2016-04-08T15:54:00Z">
        <w:r w:rsidRPr="008602F0" w:rsidDel="003533E3">
          <w:fldChar w:fldCharType="begin"/>
        </w:r>
        <w:r w:rsidRPr="008602F0" w:rsidDel="003533E3">
          <w:delInstrText xml:space="preserve"> TOC \o "1-3" \t "Heading 8,1,Center Heading (TOC-marked),1" </w:delInstrText>
        </w:r>
        <w:r w:rsidRPr="008602F0" w:rsidDel="003533E3">
          <w:fldChar w:fldCharType="separate"/>
        </w:r>
      </w:del>
      <w:del w:id="185" w:author="Perrine, Martin L. (GSFC-5670)" w:date="2016-04-08T15:47:00Z">
        <w:r w:rsidR="00B74F98" w:rsidDel="003533E3">
          <w:rPr>
            <w:noProof/>
          </w:rPr>
          <w:delText>Preface</w:delText>
        </w:r>
        <w:r w:rsidR="00B74F98" w:rsidDel="003533E3">
          <w:rPr>
            <w:noProof/>
          </w:rPr>
          <w:tab/>
          <w:delText>iii</w:delText>
        </w:r>
      </w:del>
    </w:p>
    <w:p w14:paraId="3D93DF18" w14:textId="77777777" w:rsidR="00B74F98" w:rsidRPr="002E25B7" w:rsidDel="003533E3" w:rsidRDefault="00B74F98">
      <w:pPr>
        <w:pStyle w:val="TOC1"/>
        <w:rPr>
          <w:del w:id="186" w:author="Perrine, Martin L. (GSFC-5670)" w:date="2016-04-08T15:47:00Z"/>
          <w:rFonts w:ascii="Cambria" w:eastAsia="MS Mincho" w:hAnsi="Cambria"/>
          <w:b w:val="0"/>
          <w:noProof/>
          <w:lang w:eastAsia="ja-JP"/>
        </w:rPr>
      </w:pPr>
      <w:del w:id="187" w:author="Perrine, Martin L. (GSFC-5670)" w:date="2016-04-08T15:47:00Z">
        <w:r w:rsidDel="003533E3">
          <w:rPr>
            <w:noProof/>
          </w:rPr>
          <w:delText>Section 1. Introduction</w:delText>
        </w:r>
        <w:r w:rsidDel="003533E3">
          <w:rPr>
            <w:noProof/>
          </w:rPr>
          <w:tab/>
          <w:delText>1</w:delText>
        </w:r>
      </w:del>
    </w:p>
    <w:p w14:paraId="6CE26FC9" w14:textId="77777777" w:rsidR="00B74F98" w:rsidRPr="002E25B7" w:rsidDel="003533E3" w:rsidRDefault="00B74F98">
      <w:pPr>
        <w:pStyle w:val="TOC2"/>
        <w:tabs>
          <w:tab w:val="left" w:pos="1150"/>
        </w:tabs>
        <w:rPr>
          <w:del w:id="188" w:author="Perrine, Martin L. (GSFC-5670)" w:date="2016-04-08T15:47:00Z"/>
          <w:rFonts w:ascii="Cambria" w:eastAsia="MS Mincho" w:hAnsi="Cambria"/>
          <w:noProof/>
          <w:szCs w:val="24"/>
          <w:lang w:eastAsia="ja-JP"/>
        </w:rPr>
      </w:pPr>
      <w:del w:id="189" w:author="Perrine, Martin L. (GSFC-5670)" w:date="2016-04-08T15:47:00Z">
        <w:r w:rsidRPr="009C612A" w:rsidDel="003533E3">
          <w:rPr>
            <w:rFonts w:eastAsia="ヒラギノ角ゴ Pro W3"/>
            <w:noProof/>
          </w:rPr>
          <w:delText>1.1</w:delText>
        </w:r>
        <w:r w:rsidRPr="002E25B7" w:rsidDel="003533E3">
          <w:rPr>
            <w:rFonts w:ascii="Cambria" w:eastAsia="MS Mincho" w:hAnsi="Cambria"/>
            <w:noProof/>
            <w:szCs w:val="24"/>
            <w:lang w:eastAsia="ja-JP"/>
          </w:rPr>
          <w:tab/>
        </w:r>
        <w:r w:rsidRPr="009C612A" w:rsidDel="003533E3">
          <w:rPr>
            <w:rFonts w:eastAsia="ヒラギノ角ゴ Pro W3"/>
            <w:noProof/>
          </w:rPr>
          <w:delText>Purpose</w:delText>
        </w:r>
        <w:r w:rsidDel="003533E3">
          <w:rPr>
            <w:noProof/>
          </w:rPr>
          <w:tab/>
          <w:delText>1</w:delText>
        </w:r>
      </w:del>
    </w:p>
    <w:p w14:paraId="45E76A94" w14:textId="77777777" w:rsidR="00B74F98" w:rsidRPr="002E25B7" w:rsidDel="003533E3" w:rsidRDefault="00B74F98">
      <w:pPr>
        <w:pStyle w:val="TOC2"/>
        <w:tabs>
          <w:tab w:val="left" w:pos="1150"/>
        </w:tabs>
        <w:rPr>
          <w:del w:id="190" w:author="Perrine, Martin L. (GSFC-5670)" w:date="2016-04-08T15:47:00Z"/>
          <w:rFonts w:ascii="Cambria" w:eastAsia="MS Mincho" w:hAnsi="Cambria"/>
          <w:noProof/>
          <w:szCs w:val="24"/>
          <w:lang w:eastAsia="ja-JP"/>
        </w:rPr>
      </w:pPr>
      <w:del w:id="191" w:author="Perrine, Martin L. (GSFC-5670)" w:date="2016-04-08T15:47:00Z">
        <w:r w:rsidRPr="009C612A" w:rsidDel="003533E3">
          <w:rPr>
            <w:rFonts w:eastAsia="ヒラギノ角ゴ Pro W3"/>
            <w:noProof/>
          </w:rPr>
          <w:delText>1.2</w:delText>
        </w:r>
        <w:r w:rsidRPr="002E25B7" w:rsidDel="003533E3">
          <w:rPr>
            <w:rFonts w:ascii="Cambria" w:eastAsia="MS Mincho" w:hAnsi="Cambria"/>
            <w:noProof/>
            <w:szCs w:val="24"/>
            <w:lang w:eastAsia="ja-JP"/>
          </w:rPr>
          <w:tab/>
        </w:r>
        <w:r w:rsidRPr="009C612A" w:rsidDel="003533E3">
          <w:rPr>
            <w:rFonts w:eastAsia="ヒラギノ角ゴ Pro W3"/>
            <w:noProof/>
          </w:rPr>
          <w:delText>Scope</w:delText>
        </w:r>
        <w:r w:rsidDel="003533E3">
          <w:rPr>
            <w:noProof/>
          </w:rPr>
          <w:tab/>
          <w:delText>1</w:delText>
        </w:r>
      </w:del>
    </w:p>
    <w:p w14:paraId="59F093A5" w14:textId="77777777" w:rsidR="00B74F98" w:rsidRPr="002E25B7" w:rsidDel="003533E3" w:rsidRDefault="00B74F98">
      <w:pPr>
        <w:pStyle w:val="TOC2"/>
        <w:tabs>
          <w:tab w:val="left" w:pos="1150"/>
        </w:tabs>
        <w:rPr>
          <w:del w:id="192" w:author="Perrine, Martin L. (GSFC-5670)" w:date="2016-04-08T15:47:00Z"/>
          <w:rFonts w:ascii="Cambria" w:eastAsia="MS Mincho" w:hAnsi="Cambria"/>
          <w:noProof/>
          <w:szCs w:val="24"/>
          <w:lang w:eastAsia="ja-JP"/>
        </w:rPr>
      </w:pPr>
      <w:del w:id="193" w:author="Perrine, Martin L. (GSFC-5670)" w:date="2016-04-08T15:47:00Z">
        <w:r w:rsidRPr="009C612A" w:rsidDel="003533E3">
          <w:rPr>
            <w:rFonts w:eastAsia="ヒラギノ角ゴ Pro W3"/>
            <w:noProof/>
          </w:rPr>
          <w:delText>1.3</w:delText>
        </w:r>
        <w:r w:rsidRPr="002E25B7" w:rsidDel="003533E3">
          <w:rPr>
            <w:rFonts w:ascii="Cambria" w:eastAsia="MS Mincho" w:hAnsi="Cambria"/>
            <w:noProof/>
            <w:szCs w:val="24"/>
            <w:lang w:eastAsia="ja-JP"/>
          </w:rPr>
          <w:tab/>
        </w:r>
        <w:r w:rsidRPr="009C612A" w:rsidDel="003533E3">
          <w:rPr>
            <w:rFonts w:eastAsia="ヒラギノ角ゴ Pro W3"/>
            <w:noProof/>
          </w:rPr>
          <w:delText>Change Authority</w:delText>
        </w:r>
        <w:r w:rsidDel="003533E3">
          <w:rPr>
            <w:noProof/>
          </w:rPr>
          <w:tab/>
          <w:delText>1</w:delText>
        </w:r>
      </w:del>
    </w:p>
    <w:p w14:paraId="7D5CFFA6" w14:textId="77777777" w:rsidR="00B74F98" w:rsidRPr="002E25B7" w:rsidDel="003533E3" w:rsidRDefault="00B74F98">
      <w:pPr>
        <w:pStyle w:val="TOC2"/>
        <w:tabs>
          <w:tab w:val="left" w:pos="1150"/>
        </w:tabs>
        <w:rPr>
          <w:del w:id="194" w:author="Perrine, Martin L. (GSFC-5670)" w:date="2016-04-08T15:47:00Z"/>
          <w:rFonts w:ascii="Cambria" w:eastAsia="MS Mincho" w:hAnsi="Cambria"/>
          <w:noProof/>
          <w:szCs w:val="24"/>
          <w:lang w:eastAsia="ja-JP"/>
        </w:rPr>
      </w:pPr>
      <w:del w:id="195" w:author="Perrine, Martin L. (GSFC-5670)" w:date="2016-04-08T15:47:00Z">
        <w:r w:rsidRPr="009C612A" w:rsidDel="003533E3">
          <w:rPr>
            <w:rFonts w:eastAsia="ヒラギノ角ゴ Pro W3"/>
            <w:noProof/>
          </w:rPr>
          <w:delText>1.4</w:delText>
        </w:r>
        <w:r w:rsidRPr="002E25B7" w:rsidDel="003533E3">
          <w:rPr>
            <w:rFonts w:ascii="Cambria" w:eastAsia="MS Mincho" w:hAnsi="Cambria"/>
            <w:noProof/>
            <w:szCs w:val="24"/>
            <w:lang w:eastAsia="ja-JP"/>
          </w:rPr>
          <w:tab/>
        </w:r>
        <w:r w:rsidRPr="009C612A" w:rsidDel="003533E3">
          <w:rPr>
            <w:rFonts w:eastAsia="ヒラギノ角ゴ Pro W3"/>
            <w:noProof/>
          </w:rPr>
          <w:delText>Reference Documents</w:delText>
        </w:r>
        <w:r w:rsidDel="003533E3">
          <w:rPr>
            <w:noProof/>
          </w:rPr>
          <w:tab/>
          <w:delText>1</w:delText>
        </w:r>
      </w:del>
    </w:p>
    <w:p w14:paraId="73C873EB" w14:textId="77777777" w:rsidR="00B74F98" w:rsidRPr="002E25B7" w:rsidDel="003533E3" w:rsidRDefault="00B74F98">
      <w:pPr>
        <w:pStyle w:val="TOC1"/>
        <w:rPr>
          <w:del w:id="196" w:author="Perrine, Martin L. (GSFC-5670)" w:date="2016-04-08T15:47:00Z"/>
          <w:rFonts w:ascii="Cambria" w:eastAsia="MS Mincho" w:hAnsi="Cambria"/>
          <w:b w:val="0"/>
          <w:noProof/>
          <w:lang w:eastAsia="ja-JP"/>
        </w:rPr>
      </w:pPr>
      <w:del w:id="197" w:author="Perrine, Martin L. (GSFC-5670)" w:date="2016-04-08T15:47:00Z">
        <w:r w:rsidDel="003533E3">
          <w:rPr>
            <w:noProof/>
          </w:rPr>
          <w:delText>Section 2. Overview</w:delText>
        </w:r>
        <w:r w:rsidDel="003533E3">
          <w:rPr>
            <w:noProof/>
          </w:rPr>
          <w:tab/>
          <w:delText>3</w:delText>
        </w:r>
      </w:del>
    </w:p>
    <w:p w14:paraId="6C13FEDF" w14:textId="77777777" w:rsidR="00B74F98" w:rsidRPr="002E25B7" w:rsidDel="003533E3" w:rsidRDefault="00B74F98">
      <w:pPr>
        <w:pStyle w:val="TOC2"/>
        <w:tabs>
          <w:tab w:val="left" w:pos="1150"/>
        </w:tabs>
        <w:rPr>
          <w:del w:id="198" w:author="Perrine, Martin L. (GSFC-5670)" w:date="2016-04-08T15:47:00Z"/>
          <w:rFonts w:ascii="Cambria" w:eastAsia="MS Mincho" w:hAnsi="Cambria"/>
          <w:noProof/>
          <w:szCs w:val="24"/>
          <w:lang w:eastAsia="ja-JP"/>
        </w:rPr>
      </w:pPr>
      <w:del w:id="199" w:author="Perrine, Martin L. (GSFC-5670)" w:date="2016-04-08T15:47:00Z">
        <w:r w:rsidRPr="009C612A" w:rsidDel="003533E3">
          <w:rPr>
            <w:rFonts w:eastAsia="ヒラギノ角ゴ Pro W3"/>
            <w:noProof/>
          </w:rPr>
          <w:delText>2.1</w:delText>
        </w:r>
        <w:r w:rsidRPr="002E25B7" w:rsidDel="003533E3">
          <w:rPr>
            <w:rFonts w:ascii="Cambria" w:eastAsia="MS Mincho" w:hAnsi="Cambria"/>
            <w:noProof/>
            <w:szCs w:val="24"/>
            <w:lang w:eastAsia="ja-JP"/>
          </w:rPr>
          <w:tab/>
        </w:r>
        <w:r w:rsidRPr="009C612A" w:rsidDel="003533E3">
          <w:rPr>
            <w:rFonts w:eastAsia="ヒラギノ角ゴ Pro W3"/>
            <w:noProof/>
          </w:rPr>
          <w:delText>Background</w:delText>
        </w:r>
        <w:r w:rsidDel="003533E3">
          <w:rPr>
            <w:noProof/>
          </w:rPr>
          <w:tab/>
          <w:delText>3</w:delText>
        </w:r>
      </w:del>
    </w:p>
    <w:p w14:paraId="56259EA1" w14:textId="77777777" w:rsidR="00B74F98" w:rsidRPr="002E25B7" w:rsidDel="003533E3" w:rsidRDefault="00B74F98">
      <w:pPr>
        <w:pStyle w:val="TOC2"/>
        <w:tabs>
          <w:tab w:val="left" w:pos="1150"/>
        </w:tabs>
        <w:rPr>
          <w:del w:id="200" w:author="Perrine, Martin L. (GSFC-5670)" w:date="2016-04-08T15:47:00Z"/>
          <w:rFonts w:ascii="Cambria" w:eastAsia="MS Mincho" w:hAnsi="Cambria"/>
          <w:noProof/>
          <w:szCs w:val="24"/>
          <w:lang w:eastAsia="ja-JP"/>
        </w:rPr>
      </w:pPr>
      <w:del w:id="201" w:author="Perrine, Martin L. (GSFC-5670)" w:date="2016-04-08T15:47:00Z">
        <w:r w:rsidRPr="009C612A" w:rsidDel="003533E3">
          <w:rPr>
            <w:rFonts w:eastAsia="ヒラギノ角ゴ Pro W3"/>
            <w:noProof/>
          </w:rPr>
          <w:delText>2.2</w:delText>
        </w:r>
        <w:r w:rsidRPr="002E25B7" w:rsidDel="003533E3">
          <w:rPr>
            <w:rFonts w:ascii="Cambria" w:eastAsia="MS Mincho" w:hAnsi="Cambria"/>
            <w:noProof/>
            <w:szCs w:val="24"/>
            <w:lang w:eastAsia="ja-JP"/>
          </w:rPr>
          <w:tab/>
        </w:r>
        <w:r w:rsidRPr="009C612A" w:rsidDel="003533E3">
          <w:rPr>
            <w:rFonts w:eastAsia="ヒラギノ角ゴ Pro W3"/>
            <w:noProof/>
          </w:rPr>
          <w:delText>Context</w:delText>
        </w:r>
        <w:r w:rsidDel="003533E3">
          <w:rPr>
            <w:noProof/>
          </w:rPr>
          <w:tab/>
          <w:delText>3</w:delText>
        </w:r>
      </w:del>
    </w:p>
    <w:p w14:paraId="7C437CCC" w14:textId="77777777" w:rsidR="00B74F98" w:rsidRPr="002E25B7" w:rsidDel="003533E3" w:rsidRDefault="00B74F98">
      <w:pPr>
        <w:pStyle w:val="TOC2"/>
        <w:tabs>
          <w:tab w:val="left" w:pos="1150"/>
        </w:tabs>
        <w:rPr>
          <w:del w:id="202" w:author="Perrine, Martin L. (GSFC-5670)" w:date="2016-04-08T15:47:00Z"/>
          <w:rFonts w:ascii="Cambria" w:eastAsia="MS Mincho" w:hAnsi="Cambria"/>
          <w:noProof/>
          <w:szCs w:val="24"/>
          <w:lang w:eastAsia="ja-JP"/>
        </w:rPr>
      </w:pPr>
      <w:del w:id="203" w:author="Perrine, Martin L. (GSFC-5670)" w:date="2016-04-08T15:47:00Z">
        <w:r w:rsidRPr="009C612A" w:rsidDel="003533E3">
          <w:rPr>
            <w:rFonts w:eastAsia="ヒラギノ角ゴ Pro W3"/>
            <w:noProof/>
          </w:rPr>
          <w:delText>2.3</w:delText>
        </w:r>
        <w:r w:rsidRPr="002E25B7" w:rsidDel="003533E3">
          <w:rPr>
            <w:rFonts w:ascii="Cambria" w:eastAsia="MS Mincho" w:hAnsi="Cambria"/>
            <w:noProof/>
            <w:szCs w:val="24"/>
            <w:lang w:eastAsia="ja-JP"/>
          </w:rPr>
          <w:tab/>
        </w:r>
        <w:r w:rsidRPr="009C612A" w:rsidDel="003533E3">
          <w:rPr>
            <w:rFonts w:eastAsia="ヒラギノ角ゴ Pro W3"/>
            <w:noProof/>
          </w:rPr>
          <w:delText>Components</w:delText>
        </w:r>
        <w:r w:rsidDel="003533E3">
          <w:rPr>
            <w:noProof/>
          </w:rPr>
          <w:tab/>
          <w:delText>4</w:delText>
        </w:r>
      </w:del>
    </w:p>
    <w:p w14:paraId="4417970B" w14:textId="53A2D8CC" w:rsidR="00B74F98" w:rsidRPr="002E25B7" w:rsidDel="003533E3" w:rsidRDefault="00B74F98">
      <w:pPr>
        <w:pStyle w:val="TOC3"/>
        <w:tabs>
          <w:tab w:val="left" w:pos="2214"/>
        </w:tabs>
        <w:rPr>
          <w:del w:id="204" w:author="Perrine, Martin L. (GSFC-5670)" w:date="2016-04-08T15:47:00Z"/>
          <w:rFonts w:ascii="Cambria" w:eastAsia="MS Mincho" w:hAnsi="Cambria"/>
          <w:noProof/>
          <w:szCs w:val="24"/>
          <w:lang w:eastAsia="ja-JP"/>
        </w:rPr>
      </w:pPr>
      <w:del w:id="205" w:author="Perrine, Martin L. (GSFC-5670)" w:date="2016-04-08T15:47:00Z">
        <w:r w:rsidRPr="009C612A" w:rsidDel="003533E3">
          <w:rPr>
            <w:rFonts w:eastAsia="ヒラギノ角ゴ Pro W3"/>
            <w:noProof/>
          </w:rPr>
          <w:delText>2.3.1</w:delText>
        </w:r>
        <w:r w:rsidRPr="002E25B7" w:rsidDel="003533E3">
          <w:rPr>
            <w:rFonts w:ascii="Cambria" w:eastAsia="MS Mincho" w:hAnsi="Cambria"/>
            <w:noProof/>
            <w:szCs w:val="24"/>
            <w:lang w:eastAsia="ja-JP"/>
          </w:rPr>
          <w:tab/>
        </w:r>
      </w:del>
      <w:del w:id="206" w:author="Perrine, Martin L. (GSFC-5670)" w:date="2016-01-19T10:57:00Z">
        <w:r w:rsidRPr="009C612A" w:rsidDel="00171842">
          <w:rPr>
            <w:rFonts w:eastAsia="ヒラギノ角ゴ Pro W3"/>
            <w:noProof/>
          </w:rPr>
          <w:delText>NENG</w:delText>
        </w:r>
      </w:del>
      <w:del w:id="207" w:author="Perrine, Martin L. (GSFC-5670)" w:date="2016-04-08T15:47:00Z">
        <w:r w:rsidRPr="009C612A" w:rsidDel="003533E3">
          <w:rPr>
            <w:rFonts w:eastAsia="ヒラギノ角ゴ Pro W3"/>
            <w:noProof/>
          </w:rPr>
          <w:delText xml:space="preserve"> Full</w:delText>
        </w:r>
        <w:r w:rsidDel="003533E3">
          <w:rPr>
            <w:noProof/>
          </w:rPr>
          <w:tab/>
          <w:delText>4</w:delText>
        </w:r>
      </w:del>
    </w:p>
    <w:p w14:paraId="580A616D" w14:textId="2963F316" w:rsidR="00B74F98" w:rsidRPr="002E25B7" w:rsidDel="003533E3" w:rsidRDefault="00B74F98">
      <w:pPr>
        <w:pStyle w:val="TOC3"/>
        <w:tabs>
          <w:tab w:val="left" w:pos="2214"/>
        </w:tabs>
        <w:rPr>
          <w:del w:id="208" w:author="Perrine, Martin L. (GSFC-5670)" w:date="2016-04-08T15:47:00Z"/>
          <w:rFonts w:ascii="Cambria" w:eastAsia="MS Mincho" w:hAnsi="Cambria"/>
          <w:noProof/>
          <w:szCs w:val="24"/>
          <w:lang w:eastAsia="ja-JP"/>
        </w:rPr>
      </w:pPr>
      <w:del w:id="209" w:author="Perrine, Martin L. (GSFC-5670)" w:date="2016-04-08T15:47:00Z">
        <w:r w:rsidRPr="009C612A" w:rsidDel="003533E3">
          <w:rPr>
            <w:rFonts w:eastAsia="ヒラギノ角ゴ Pro W3"/>
            <w:iCs/>
            <w:noProof/>
          </w:rPr>
          <w:delText>2.3.2</w:delText>
        </w:r>
        <w:r w:rsidRPr="002E25B7" w:rsidDel="003533E3">
          <w:rPr>
            <w:rFonts w:ascii="Cambria" w:eastAsia="MS Mincho" w:hAnsi="Cambria"/>
            <w:noProof/>
            <w:szCs w:val="24"/>
            <w:lang w:eastAsia="ja-JP"/>
          </w:rPr>
          <w:tab/>
        </w:r>
      </w:del>
      <w:del w:id="210" w:author="Perrine, Martin L. (GSFC-5670)" w:date="2016-01-19T10:57:00Z">
        <w:r w:rsidRPr="009C612A" w:rsidDel="00171842">
          <w:rPr>
            <w:rFonts w:eastAsia="ヒラギノ角ゴ Pro W3"/>
            <w:iCs/>
            <w:noProof/>
          </w:rPr>
          <w:delText>NENG</w:delText>
        </w:r>
      </w:del>
      <w:del w:id="211" w:author="Perrine, Martin L. (GSFC-5670)" w:date="2016-04-08T15:47:00Z">
        <w:r w:rsidRPr="009C612A" w:rsidDel="003533E3">
          <w:rPr>
            <w:rFonts w:eastAsia="ヒラギノ角ゴ Pro W3"/>
            <w:iCs/>
            <w:noProof/>
          </w:rPr>
          <w:delText xml:space="preserve"> minimal</w:delText>
        </w:r>
        <w:r w:rsidDel="003533E3">
          <w:rPr>
            <w:noProof/>
          </w:rPr>
          <w:tab/>
          <w:delText>4</w:delText>
        </w:r>
      </w:del>
    </w:p>
    <w:p w14:paraId="21488A09" w14:textId="77777777" w:rsidR="00B74F98" w:rsidRPr="002E25B7" w:rsidDel="003533E3" w:rsidRDefault="00B74F98">
      <w:pPr>
        <w:pStyle w:val="TOC1"/>
        <w:rPr>
          <w:del w:id="212" w:author="Perrine, Martin L. (GSFC-5670)" w:date="2016-04-08T15:47:00Z"/>
          <w:rFonts w:ascii="Cambria" w:eastAsia="MS Mincho" w:hAnsi="Cambria"/>
          <w:b w:val="0"/>
          <w:noProof/>
          <w:lang w:eastAsia="ja-JP"/>
        </w:rPr>
      </w:pPr>
      <w:del w:id="213" w:author="Perrine, Martin L. (GSFC-5670)" w:date="2016-04-08T15:47:00Z">
        <w:r w:rsidDel="003533E3">
          <w:rPr>
            <w:noProof/>
          </w:rPr>
          <w:delText>Section 3. Concept of Operations</w:delText>
        </w:r>
        <w:r w:rsidDel="003533E3">
          <w:rPr>
            <w:noProof/>
          </w:rPr>
          <w:tab/>
          <w:delText>1</w:delText>
        </w:r>
      </w:del>
    </w:p>
    <w:p w14:paraId="76E44346" w14:textId="77777777" w:rsidR="00B74F98" w:rsidRPr="002E25B7" w:rsidDel="003533E3" w:rsidRDefault="00B74F98">
      <w:pPr>
        <w:pStyle w:val="TOC2"/>
        <w:tabs>
          <w:tab w:val="left" w:pos="1150"/>
        </w:tabs>
        <w:rPr>
          <w:del w:id="214" w:author="Perrine, Martin L. (GSFC-5670)" w:date="2016-04-08T15:47:00Z"/>
          <w:rFonts w:ascii="Cambria" w:eastAsia="MS Mincho" w:hAnsi="Cambria"/>
          <w:noProof/>
          <w:szCs w:val="24"/>
          <w:lang w:eastAsia="ja-JP"/>
        </w:rPr>
      </w:pPr>
      <w:del w:id="215" w:author="Perrine, Martin L. (GSFC-5670)" w:date="2016-04-08T15:47:00Z">
        <w:r w:rsidRPr="009C612A" w:rsidDel="003533E3">
          <w:rPr>
            <w:rFonts w:eastAsia="ヒラギノ角ゴ Pro W3"/>
            <w:noProof/>
          </w:rPr>
          <w:delText>3.1</w:delText>
        </w:r>
        <w:r w:rsidRPr="002E25B7" w:rsidDel="003533E3">
          <w:rPr>
            <w:rFonts w:ascii="Cambria" w:eastAsia="MS Mincho" w:hAnsi="Cambria"/>
            <w:noProof/>
            <w:szCs w:val="24"/>
            <w:lang w:eastAsia="ja-JP"/>
          </w:rPr>
          <w:tab/>
        </w:r>
        <w:r w:rsidRPr="009C612A" w:rsidDel="003533E3">
          <w:rPr>
            <w:rFonts w:eastAsia="ヒラギノ角ゴ Pro W3"/>
            <w:noProof/>
          </w:rPr>
          <w:delText>Scenarios</w:delText>
        </w:r>
        <w:r w:rsidDel="003533E3">
          <w:rPr>
            <w:noProof/>
          </w:rPr>
          <w:tab/>
          <w:delText>1</w:delText>
        </w:r>
      </w:del>
    </w:p>
    <w:p w14:paraId="2DF5C3A0" w14:textId="77777777" w:rsidR="00B74F98" w:rsidRPr="002E25B7" w:rsidDel="003533E3" w:rsidRDefault="00B74F98">
      <w:pPr>
        <w:pStyle w:val="TOC3"/>
        <w:tabs>
          <w:tab w:val="left" w:pos="2214"/>
        </w:tabs>
        <w:rPr>
          <w:del w:id="216" w:author="Perrine, Martin L. (GSFC-5670)" w:date="2016-04-08T15:47:00Z"/>
          <w:rFonts w:ascii="Cambria" w:eastAsia="MS Mincho" w:hAnsi="Cambria"/>
          <w:noProof/>
          <w:szCs w:val="24"/>
          <w:lang w:eastAsia="ja-JP"/>
        </w:rPr>
      </w:pPr>
      <w:del w:id="217" w:author="Perrine, Martin L. (GSFC-5670)" w:date="2016-04-08T15:47:00Z">
        <w:r w:rsidRPr="009C612A" w:rsidDel="003533E3">
          <w:rPr>
            <w:rFonts w:eastAsia="ヒラギノ角ゴ Pro W3"/>
            <w:noProof/>
          </w:rPr>
          <w:delText>3.1.1</w:delText>
        </w:r>
        <w:r w:rsidRPr="002E25B7" w:rsidDel="003533E3">
          <w:rPr>
            <w:rFonts w:ascii="Cambria" w:eastAsia="MS Mincho" w:hAnsi="Cambria"/>
            <w:noProof/>
            <w:szCs w:val="24"/>
            <w:lang w:eastAsia="ja-JP"/>
          </w:rPr>
          <w:tab/>
        </w:r>
        <w:r w:rsidRPr="009C612A" w:rsidDel="003533E3">
          <w:rPr>
            <w:rFonts w:eastAsia="ヒラギノ角ゴ Pro W3"/>
            <w:noProof/>
          </w:rPr>
          <w:delText>Schedule Driven</w:delText>
        </w:r>
        <w:r w:rsidDel="003533E3">
          <w:rPr>
            <w:noProof/>
          </w:rPr>
          <w:tab/>
          <w:delText>1</w:delText>
        </w:r>
      </w:del>
    </w:p>
    <w:p w14:paraId="485E99E1" w14:textId="77777777" w:rsidR="00B74F98" w:rsidRPr="002E25B7" w:rsidDel="003533E3" w:rsidRDefault="00B74F98">
      <w:pPr>
        <w:pStyle w:val="TOC3"/>
        <w:tabs>
          <w:tab w:val="left" w:pos="2214"/>
        </w:tabs>
        <w:rPr>
          <w:del w:id="218" w:author="Perrine, Martin L. (GSFC-5670)" w:date="2016-04-08T15:47:00Z"/>
          <w:rFonts w:ascii="Cambria" w:eastAsia="MS Mincho" w:hAnsi="Cambria"/>
          <w:noProof/>
          <w:szCs w:val="24"/>
          <w:lang w:eastAsia="ja-JP"/>
        </w:rPr>
      </w:pPr>
      <w:del w:id="219" w:author="Perrine, Martin L. (GSFC-5670)" w:date="2016-04-08T15:47:00Z">
        <w:r w:rsidRPr="009C612A" w:rsidDel="003533E3">
          <w:rPr>
            <w:rFonts w:eastAsia="ヒラギノ角ゴ Pro W3"/>
            <w:noProof/>
          </w:rPr>
          <w:delText>3.1.2</w:delText>
        </w:r>
        <w:r w:rsidRPr="002E25B7" w:rsidDel="003533E3">
          <w:rPr>
            <w:rFonts w:ascii="Cambria" w:eastAsia="MS Mincho" w:hAnsi="Cambria"/>
            <w:noProof/>
            <w:szCs w:val="24"/>
            <w:lang w:eastAsia="ja-JP"/>
          </w:rPr>
          <w:tab/>
        </w:r>
        <w:r w:rsidRPr="009C612A" w:rsidDel="003533E3">
          <w:rPr>
            <w:rFonts w:eastAsia="ヒラギノ角ゴ Pro W3"/>
            <w:noProof/>
          </w:rPr>
          <w:delText>Monitor and Control</w:delText>
        </w:r>
        <w:r w:rsidDel="003533E3">
          <w:rPr>
            <w:noProof/>
          </w:rPr>
          <w:tab/>
          <w:delText>1</w:delText>
        </w:r>
      </w:del>
    </w:p>
    <w:p w14:paraId="704234E3" w14:textId="77777777" w:rsidR="00B74F98" w:rsidRPr="002E25B7" w:rsidDel="003533E3" w:rsidRDefault="00B74F98">
      <w:pPr>
        <w:pStyle w:val="TOC3"/>
        <w:tabs>
          <w:tab w:val="left" w:pos="2214"/>
        </w:tabs>
        <w:rPr>
          <w:del w:id="220" w:author="Perrine, Martin L. (GSFC-5670)" w:date="2016-04-08T15:47:00Z"/>
          <w:rFonts w:ascii="Cambria" w:eastAsia="MS Mincho" w:hAnsi="Cambria"/>
          <w:noProof/>
          <w:szCs w:val="24"/>
          <w:lang w:eastAsia="ja-JP"/>
        </w:rPr>
      </w:pPr>
      <w:del w:id="221" w:author="Perrine, Martin L. (GSFC-5670)" w:date="2016-04-08T15:47:00Z">
        <w:r w:rsidRPr="009C612A" w:rsidDel="003533E3">
          <w:rPr>
            <w:rFonts w:eastAsia="ヒラギノ角ゴ Pro W3"/>
            <w:noProof/>
          </w:rPr>
          <w:delText>3.1.3</w:delText>
        </w:r>
        <w:r w:rsidRPr="002E25B7" w:rsidDel="003533E3">
          <w:rPr>
            <w:rFonts w:ascii="Cambria" w:eastAsia="MS Mincho" w:hAnsi="Cambria"/>
            <w:noProof/>
            <w:szCs w:val="24"/>
            <w:lang w:eastAsia="ja-JP"/>
          </w:rPr>
          <w:tab/>
        </w:r>
        <w:r w:rsidRPr="009C612A" w:rsidDel="003533E3">
          <w:rPr>
            <w:rFonts w:eastAsia="ヒラギノ角ゴ Pro W3"/>
            <w:noProof/>
          </w:rPr>
          <w:delText>Mission Interface</w:delText>
        </w:r>
        <w:r w:rsidDel="003533E3">
          <w:rPr>
            <w:noProof/>
          </w:rPr>
          <w:tab/>
          <w:delText>1</w:delText>
        </w:r>
      </w:del>
    </w:p>
    <w:p w14:paraId="36F3D4BD" w14:textId="77777777" w:rsidR="00B74F98" w:rsidRPr="002E25B7" w:rsidDel="003533E3" w:rsidRDefault="00B74F98">
      <w:pPr>
        <w:pStyle w:val="TOC3"/>
        <w:tabs>
          <w:tab w:val="left" w:pos="2214"/>
        </w:tabs>
        <w:rPr>
          <w:del w:id="222" w:author="Perrine, Martin L. (GSFC-5670)" w:date="2016-04-08T15:47:00Z"/>
          <w:rFonts w:ascii="Cambria" w:eastAsia="MS Mincho" w:hAnsi="Cambria"/>
          <w:noProof/>
          <w:szCs w:val="24"/>
          <w:lang w:eastAsia="ja-JP"/>
        </w:rPr>
      </w:pPr>
      <w:del w:id="223" w:author="Perrine, Martin L. (GSFC-5670)" w:date="2016-04-08T15:47:00Z">
        <w:r w:rsidRPr="009C612A" w:rsidDel="003533E3">
          <w:rPr>
            <w:rFonts w:eastAsia="ヒラギノ角ゴ Pro W3"/>
            <w:noProof/>
          </w:rPr>
          <w:delText>3.1.4</w:delText>
        </w:r>
        <w:r w:rsidRPr="002E25B7" w:rsidDel="003533E3">
          <w:rPr>
            <w:rFonts w:ascii="Cambria" w:eastAsia="MS Mincho" w:hAnsi="Cambria"/>
            <w:noProof/>
            <w:szCs w:val="24"/>
            <w:lang w:eastAsia="ja-JP"/>
          </w:rPr>
          <w:tab/>
        </w:r>
        <w:r w:rsidRPr="009C612A" w:rsidDel="003533E3">
          <w:rPr>
            <w:rFonts w:eastAsia="ヒラギノ角ゴ Pro W3"/>
            <w:noProof/>
          </w:rPr>
          <w:delText>Temporary Storage</w:delText>
        </w:r>
        <w:r w:rsidDel="003533E3">
          <w:rPr>
            <w:noProof/>
          </w:rPr>
          <w:tab/>
          <w:delText>1</w:delText>
        </w:r>
      </w:del>
    </w:p>
    <w:p w14:paraId="43351C45" w14:textId="77777777" w:rsidR="00B74F98" w:rsidRPr="002E25B7" w:rsidDel="003533E3" w:rsidRDefault="00B74F98">
      <w:pPr>
        <w:pStyle w:val="TOC3"/>
        <w:tabs>
          <w:tab w:val="left" w:pos="2214"/>
        </w:tabs>
        <w:rPr>
          <w:del w:id="224" w:author="Perrine, Martin L. (GSFC-5670)" w:date="2016-04-08T15:47:00Z"/>
          <w:rFonts w:ascii="Cambria" w:eastAsia="MS Mincho" w:hAnsi="Cambria"/>
          <w:noProof/>
          <w:szCs w:val="24"/>
          <w:lang w:eastAsia="ja-JP"/>
        </w:rPr>
      </w:pPr>
      <w:del w:id="225" w:author="Perrine, Martin L. (GSFC-5670)" w:date="2016-04-08T15:47:00Z">
        <w:r w:rsidRPr="009C612A" w:rsidDel="003533E3">
          <w:rPr>
            <w:rFonts w:eastAsia="ヒラギノ角ゴ Pro W3"/>
            <w:noProof/>
          </w:rPr>
          <w:delText>3.1.5</w:delText>
        </w:r>
        <w:r w:rsidRPr="002E25B7" w:rsidDel="003533E3">
          <w:rPr>
            <w:rFonts w:ascii="Cambria" w:eastAsia="MS Mincho" w:hAnsi="Cambria"/>
            <w:noProof/>
            <w:szCs w:val="24"/>
            <w:lang w:eastAsia="ja-JP"/>
          </w:rPr>
          <w:tab/>
        </w:r>
        <w:r w:rsidRPr="009C612A" w:rsidDel="003533E3">
          <w:rPr>
            <w:rFonts w:eastAsia="ヒラギノ角ゴ Pro W3"/>
            <w:noProof/>
          </w:rPr>
          <w:delText>Failures</w:delText>
        </w:r>
        <w:r w:rsidDel="003533E3">
          <w:rPr>
            <w:noProof/>
          </w:rPr>
          <w:tab/>
          <w:delText>1</w:delText>
        </w:r>
      </w:del>
    </w:p>
    <w:p w14:paraId="678A5316" w14:textId="77777777" w:rsidR="00B74F98" w:rsidRPr="002E25B7" w:rsidDel="003533E3" w:rsidRDefault="00B74F98">
      <w:pPr>
        <w:pStyle w:val="TOC2"/>
        <w:tabs>
          <w:tab w:val="left" w:pos="1150"/>
        </w:tabs>
        <w:rPr>
          <w:del w:id="226" w:author="Perrine, Martin L. (GSFC-5670)" w:date="2016-04-08T15:47:00Z"/>
          <w:rFonts w:ascii="Cambria" w:eastAsia="MS Mincho" w:hAnsi="Cambria"/>
          <w:noProof/>
          <w:szCs w:val="24"/>
          <w:lang w:eastAsia="ja-JP"/>
        </w:rPr>
      </w:pPr>
      <w:del w:id="227" w:author="Perrine, Martin L. (GSFC-5670)" w:date="2016-04-08T15:47:00Z">
        <w:r w:rsidRPr="009C612A" w:rsidDel="003533E3">
          <w:rPr>
            <w:rFonts w:eastAsia="ヒラギノ角ゴ Pro W3"/>
            <w:noProof/>
          </w:rPr>
          <w:delText>3.2</w:delText>
        </w:r>
        <w:r w:rsidRPr="002E25B7" w:rsidDel="003533E3">
          <w:rPr>
            <w:rFonts w:ascii="Cambria" w:eastAsia="MS Mincho" w:hAnsi="Cambria"/>
            <w:noProof/>
            <w:szCs w:val="24"/>
            <w:lang w:eastAsia="ja-JP"/>
          </w:rPr>
          <w:tab/>
        </w:r>
        <w:r w:rsidRPr="009C612A" w:rsidDel="003533E3">
          <w:rPr>
            <w:rFonts w:eastAsia="ヒラギノ角ゴ Pro W3"/>
            <w:noProof/>
          </w:rPr>
          <w:delText>Phases</w:delText>
        </w:r>
        <w:r w:rsidDel="003533E3">
          <w:rPr>
            <w:noProof/>
          </w:rPr>
          <w:tab/>
          <w:delText>1</w:delText>
        </w:r>
      </w:del>
    </w:p>
    <w:p w14:paraId="40A272E5" w14:textId="77777777" w:rsidR="00B74F98" w:rsidRPr="002E25B7" w:rsidDel="003533E3" w:rsidRDefault="00B74F98">
      <w:pPr>
        <w:pStyle w:val="TOC2"/>
        <w:tabs>
          <w:tab w:val="left" w:pos="1150"/>
        </w:tabs>
        <w:rPr>
          <w:del w:id="228" w:author="Perrine, Martin L. (GSFC-5670)" w:date="2016-04-08T15:47:00Z"/>
          <w:rFonts w:ascii="Cambria" w:eastAsia="MS Mincho" w:hAnsi="Cambria"/>
          <w:noProof/>
          <w:szCs w:val="24"/>
          <w:lang w:eastAsia="ja-JP"/>
        </w:rPr>
      </w:pPr>
      <w:del w:id="229" w:author="Perrine, Martin L. (GSFC-5670)" w:date="2016-04-08T15:47:00Z">
        <w:r w:rsidRPr="009C612A" w:rsidDel="003533E3">
          <w:rPr>
            <w:rFonts w:eastAsia="ヒラギノ角ゴ Pro W3"/>
            <w:noProof/>
          </w:rPr>
          <w:delText>3.3</w:delText>
        </w:r>
        <w:r w:rsidRPr="002E25B7" w:rsidDel="003533E3">
          <w:rPr>
            <w:rFonts w:ascii="Cambria" w:eastAsia="MS Mincho" w:hAnsi="Cambria"/>
            <w:noProof/>
            <w:szCs w:val="24"/>
            <w:lang w:eastAsia="ja-JP"/>
          </w:rPr>
          <w:tab/>
        </w:r>
        <w:r w:rsidRPr="009C612A" w:rsidDel="003533E3">
          <w:rPr>
            <w:rFonts w:eastAsia="ヒラギノ角ゴ Pro W3"/>
            <w:noProof/>
          </w:rPr>
          <w:delText>Facilities</w:delText>
        </w:r>
        <w:r w:rsidDel="003533E3">
          <w:rPr>
            <w:noProof/>
          </w:rPr>
          <w:tab/>
          <w:delText>2</w:delText>
        </w:r>
      </w:del>
    </w:p>
    <w:p w14:paraId="331E975B" w14:textId="77777777" w:rsidR="00B74F98" w:rsidRPr="002E25B7" w:rsidDel="003533E3" w:rsidRDefault="00B74F98">
      <w:pPr>
        <w:pStyle w:val="TOC2"/>
        <w:tabs>
          <w:tab w:val="left" w:pos="1150"/>
        </w:tabs>
        <w:rPr>
          <w:del w:id="230" w:author="Perrine, Martin L. (GSFC-5670)" w:date="2016-04-08T15:47:00Z"/>
          <w:rFonts w:ascii="Cambria" w:eastAsia="MS Mincho" w:hAnsi="Cambria"/>
          <w:noProof/>
          <w:szCs w:val="24"/>
          <w:lang w:eastAsia="ja-JP"/>
        </w:rPr>
      </w:pPr>
      <w:del w:id="231" w:author="Perrine, Martin L. (GSFC-5670)" w:date="2016-04-08T15:47:00Z">
        <w:r w:rsidDel="003533E3">
          <w:rPr>
            <w:noProof/>
          </w:rPr>
          <w:delText>3.4</w:delText>
        </w:r>
        <w:r w:rsidRPr="002E25B7" w:rsidDel="003533E3">
          <w:rPr>
            <w:rFonts w:ascii="Cambria" w:eastAsia="MS Mincho" w:hAnsi="Cambria"/>
            <w:noProof/>
            <w:szCs w:val="24"/>
            <w:lang w:eastAsia="ja-JP"/>
          </w:rPr>
          <w:tab/>
        </w:r>
        <w:r w:rsidDel="003533E3">
          <w:rPr>
            <w:noProof/>
          </w:rPr>
          <w:delText>Logistics</w:delText>
        </w:r>
        <w:r w:rsidDel="003533E3">
          <w:rPr>
            <w:noProof/>
          </w:rPr>
          <w:tab/>
          <w:delText>2</w:delText>
        </w:r>
      </w:del>
    </w:p>
    <w:p w14:paraId="37A14192" w14:textId="77777777" w:rsidR="00B74F98" w:rsidRPr="002E25B7" w:rsidDel="003533E3" w:rsidRDefault="00B74F98">
      <w:pPr>
        <w:pStyle w:val="TOC2"/>
        <w:tabs>
          <w:tab w:val="left" w:pos="1150"/>
        </w:tabs>
        <w:rPr>
          <w:del w:id="232" w:author="Perrine, Martin L. (GSFC-5670)" w:date="2016-04-08T15:47:00Z"/>
          <w:rFonts w:ascii="Cambria" w:eastAsia="MS Mincho" w:hAnsi="Cambria"/>
          <w:noProof/>
          <w:szCs w:val="24"/>
          <w:lang w:eastAsia="ja-JP"/>
        </w:rPr>
      </w:pPr>
      <w:del w:id="233" w:author="Perrine, Martin L. (GSFC-5670)" w:date="2016-04-08T15:47:00Z">
        <w:r w:rsidDel="003533E3">
          <w:rPr>
            <w:noProof/>
          </w:rPr>
          <w:delText>3.5</w:delText>
        </w:r>
        <w:r w:rsidRPr="002E25B7" w:rsidDel="003533E3">
          <w:rPr>
            <w:rFonts w:ascii="Cambria" w:eastAsia="MS Mincho" w:hAnsi="Cambria"/>
            <w:noProof/>
            <w:szCs w:val="24"/>
            <w:lang w:eastAsia="ja-JP"/>
          </w:rPr>
          <w:tab/>
        </w:r>
        <w:r w:rsidDel="003533E3">
          <w:rPr>
            <w:noProof/>
          </w:rPr>
          <w:delText>Critical Events</w:delText>
        </w:r>
        <w:r w:rsidDel="003533E3">
          <w:rPr>
            <w:noProof/>
          </w:rPr>
          <w:tab/>
          <w:delText>3</w:delText>
        </w:r>
      </w:del>
    </w:p>
    <w:p w14:paraId="405D4AC4" w14:textId="77777777" w:rsidR="00B74F98" w:rsidRPr="002E25B7" w:rsidDel="003533E3" w:rsidRDefault="00B74F98">
      <w:pPr>
        <w:pStyle w:val="TOC2"/>
        <w:tabs>
          <w:tab w:val="left" w:pos="1150"/>
        </w:tabs>
        <w:rPr>
          <w:del w:id="234" w:author="Perrine, Martin L. (GSFC-5670)" w:date="2016-04-08T15:47:00Z"/>
          <w:rFonts w:ascii="Cambria" w:eastAsia="MS Mincho" w:hAnsi="Cambria"/>
          <w:noProof/>
          <w:szCs w:val="24"/>
          <w:lang w:eastAsia="ja-JP"/>
        </w:rPr>
      </w:pPr>
      <w:del w:id="235" w:author="Perrine, Martin L. (GSFC-5670)" w:date="2016-04-08T15:47:00Z">
        <w:r w:rsidRPr="009C612A" w:rsidDel="003533E3">
          <w:rPr>
            <w:rFonts w:eastAsia="ヒラギノ角ゴ Pro W3"/>
            <w:noProof/>
          </w:rPr>
          <w:delText>3.6</w:delText>
        </w:r>
        <w:r w:rsidRPr="002E25B7" w:rsidDel="003533E3">
          <w:rPr>
            <w:rFonts w:ascii="Cambria" w:eastAsia="MS Mincho" w:hAnsi="Cambria"/>
            <w:noProof/>
            <w:szCs w:val="24"/>
            <w:lang w:eastAsia="ja-JP"/>
          </w:rPr>
          <w:tab/>
        </w:r>
        <w:r w:rsidDel="003533E3">
          <w:rPr>
            <w:noProof/>
          </w:rPr>
          <w:delText>End of Life Events</w:delText>
        </w:r>
        <w:r w:rsidDel="003533E3">
          <w:rPr>
            <w:noProof/>
          </w:rPr>
          <w:tab/>
          <w:delText>3</w:delText>
        </w:r>
      </w:del>
    </w:p>
    <w:p w14:paraId="560A1B0B" w14:textId="77777777" w:rsidR="00B74F98" w:rsidRPr="002E25B7" w:rsidDel="003533E3" w:rsidRDefault="00B74F98">
      <w:pPr>
        <w:pStyle w:val="TOC1"/>
        <w:rPr>
          <w:del w:id="236" w:author="Perrine, Martin L. (GSFC-5670)" w:date="2016-04-08T15:47:00Z"/>
          <w:rFonts w:ascii="Cambria" w:eastAsia="MS Mincho" w:hAnsi="Cambria"/>
          <w:b w:val="0"/>
          <w:noProof/>
          <w:lang w:eastAsia="ja-JP"/>
        </w:rPr>
      </w:pPr>
      <w:del w:id="237" w:author="Perrine, Martin L. (GSFC-5670)" w:date="2016-04-08T15:47:00Z">
        <w:r w:rsidDel="003533E3">
          <w:rPr>
            <w:noProof/>
          </w:rPr>
          <w:delText>Abbreviations and Acronyms</w:delText>
        </w:r>
        <w:r w:rsidDel="003533E3">
          <w:rPr>
            <w:noProof/>
          </w:rPr>
          <w:tab/>
          <w:delText>1</w:delText>
        </w:r>
      </w:del>
    </w:p>
    <w:p w14:paraId="069889C0" w14:textId="77777777" w:rsidR="000F1532" w:rsidRDefault="00A038FC">
      <w:pPr>
        <w:pStyle w:val="TOC1"/>
        <w:tabs>
          <w:tab w:val="right" w:pos="9350"/>
        </w:tabs>
        <w:rPr>
          <w:ins w:id="238" w:author="Perrine, Martin L. (GSFC-5670)" w:date="2016-05-10T10:53:00Z"/>
          <w:rFonts w:asciiTheme="minorHAnsi" w:eastAsiaTheme="minorEastAsia" w:hAnsiTheme="minorHAnsi" w:cstheme="minorBidi"/>
          <w:b w:val="0"/>
          <w:bCs w:val="0"/>
          <w:caps w:val="0"/>
          <w:noProof/>
          <w:sz w:val="22"/>
          <w:szCs w:val="22"/>
        </w:rPr>
      </w:pPr>
      <w:del w:id="239" w:author="Perrine, Martin L. (GSFC-5670)" w:date="2016-04-08T15:54:00Z">
        <w:r w:rsidRPr="008602F0" w:rsidDel="003533E3">
          <w:fldChar w:fldCharType="end"/>
        </w:r>
      </w:del>
      <w:ins w:id="240" w:author="Perrine, Martin L. (GSFC-5670)" w:date="2016-04-08T15:57:00Z">
        <w:r w:rsidR="003533E3">
          <w:rPr>
            <w:bCs w:val="0"/>
            <w:caps w:val="0"/>
          </w:rPr>
          <w:fldChar w:fldCharType="begin"/>
        </w:r>
        <w:r w:rsidR="003533E3">
          <w:rPr>
            <w:bCs w:val="0"/>
            <w:caps w:val="0"/>
          </w:rPr>
          <w:instrText xml:space="preserve"> TOC \o "1-2" \t "Heading 8,1" </w:instrText>
        </w:r>
      </w:ins>
      <w:r w:rsidR="003533E3">
        <w:rPr>
          <w:bCs w:val="0"/>
          <w:caps w:val="0"/>
        </w:rPr>
        <w:fldChar w:fldCharType="separate"/>
      </w:r>
      <w:ins w:id="241" w:author="Perrine, Martin L. (GSFC-5670)" w:date="2016-05-10T10:53:00Z">
        <w:r w:rsidR="000F1532" w:rsidRPr="006544BF">
          <w:rPr>
            <w:noProof/>
            <w:color w:val="000000"/>
          </w:rPr>
          <w:t>Section 1.</w:t>
        </w:r>
        <w:r w:rsidR="000F1532">
          <w:rPr>
            <w:noProof/>
          </w:rPr>
          <w:t xml:space="preserve"> Introduction</w:t>
        </w:r>
        <w:r w:rsidR="000F1532">
          <w:rPr>
            <w:noProof/>
          </w:rPr>
          <w:tab/>
        </w:r>
        <w:r w:rsidR="000F1532">
          <w:rPr>
            <w:noProof/>
          </w:rPr>
          <w:fldChar w:fldCharType="begin"/>
        </w:r>
        <w:r w:rsidR="000F1532">
          <w:rPr>
            <w:noProof/>
          </w:rPr>
          <w:instrText xml:space="preserve"> PAGEREF _Toc450640911 \h </w:instrText>
        </w:r>
      </w:ins>
      <w:r w:rsidR="000F1532">
        <w:rPr>
          <w:noProof/>
        </w:rPr>
      </w:r>
      <w:r w:rsidR="000F1532">
        <w:rPr>
          <w:noProof/>
        </w:rPr>
        <w:fldChar w:fldCharType="separate"/>
      </w:r>
      <w:ins w:id="242" w:author="Perrine, Martin L. (GSFC-5670)" w:date="2016-05-10T10:53:00Z">
        <w:r w:rsidR="000F1532">
          <w:rPr>
            <w:noProof/>
          </w:rPr>
          <w:t>1</w:t>
        </w:r>
        <w:r w:rsidR="000F1532">
          <w:rPr>
            <w:noProof/>
          </w:rPr>
          <w:fldChar w:fldCharType="end"/>
        </w:r>
      </w:ins>
    </w:p>
    <w:p w14:paraId="24E93A08" w14:textId="77777777" w:rsidR="000F1532" w:rsidRDefault="000F1532">
      <w:pPr>
        <w:pStyle w:val="TOC2"/>
        <w:tabs>
          <w:tab w:val="left" w:pos="480"/>
          <w:tab w:val="right" w:pos="9350"/>
        </w:tabs>
        <w:rPr>
          <w:ins w:id="243" w:author="Perrine, Martin L. (GSFC-5670)" w:date="2016-05-10T10:53:00Z"/>
          <w:rFonts w:eastAsiaTheme="minorEastAsia" w:cstheme="minorBidi"/>
          <w:b w:val="0"/>
          <w:bCs w:val="0"/>
          <w:noProof/>
          <w:sz w:val="22"/>
          <w:szCs w:val="22"/>
        </w:rPr>
      </w:pPr>
      <w:ins w:id="244" w:author="Perrine, Martin L. (GSFC-5670)" w:date="2016-05-10T10:53:00Z">
        <w:r w:rsidRPr="006544BF">
          <w:rPr>
            <w:rFonts w:eastAsia="ヒラギノ角ゴ Pro W3"/>
            <w:noProof/>
            <w:color w:val="000000"/>
          </w:rPr>
          <w:t>1.1</w:t>
        </w:r>
        <w:r>
          <w:rPr>
            <w:rFonts w:eastAsiaTheme="minorEastAsia" w:cstheme="minorBidi"/>
            <w:b w:val="0"/>
            <w:bCs w:val="0"/>
            <w:noProof/>
            <w:sz w:val="22"/>
            <w:szCs w:val="22"/>
          </w:rPr>
          <w:tab/>
        </w:r>
        <w:r w:rsidRPr="006544BF">
          <w:rPr>
            <w:rFonts w:eastAsia="ヒラギノ角ゴ Pro W3"/>
            <w:noProof/>
          </w:rPr>
          <w:t>Purpose</w:t>
        </w:r>
        <w:r>
          <w:rPr>
            <w:noProof/>
          </w:rPr>
          <w:tab/>
        </w:r>
        <w:r>
          <w:rPr>
            <w:noProof/>
          </w:rPr>
          <w:fldChar w:fldCharType="begin"/>
        </w:r>
        <w:r>
          <w:rPr>
            <w:noProof/>
          </w:rPr>
          <w:instrText xml:space="preserve"> PAGEREF _Toc450640912 \h </w:instrText>
        </w:r>
      </w:ins>
      <w:r>
        <w:rPr>
          <w:noProof/>
        </w:rPr>
      </w:r>
      <w:r>
        <w:rPr>
          <w:noProof/>
        </w:rPr>
        <w:fldChar w:fldCharType="separate"/>
      </w:r>
      <w:ins w:id="245" w:author="Perrine, Martin L. (GSFC-5670)" w:date="2016-05-10T10:53:00Z">
        <w:r>
          <w:rPr>
            <w:noProof/>
          </w:rPr>
          <w:t>1</w:t>
        </w:r>
        <w:r>
          <w:rPr>
            <w:noProof/>
          </w:rPr>
          <w:fldChar w:fldCharType="end"/>
        </w:r>
      </w:ins>
    </w:p>
    <w:p w14:paraId="22640FFD" w14:textId="77777777" w:rsidR="000F1532" w:rsidRDefault="000F1532">
      <w:pPr>
        <w:pStyle w:val="TOC2"/>
        <w:tabs>
          <w:tab w:val="left" w:pos="480"/>
          <w:tab w:val="right" w:pos="9350"/>
        </w:tabs>
        <w:rPr>
          <w:ins w:id="246" w:author="Perrine, Martin L. (GSFC-5670)" w:date="2016-05-10T10:53:00Z"/>
          <w:rFonts w:eastAsiaTheme="minorEastAsia" w:cstheme="minorBidi"/>
          <w:b w:val="0"/>
          <w:bCs w:val="0"/>
          <w:noProof/>
          <w:sz w:val="22"/>
          <w:szCs w:val="22"/>
        </w:rPr>
      </w:pPr>
      <w:ins w:id="247" w:author="Perrine, Martin L. (GSFC-5670)" w:date="2016-05-10T10:53:00Z">
        <w:r w:rsidRPr="006544BF">
          <w:rPr>
            <w:rFonts w:eastAsia="ヒラギノ角ゴ Pro W3"/>
            <w:noProof/>
            <w:color w:val="000000"/>
          </w:rPr>
          <w:t>1.2</w:t>
        </w:r>
        <w:r>
          <w:rPr>
            <w:rFonts w:eastAsiaTheme="minorEastAsia" w:cstheme="minorBidi"/>
            <w:b w:val="0"/>
            <w:bCs w:val="0"/>
            <w:noProof/>
            <w:sz w:val="22"/>
            <w:szCs w:val="22"/>
          </w:rPr>
          <w:tab/>
        </w:r>
        <w:r w:rsidRPr="006544BF">
          <w:rPr>
            <w:rFonts w:eastAsia="ヒラギノ角ゴ Pro W3"/>
            <w:noProof/>
          </w:rPr>
          <w:t>Scope</w:t>
        </w:r>
        <w:r>
          <w:rPr>
            <w:noProof/>
          </w:rPr>
          <w:tab/>
        </w:r>
        <w:r>
          <w:rPr>
            <w:noProof/>
          </w:rPr>
          <w:fldChar w:fldCharType="begin"/>
        </w:r>
        <w:r>
          <w:rPr>
            <w:noProof/>
          </w:rPr>
          <w:instrText xml:space="preserve"> PAGEREF _Toc450640913 \h </w:instrText>
        </w:r>
      </w:ins>
      <w:r>
        <w:rPr>
          <w:noProof/>
        </w:rPr>
      </w:r>
      <w:r>
        <w:rPr>
          <w:noProof/>
        </w:rPr>
        <w:fldChar w:fldCharType="separate"/>
      </w:r>
      <w:ins w:id="248" w:author="Perrine, Martin L. (GSFC-5670)" w:date="2016-05-10T10:53:00Z">
        <w:r>
          <w:rPr>
            <w:noProof/>
          </w:rPr>
          <w:t>1</w:t>
        </w:r>
        <w:r>
          <w:rPr>
            <w:noProof/>
          </w:rPr>
          <w:fldChar w:fldCharType="end"/>
        </w:r>
      </w:ins>
    </w:p>
    <w:p w14:paraId="73C61088" w14:textId="77777777" w:rsidR="000F1532" w:rsidRDefault="000F1532">
      <w:pPr>
        <w:pStyle w:val="TOC2"/>
        <w:tabs>
          <w:tab w:val="left" w:pos="480"/>
          <w:tab w:val="right" w:pos="9350"/>
        </w:tabs>
        <w:rPr>
          <w:ins w:id="249" w:author="Perrine, Martin L. (GSFC-5670)" w:date="2016-05-10T10:53:00Z"/>
          <w:rFonts w:eastAsiaTheme="minorEastAsia" w:cstheme="minorBidi"/>
          <w:b w:val="0"/>
          <w:bCs w:val="0"/>
          <w:noProof/>
          <w:sz w:val="22"/>
          <w:szCs w:val="22"/>
        </w:rPr>
      </w:pPr>
      <w:ins w:id="250" w:author="Perrine, Martin L. (GSFC-5670)" w:date="2016-05-10T10:53:00Z">
        <w:r w:rsidRPr="006544BF">
          <w:rPr>
            <w:rFonts w:eastAsia="ヒラギノ角ゴ Pro W3"/>
            <w:noProof/>
            <w:color w:val="000000"/>
          </w:rPr>
          <w:t>1.3</w:t>
        </w:r>
        <w:r>
          <w:rPr>
            <w:rFonts w:eastAsiaTheme="minorEastAsia" w:cstheme="minorBidi"/>
            <w:b w:val="0"/>
            <w:bCs w:val="0"/>
            <w:noProof/>
            <w:sz w:val="22"/>
            <w:szCs w:val="22"/>
          </w:rPr>
          <w:tab/>
        </w:r>
        <w:r w:rsidRPr="006544BF">
          <w:rPr>
            <w:rFonts w:eastAsia="ヒラギノ角ゴ Pro W3"/>
            <w:noProof/>
          </w:rPr>
          <w:t>Change Authority</w:t>
        </w:r>
        <w:r>
          <w:rPr>
            <w:noProof/>
          </w:rPr>
          <w:tab/>
        </w:r>
        <w:r>
          <w:rPr>
            <w:noProof/>
          </w:rPr>
          <w:fldChar w:fldCharType="begin"/>
        </w:r>
        <w:r>
          <w:rPr>
            <w:noProof/>
          </w:rPr>
          <w:instrText xml:space="preserve"> PAGEREF _Toc450640914 \h </w:instrText>
        </w:r>
      </w:ins>
      <w:r>
        <w:rPr>
          <w:noProof/>
        </w:rPr>
      </w:r>
      <w:r>
        <w:rPr>
          <w:noProof/>
        </w:rPr>
        <w:fldChar w:fldCharType="separate"/>
      </w:r>
      <w:ins w:id="251" w:author="Perrine, Martin L. (GSFC-5670)" w:date="2016-05-10T10:53:00Z">
        <w:r>
          <w:rPr>
            <w:noProof/>
          </w:rPr>
          <w:t>1</w:t>
        </w:r>
        <w:r>
          <w:rPr>
            <w:noProof/>
          </w:rPr>
          <w:fldChar w:fldCharType="end"/>
        </w:r>
      </w:ins>
    </w:p>
    <w:p w14:paraId="10753762" w14:textId="77777777" w:rsidR="000F1532" w:rsidRDefault="000F1532">
      <w:pPr>
        <w:pStyle w:val="TOC2"/>
        <w:tabs>
          <w:tab w:val="left" w:pos="480"/>
          <w:tab w:val="right" w:pos="9350"/>
        </w:tabs>
        <w:rPr>
          <w:ins w:id="252" w:author="Perrine, Martin L. (GSFC-5670)" w:date="2016-05-10T10:53:00Z"/>
          <w:rFonts w:eastAsiaTheme="minorEastAsia" w:cstheme="minorBidi"/>
          <w:b w:val="0"/>
          <w:bCs w:val="0"/>
          <w:noProof/>
          <w:sz w:val="22"/>
          <w:szCs w:val="22"/>
        </w:rPr>
      </w:pPr>
      <w:ins w:id="253" w:author="Perrine, Martin L. (GSFC-5670)" w:date="2016-05-10T10:53:00Z">
        <w:r w:rsidRPr="006544BF">
          <w:rPr>
            <w:rFonts w:eastAsia="ヒラギノ角ゴ Pro W3"/>
            <w:noProof/>
            <w:color w:val="000000"/>
          </w:rPr>
          <w:t>1.4</w:t>
        </w:r>
        <w:r>
          <w:rPr>
            <w:rFonts w:eastAsiaTheme="minorEastAsia" w:cstheme="minorBidi"/>
            <w:b w:val="0"/>
            <w:bCs w:val="0"/>
            <w:noProof/>
            <w:sz w:val="22"/>
            <w:szCs w:val="22"/>
          </w:rPr>
          <w:tab/>
        </w:r>
        <w:r w:rsidRPr="006544BF">
          <w:rPr>
            <w:rFonts w:eastAsia="ヒラギノ角ゴ Pro W3"/>
            <w:noProof/>
          </w:rPr>
          <w:t>Reference Documents</w:t>
        </w:r>
        <w:r>
          <w:rPr>
            <w:noProof/>
          </w:rPr>
          <w:tab/>
        </w:r>
        <w:r>
          <w:rPr>
            <w:noProof/>
          </w:rPr>
          <w:fldChar w:fldCharType="begin"/>
        </w:r>
        <w:r>
          <w:rPr>
            <w:noProof/>
          </w:rPr>
          <w:instrText xml:space="preserve"> PAGEREF _Toc450640915 \h </w:instrText>
        </w:r>
      </w:ins>
      <w:r>
        <w:rPr>
          <w:noProof/>
        </w:rPr>
      </w:r>
      <w:r>
        <w:rPr>
          <w:noProof/>
        </w:rPr>
        <w:fldChar w:fldCharType="separate"/>
      </w:r>
      <w:ins w:id="254" w:author="Perrine, Martin L. (GSFC-5670)" w:date="2016-05-10T10:53:00Z">
        <w:r>
          <w:rPr>
            <w:noProof/>
          </w:rPr>
          <w:t>1</w:t>
        </w:r>
        <w:r>
          <w:rPr>
            <w:noProof/>
          </w:rPr>
          <w:fldChar w:fldCharType="end"/>
        </w:r>
      </w:ins>
    </w:p>
    <w:p w14:paraId="7BDA5562" w14:textId="77777777" w:rsidR="000F1532" w:rsidRDefault="000F1532">
      <w:pPr>
        <w:pStyle w:val="TOC1"/>
        <w:tabs>
          <w:tab w:val="right" w:pos="9350"/>
        </w:tabs>
        <w:rPr>
          <w:ins w:id="255" w:author="Perrine, Martin L. (GSFC-5670)" w:date="2016-05-10T10:53:00Z"/>
          <w:rFonts w:asciiTheme="minorHAnsi" w:eastAsiaTheme="minorEastAsia" w:hAnsiTheme="minorHAnsi" w:cstheme="minorBidi"/>
          <w:b w:val="0"/>
          <w:bCs w:val="0"/>
          <w:caps w:val="0"/>
          <w:noProof/>
          <w:sz w:val="22"/>
          <w:szCs w:val="22"/>
        </w:rPr>
      </w:pPr>
      <w:ins w:id="256" w:author="Perrine, Martin L. (GSFC-5670)" w:date="2016-05-10T10:53:00Z">
        <w:r w:rsidRPr="006544BF">
          <w:rPr>
            <w:noProof/>
            <w:color w:val="000000"/>
          </w:rPr>
          <w:t>Section 2.</w:t>
        </w:r>
        <w:r>
          <w:rPr>
            <w:noProof/>
          </w:rPr>
          <w:t xml:space="preserve"> Overview</w:t>
        </w:r>
        <w:r>
          <w:rPr>
            <w:noProof/>
          </w:rPr>
          <w:tab/>
        </w:r>
        <w:r>
          <w:rPr>
            <w:noProof/>
          </w:rPr>
          <w:fldChar w:fldCharType="begin"/>
        </w:r>
        <w:r>
          <w:rPr>
            <w:noProof/>
          </w:rPr>
          <w:instrText xml:space="preserve"> PAGEREF _Toc450640917 \h </w:instrText>
        </w:r>
      </w:ins>
      <w:r>
        <w:rPr>
          <w:noProof/>
        </w:rPr>
      </w:r>
      <w:r>
        <w:rPr>
          <w:noProof/>
        </w:rPr>
        <w:fldChar w:fldCharType="separate"/>
      </w:r>
      <w:ins w:id="257" w:author="Perrine, Martin L. (GSFC-5670)" w:date="2016-05-10T10:53:00Z">
        <w:r>
          <w:rPr>
            <w:noProof/>
          </w:rPr>
          <w:t>2</w:t>
        </w:r>
        <w:r>
          <w:rPr>
            <w:noProof/>
          </w:rPr>
          <w:fldChar w:fldCharType="end"/>
        </w:r>
      </w:ins>
    </w:p>
    <w:p w14:paraId="020A85F2" w14:textId="77777777" w:rsidR="000F1532" w:rsidRDefault="000F1532">
      <w:pPr>
        <w:pStyle w:val="TOC2"/>
        <w:tabs>
          <w:tab w:val="left" w:pos="480"/>
          <w:tab w:val="right" w:pos="9350"/>
        </w:tabs>
        <w:rPr>
          <w:ins w:id="258" w:author="Perrine, Martin L. (GSFC-5670)" w:date="2016-05-10T10:53:00Z"/>
          <w:rFonts w:eastAsiaTheme="minorEastAsia" w:cstheme="minorBidi"/>
          <w:b w:val="0"/>
          <w:bCs w:val="0"/>
          <w:noProof/>
          <w:sz w:val="22"/>
          <w:szCs w:val="22"/>
        </w:rPr>
      </w:pPr>
      <w:ins w:id="259" w:author="Perrine, Martin L. (GSFC-5670)" w:date="2016-05-10T10:53:00Z">
        <w:r w:rsidRPr="006544BF">
          <w:rPr>
            <w:rFonts w:eastAsia="ヒラギノ角ゴ Pro W3"/>
            <w:noProof/>
            <w:color w:val="000000"/>
          </w:rPr>
          <w:t>2.1</w:t>
        </w:r>
        <w:r>
          <w:rPr>
            <w:rFonts w:eastAsiaTheme="minorEastAsia" w:cstheme="minorBidi"/>
            <w:b w:val="0"/>
            <w:bCs w:val="0"/>
            <w:noProof/>
            <w:sz w:val="22"/>
            <w:szCs w:val="22"/>
          </w:rPr>
          <w:tab/>
        </w:r>
        <w:r w:rsidRPr="006544BF">
          <w:rPr>
            <w:rFonts w:eastAsia="ヒラギノ角ゴ Pro W3"/>
            <w:noProof/>
          </w:rPr>
          <w:t>Background</w:t>
        </w:r>
        <w:r>
          <w:rPr>
            <w:noProof/>
          </w:rPr>
          <w:tab/>
        </w:r>
        <w:r>
          <w:rPr>
            <w:noProof/>
          </w:rPr>
          <w:fldChar w:fldCharType="begin"/>
        </w:r>
        <w:r>
          <w:rPr>
            <w:noProof/>
          </w:rPr>
          <w:instrText xml:space="preserve"> PAGEREF _Toc450640918 \h </w:instrText>
        </w:r>
      </w:ins>
      <w:r>
        <w:rPr>
          <w:noProof/>
        </w:rPr>
      </w:r>
      <w:r>
        <w:rPr>
          <w:noProof/>
        </w:rPr>
        <w:fldChar w:fldCharType="separate"/>
      </w:r>
      <w:ins w:id="260" w:author="Perrine, Martin L. (GSFC-5670)" w:date="2016-05-10T10:53:00Z">
        <w:r>
          <w:rPr>
            <w:noProof/>
          </w:rPr>
          <w:t>2</w:t>
        </w:r>
        <w:r>
          <w:rPr>
            <w:noProof/>
          </w:rPr>
          <w:fldChar w:fldCharType="end"/>
        </w:r>
      </w:ins>
    </w:p>
    <w:p w14:paraId="68C13368" w14:textId="77777777" w:rsidR="000F1532" w:rsidRDefault="000F1532">
      <w:pPr>
        <w:pStyle w:val="TOC2"/>
        <w:tabs>
          <w:tab w:val="left" w:pos="480"/>
          <w:tab w:val="right" w:pos="9350"/>
        </w:tabs>
        <w:rPr>
          <w:ins w:id="261" w:author="Perrine, Martin L. (GSFC-5670)" w:date="2016-05-10T10:53:00Z"/>
          <w:rFonts w:eastAsiaTheme="minorEastAsia" w:cstheme="minorBidi"/>
          <w:b w:val="0"/>
          <w:bCs w:val="0"/>
          <w:noProof/>
          <w:sz w:val="22"/>
          <w:szCs w:val="22"/>
        </w:rPr>
      </w:pPr>
      <w:ins w:id="262" w:author="Perrine, Martin L. (GSFC-5670)" w:date="2016-05-10T10:53:00Z">
        <w:r w:rsidRPr="006544BF">
          <w:rPr>
            <w:rFonts w:eastAsia="ヒラギノ角ゴ Pro W3"/>
            <w:noProof/>
            <w:color w:val="000000"/>
          </w:rPr>
          <w:t>2.2</w:t>
        </w:r>
        <w:r>
          <w:rPr>
            <w:rFonts w:eastAsiaTheme="minorEastAsia" w:cstheme="minorBidi"/>
            <w:b w:val="0"/>
            <w:bCs w:val="0"/>
            <w:noProof/>
            <w:sz w:val="22"/>
            <w:szCs w:val="22"/>
          </w:rPr>
          <w:tab/>
        </w:r>
        <w:r w:rsidRPr="006544BF">
          <w:rPr>
            <w:rFonts w:eastAsia="ヒラギノ角ゴ Pro W3"/>
            <w:noProof/>
          </w:rPr>
          <w:t>Context and Basic Operations</w:t>
        </w:r>
        <w:r>
          <w:rPr>
            <w:noProof/>
          </w:rPr>
          <w:tab/>
        </w:r>
        <w:r>
          <w:rPr>
            <w:noProof/>
          </w:rPr>
          <w:fldChar w:fldCharType="begin"/>
        </w:r>
        <w:r>
          <w:rPr>
            <w:noProof/>
          </w:rPr>
          <w:instrText xml:space="preserve"> PAGEREF _Toc450640922 \h </w:instrText>
        </w:r>
      </w:ins>
      <w:r>
        <w:rPr>
          <w:noProof/>
        </w:rPr>
      </w:r>
      <w:r>
        <w:rPr>
          <w:noProof/>
        </w:rPr>
        <w:fldChar w:fldCharType="separate"/>
      </w:r>
      <w:ins w:id="263" w:author="Perrine, Martin L. (GSFC-5670)" w:date="2016-05-10T10:53:00Z">
        <w:r>
          <w:rPr>
            <w:noProof/>
          </w:rPr>
          <w:t>4</w:t>
        </w:r>
        <w:r>
          <w:rPr>
            <w:noProof/>
          </w:rPr>
          <w:fldChar w:fldCharType="end"/>
        </w:r>
      </w:ins>
    </w:p>
    <w:p w14:paraId="56DE1A36" w14:textId="77777777" w:rsidR="000F1532" w:rsidRDefault="000F1532">
      <w:pPr>
        <w:pStyle w:val="TOC1"/>
        <w:tabs>
          <w:tab w:val="right" w:pos="9350"/>
        </w:tabs>
        <w:rPr>
          <w:ins w:id="264" w:author="Perrine, Martin L. (GSFC-5670)" w:date="2016-05-10T10:53:00Z"/>
          <w:rFonts w:asciiTheme="minorHAnsi" w:eastAsiaTheme="minorEastAsia" w:hAnsiTheme="minorHAnsi" w:cstheme="minorBidi"/>
          <w:b w:val="0"/>
          <w:bCs w:val="0"/>
          <w:caps w:val="0"/>
          <w:noProof/>
          <w:sz w:val="22"/>
          <w:szCs w:val="22"/>
        </w:rPr>
      </w:pPr>
      <w:ins w:id="265" w:author="Perrine, Martin L. (GSFC-5670)" w:date="2016-05-10T10:53:00Z">
        <w:r w:rsidRPr="006544BF">
          <w:rPr>
            <w:noProof/>
            <w:color w:val="000000"/>
          </w:rPr>
          <w:t>Section 3.</w:t>
        </w:r>
        <w:r>
          <w:rPr>
            <w:noProof/>
          </w:rPr>
          <w:t xml:space="preserve"> Concept of Operations:  Day in the Life of DAPHNE</w:t>
        </w:r>
        <w:r>
          <w:rPr>
            <w:noProof/>
          </w:rPr>
          <w:tab/>
        </w:r>
        <w:r>
          <w:rPr>
            <w:noProof/>
          </w:rPr>
          <w:fldChar w:fldCharType="begin"/>
        </w:r>
        <w:r>
          <w:rPr>
            <w:noProof/>
          </w:rPr>
          <w:instrText xml:space="preserve"> PAGEREF _Toc450640934 \h </w:instrText>
        </w:r>
      </w:ins>
      <w:r>
        <w:rPr>
          <w:noProof/>
        </w:rPr>
      </w:r>
      <w:r>
        <w:rPr>
          <w:noProof/>
        </w:rPr>
        <w:fldChar w:fldCharType="separate"/>
      </w:r>
      <w:ins w:id="266" w:author="Perrine, Martin L. (GSFC-5670)" w:date="2016-05-10T10:53:00Z">
        <w:r>
          <w:rPr>
            <w:noProof/>
          </w:rPr>
          <w:t>5</w:t>
        </w:r>
        <w:r>
          <w:rPr>
            <w:noProof/>
          </w:rPr>
          <w:fldChar w:fldCharType="end"/>
        </w:r>
      </w:ins>
    </w:p>
    <w:p w14:paraId="21A07D02" w14:textId="77777777" w:rsidR="000F1532" w:rsidRDefault="000F1532">
      <w:pPr>
        <w:pStyle w:val="TOC2"/>
        <w:tabs>
          <w:tab w:val="left" w:pos="480"/>
          <w:tab w:val="right" w:pos="9350"/>
        </w:tabs>
        <w:rPr>
          <w:ins w:id="267" w:author="Perrine, Martin L. (GSFC-5670)" w:date="2016-05-10T10:53:00Z"/>
          <w:rFonts w:eastAsiaTheme="minorEastAsia" w:cstheme="minorBidi"/>
          <w:b w:val="0"/>
          <w:bCs w:val="0"/>
          <w:noProof/>
          <w:sz w:val="22"/>
          <w:szCs w:val="22"/>
        </w:rPr>
      </w:pPr>
      <w:ins w:id="268" w:author="Perrine, Martin L. (GSFC-5670)" w:date="2016-05-10T10:53:00Z">
        <w:r w:rsidRPr="006544BF">
          <w:rPr>
            <w:rFonts w:eastAsia="ヒラギノ角ゴ Pro W3"/>
            <w:noProof/>
            <w:color w:val="000000"/>
          </w:rPr>
          <w:t>3.1</w:t>
        </w:r>
        <w:r>
          <w:rPr>
            <w:rFonts w:eastAsiaTheme="minorEastAsia" w:cstheme="minorBidi"/>
            <w:b w:val="0"/>
            <w:bCs w:val="0"/>
            <w:noProof/>
            <w:sz w:val="22"/>
            <w:szCs w:val="22"/>
          </w:rPr>
          <w:tab/>
        </w:r>
        <w:r w:rsidRPr="006544BF">
          <w:rPr>
            <w:rFonts w:eastAsia="ヒラギノ角ゴ Pro W3"/>
            <w:noProof/>
          </w:rPr>
          <w:t>Scenarios</w:t>
        </w:r>
        <w:r>
          <w:rPr>
            <w:noProof/>
          </w:rPr>
          <w:tab/>
        </w:r>
        <w:r>
          <w:rPr>
            <w:noProof/>
          </w:rPr>
          <w:fldChar w:fldCharType="begin"/>
        </w:r>
        <w:r>
          <w:rPr>
            <w:noProof/>
          </w:rPr>
          <w:instrText xml:space="preserve"> PAGEREF _Toc450640935 \h </w:instrText>
        </w:r>
      </w:ins>
      <w:r>
        <w:rPr>
          <w:noProof/>
        </w:rPr>
      </w:r>
      <w:r>
        <w:rPr>
          <w:noProof/>
        </w:rPr>
        <w:fldChar w:fldCharType="separate"/>
      </w:r>
      <w:ins w:id="269" w:author="Perrine, Martin L. (GSFC-5670)" w:date="2016-05-10T10:53:00Z">
        <w:r>
          <w:rPr>
            <w:noProof/>
          </w:rPr>
          <w:t>5</w:t>
        </w:r>
        <w:r>
          <w:rPr>
            <w:noProof/>
          </w:rPr>
          <w:fldChar w:fldCharType="end"/>
        </w:r>
      </w:ins>
    </w:p>
    <w:p w14:paraId="24E88514" w14:textId="77777777" w:rsidR="000F1532" w:rsidRDefault="000F1532">
      <w:pPr>
        <w:pStyle w:val="TOC2"/>
        <w:tabs>
          <w:tab w:val="left" w:pos="480"/>
          <w:tab w:val="right" w:pos="9350"/>
        </w:tabs>
        <w:rPr>
          <w:ins w:id="270" w:author="Perrine, Martin L. (GSFC-5670)" w:date="2016-05-10T10:53:00Z"/>
          <w:rFonts w:eastAsiaTheme="minorEastAsia" w:cstheme="minorBidi"/>
          <w:b w:val="0"/>
          <w:bCs w:val="0"/>
          <w:noProof/>
          <w:sz w:val="22"/>
          <w:szCs w:val="22"/>
        </w:rPr>
      </w:pPr>
      <w:ins w:id="271" w:author="Perrine, Martin L. (GSFC-5670)" w:date="2016-05-10T10:53:00Z">
        <w:r w:rsidRPr="006544BF">
          <w:rPr>
            <w:rFonts w:eastAsia="ヒラギノ角ゴ Pro W3"/>
            <w:noProof/>
            <w:color w:val="000000"/>
          </w:rPr>
          <w:t>3.2</w:t>
        </w:r>
        <w:r>
          <w:rPr>
            <w:rFonts w:eastAsiaTheme="minorEastAsia" w:cstheme="minorBidi"/>
            <w:b w:val="0"/>
            <w:bCs w:val="0"/>
            <w:noProof/>
            <w:sz w:val="22"/>
            <w:szCs w:val="22"/>
          </w:rPr>
          <w:tab/>
        </w:r>
        <w:r w:rsidRPr="006544BF">
          <w:rPr>
            <w:rFonts w:eastAsia="ヒラギノ角ゴ Pro W3"/>
            <w:noProof/>
          </w:rPr>
          <w:t>Nominal Operations</w:t>
        </w:r>
        <w:r>
          <w:rPr>
            <w:noProof/>
          </w:rPr>
          <w:tab/>
        </w:r>
        <w:r>
          <w:rPr>
            <w:noProof/>
          </w:rPr>
          <w:fldChar w:fldCharType="begin"/>
        </w:r>
        <w:r>
          <w:rPr>
            <w:noProof/>
          </w:rPr>
          <w:instrText xml:space="preserve"> PAGEREF _Toc450640936 \h </w:instrText>
        </w:r>
      </w:ins>
      <w:r>
        <w:rPr>
          <w:noProof/>
        </w:rPr>
      </w:r>
      <w:r>
        <w:rPr>
          <w:noProof/>
        </w:rPr>
        <w:fldChar w:fldCharType="separate"/>
      </w:r>
      <w:ins w:id="272" w:author="Perrine, Martin L. (GSFC-5670)" w:date="2016-05-10T10:53:00Z">
        <w:r>
          <w:rPr>
            <w:noProof/>
          </w:rPr>
          <w:t>6</w:t>
        </w:r>
        <w:r>
          <w:rPr>
            <w:noProof/>
          </w:rPr>
          <w:fldChar w:fldCharType="end"/>
        </w:r>
      </w:ins>
    </w:p>
    <w:p w14:paraId="07461175" w14:textId="77777777" w:rsidR="000F1532" w:rsidRDefault="000F1532">
      <w:pPr>
        <w:pStyle w:val="TOC2"/>
        <w:tabs>
          <w:tab w:val="left" w:pos="480"/>
          <w:tab w:val="right" w:pos="9350"/>
        </w:tabs>
        <w:rPr>
          <w:ins w:id="273" w:author="Perrine, Martin L. (GSFC-5670)" w:date="2016-05-10T10:53:00Z"/>
          <w:rFonts w:eastAsiaTheme="minorEastAsia" w:cstheme="minorBidi"/>
          <w:b w:val="0"/>
          <w:bCs w:val="0"/>
          <w:noProof/>
          <w:sz w:val="22"/>
          <w:szCs w:val="22"/>
        </w:rPr>
      </w:pPr>
      <w:ins w:id="274" w:author="Perrine, Martin L. (GSFC-5670)" w:date="2016-05-10T10:53:00Z">
        <w:r w:rsidRPr="006544BF">
          <w:rPr>
            <w:noProof/>
            <w:color w:val="000000"/>
          </w:rPr>
          <w:t>3.3</w:t>
        </w:r>
        <w:r>
          <w:rPr>
            <w:rFonts w:eastAsiaTheme="minorEastAsia" w:cstheme="minorBidi"/>
            <w:b w:val="0"/>
            <w:bCs w:val="0"/>
            <w:noProof/>
            <w:sz w:val="22"/>
            <w:szCs w:val="22"/>
          </w:rPr>
          <w:tab/>
        </w:r>
        <w:r w:rsidRPr="006544BF">
          <w:rPr>
            <w:rFonts w:ascii="Times New Roman" w:hAnsi="Times New Roman"/>
            <w:noProof/>
            <w:shd w:val="clear" w:color="auto" w:fill="FFFFFF"/>
          </w:rPr>
          <w:t>Self-Service Mode Operations</w:t>
        </w:r>
        <w:r>
          <w:rPr>
            <w:noProof/>
          </w:rPr>
          <w:tab/>
        </w:r>
        <w:r>
          <w:rPr>
            <w:noProof/>
          </w:rPr>
          <w:fldChar w:fldCharType="begin"/>
        </w:r>
        <w:r>
          <w:rPr>
            <w:noProof/>
          </w:rPr>
          <w:instrText xml:space="preserve"> PAGEREF _Toc450640937 \h </w:instrText>
        </w:r>
      </w:ins>
      <w:r>
        <w:rPr>
          <w:noProof/>
        </w:rPr>
      </w:r>
      <w:r>
        <w:rPr>
          <w:noProof/>
        </w:rPr>
        <w:fldChar w:fldCharType="separate"/>
      </w:r>
      <w:ins w:id="275" w:author="Perrine, Martin L. (GSFC-5670)" w:date="2016-05-10T10:53:00Z">
        <w:r>
          <w:rPr>
            <w:noProof/>
          </w:rPr>
          <w:t>7</w:t>
        </w:r>
        <w:r>
          <w:rPr>
            <w:noProof/>
          </w:rPr>
          <w:fldChar w:fldCharType="end"/>
        </w:r>
      </w:ins>
    </w:p>
    <w:p w14:paraId="26186A08" w14:textId="77777777" w:rsidR="000F1532" w:rsidRDefault="000F1532">
      <w:pPr>
        <w:pStyle w:val="TOC2"/>
        <w:tabs>
          <w:tab w:val="right" w:pos="9350"/>
        </w:tabs>
        <w:rPr>
          <w:ins w:id="276" w:author="Perrine, Martin L. (GSFC-5670)" w:date="2016-05-10T10:53:00Z"/>
          <w:rFonts w:eastAsiaTheme="minorEastAsia" w:cstheme="minorBidi"/>
          <w:b w:val="0"/>
          <w:bCs w:val="0"/>
          <w:noProof/>
          <w:sz w:val="22"/>
          <w:szCs w:val="22"/>
        </w:rPr>
      </w:pPr>
      <w:ins w:id="277" w:author="Perrine, Martin L. (GSFC-5670)" w:date="2016-05-10T10:53:00Z">
        <w:r>
          <w:rPr>
            <w:rFonts w:eastAsiaTheme="minorEastAsia" w:cstheme="minorBidi"/>
            <w:b w:val="0"/>
            <w:bCs w:val="0"/>
            <w:noProof/>
            <w:sz w:val="22"/>
            <w:szCs w:val="22"/>
          </w:rPr>
          <w:tab/>
        </w:r>
        <w:r w:rsidRPr="006544BF">
          <w:rPr>
            <w:rFonts w:ascii="Times New Roman" w:hAnsi="Times New Roman"/>
            <w:noProof/>
            <w:shd w:val="clear" w:color="auto" w:fill="FFFFFF"/>
          </w:rPr>
          <w:t>Special Event Handling</w:t>
        </w:r>
        <w:r>
          <w:rPr>
            <w:noProof/>
          </w:rPr>
          <w:tab/>
        </w:r>
        <w:r>
          <w:rPr>
            <w:noProof/>
          </w:rPr>
          <w:fldChar w:fldCharType="begin"/>
        </w:r>
        <w:r>
          <w:rPr>
            <w:noProof/>
          </w:rPr>
          <w:instrText xml:space="preserve"> PAGEREF _Toc450640938 \h </w:instrText>
        </w:r>
      </w:ins>
      <w:r>
        <w:rPr>
          <w:noProof/>
        </w:rPr>
      </w:r>
      <w:r>
        <w:rPr>
          <w:noProof/>
        </w:rPr>
        <w:fldChar w:fldCharType="separate"/>
      </w:r>
      <w:ins w:id="278" w:author="Perrine, Martin L. (GSFC-5670)" w:date="2016-05-10T10:53:00Z">
        <w:r>
          <w:rPr>
            <w:noProof/>
          </w:rPr>
          <w:t>7</w:t>
        </w:r>
        <w:r>
          <w:rPr>
            <w:noProof/>
          </w:rPr>
          <w:fldChar w:fldCharType="end"/>
        </w:r>
      </w:ins>
    </w:p>
    <w:p w14:paraId="11A8750C" w14:textId="77777777" w:rsidR="000F1532" w:rsidRDefault="000F1532">
      <w:pPr>
        <w:pStyle w:val="TOC2"/>
        <w:tabs>
          <w:tab w:val="left" w:pos="480"/>
          <w:tab w:val="right" w:pos="9350"/>
        </w:tabs>
        <w:rPr>
          <w:ins w:id="279" w:author="Perrine, Martin L. (GSFC-5670)" w:date="2016-05-10T10:53:00Z"/>
          <w:rFonts w:eastAsiaTheme="minorEastAsia" w:cstheme="minorBidi"/>
          <w:b w:val="0"/>
          <w:bCs w:val="0"/>
          <w:noProof/>
          <w:sz w:val="22"/>
          <w:szCs w:val="22"/>
        </w:rPr>
      </w:pPr>
      <w:ins w:id="280" w:author="Perrine, Martin L. (GSFC-5670)" w:date="2016-05-10T10:53:00Z">
        <w:r w:rsidRPr="006544BF">
          <w:rPr>
            <w:noProof/>
            <w:color w:val="000000"/>
          </w:rPr>
          <w:t>3.4</w:t>
        </w:r>
        <w:r>
          <w:rPr>
            <w:rFonts w:eastAsiaTheme="minorEastAsia" w:cstheme="minorBidi"/>
            <w:b w:val="0"/>
            <w:bCs w:val="0"/>
            <w:noProof/>
            <w:sz w:val="22"/>
            <w:szCs w:val="22"/>
          </w:rPr>
          <w:tab/>
        </w:r>
        <w:r w:rsidRPr="006544BF">
          <w:rPr>
            <w:rFonts w:ascii="Times New Roman" w:hAnsi="Times New Roman"/>
            <w:noProof/>
            <w:shd w:val="clear" w:color="auto" w:fill="FFFFFF"/>
          </w:rPr>
          <w:t>Emergency Mission Operations</w:t>
        </w:r>
        <w:r>
          <w:rPr>
            <w:noProof/>
          </w:rPr>
          <w:tab/>
        </w:r>
        <w:r>
          <w:rPr>
            <w:noProof/>
          </w:rPr>
          <w:fldChar w:fldCharType="begin"/>
        </w:r>
        <w:r>
          <w:rPr>
            <w:noProof/>
          </w:rPr>
          <w:instrText xml:space="preserve"> PAGEREF _Toc450640943 \h </w:instrText>
        </w:r>
      </w:ins>
      <w:r>
        <w:rPr>
          <w:noProof/>
        </w:rPr>
      </w:r>
      <w:r>
        <w:rPr>
          <w:noProof/>
        </w:rPr>
        <w:fldChar w:fldCharType="separate"/>
      </w:r>
      <w:ins w:id="281" w:author="Perrine, Martin L. (GSFC-5670)" w:date="2016-05-10T10:53:00Z">
        <w:r>
          <w:rPr>
            <w:noProof/>
          </w:rPr>
          <w:t>7</w:t>
        </w:r>
        <w:r>
          <w:rPr>
            <w:noProof/>
          </w:rPr>
          <w:fldChar w:fldCharType="end"/>
        </w:r>
      </w:ins>
    </w:p>
    <w:p w14:paraId="069F136C" w14:textId="77777777" w:rsidR="000F1532" w:rsidRDefault="000F1532">
      <w:pPr>
        <w:pStyle w:val="TOC2"/>
        <w:tabs>
          <w:tab w:val="left" w:pos="480"/>
          <w:tab w:val="right" w:pos="9350"/>
        </w:tabs>
        <w:rPr>
          <w:ins w:id="282" w:author="Perrine, Martin L. (GSFC-5670)" w:date="2016-05-10T10:53:00Z"/>
          <w:rFonts w:eastAsiaTheme="minorEastAsia" w:cstheme="minorBidi"/>
          <w:b w:val="0"/>
          <w:bCs w:val="0"/>
          <w:noProof/>
          <w:sz w:val="22"/>
          <w:szCs w:val="22"/>
        </w:rPr>
      </w:pPr>
      <w:ins w:id="283" w:author="Perrine, Martin L. (GSFC-5670)" w:date="2016-05-10T10:53:00Z">
        <w:r w:rsidRPr="006544BF">
          <w:rPr>
            <w:noProof/>
            <w:color w:val="000000"/>
          </w:rPr>
          <w:t>3.5</w:t>
        </w:r>
        <w:r>
          <w:rPr>
            <w:rFonts w:eastAsiaTheme="minorEastAsia" w:cstheme="minorBidi"/>
            <w:b w:val="0"/>
            <w:bCs w:val="0"/>
            <w:noProof/>
            <w:sz w:val="22"/>
            <w:szCs w:val="22"/>
          </w:rPr>
          <w:tab/>
        </w:r>
        <w:r w:rsidRPr="006544BF">
          <w:rPr>
            <w:rFonts w:ascii="Times New Roman" w:hAnsi="Times New Roman"/>
            <w:noProof/>
            <w:shd w:val="clear" w:color="auto" w:fill="FFFFFF"/>
          </w:rPr>
          <w:t>Degraded Mode Operations</w:t>
        </w:r>
        <w:r>
          <w:rPr>
            <w:noProof/>
          </w:rPr>
          <w:tab/>
        </w:r>
        <w:r>
          <w:rPr>
            <w:noProof/>
          </w:rPr>
          <w:fldChar w:fldCharType="begin"/>
        </w:r>
        <w:r>
          <w:rPr>
            <w:noProof/>
          </w:rPr>
          <w:instrText xml:space="preserve"> PAGEREF _Toc450640944 \h </w:instrText>
        </w:r>
      </w:ins>
      <w:r>
        <w:rPr>
          <w:noProof/>
        </w:rPr>
      </w:r>
      <w:r>
        <w:rPr>
          <w:noProof/>
        </w:rPr>
        <w:fldChar w:fldCharType="separate"/>
      </w:r>
      <w:ins w:id="284" w:author="Perrine, Martin L. (GSFC-5670)" w:date="2016-05-10T10:53:00Z">
        <w:r>
          <w:rPr>
            <w:noProof/>
          </w:rPr>
          <w:t>8</w:t>
        </w:r>
        <w:r>
          <w:rPr>
            <w:noProof/>
          </w:rPr>
          <w:fldChar w:fldCharType="end"/>
        </w:r>
      </w:ins>
    </w:p>
    <w:p w14:paraId="1FB8C358" w14:textId="77777777" w:rsidR="000F1532" w:rsidRDefault="000F1532">
      <w:pPr>
        <w:pStyle w:val="TOC2"/>
        <w:tabs>
          <w:tab w:val="right" w:pos="9350"/>
        </w:tabs>
        <w:rPr>
          <w:ins w:id="285" w:author="Perrine, Martin L. (GSFC-5670)" w:date="2016-05-10T10:53:00Z"/>
          <w:rFonts w:eastAsiaTheme="minorEastAsia" w:cstheme="minorBidi"/>
          <w:b w:val="0"/>
          <w:bCs w:val="0"/>
          <w:noProof/>
          <w:sz w:val="22"/>
          <w:szCs w:val="22"/>
        </w:rPr>
      </w:pPr>
      <w:ins w:id="286" w:author="Perrine, Martin L. (GSFC-5670)" w:date="2016-05-10T10:53:00Z">
        <w:r>
          <w:rPr>
            <w:rFonts w:eastAsiaTheme="minorEastAsia" w:cstheme="minorBidi"/>
            <w:b w:val="0"/>
            <w:bCs w:val="0"/>
            <w:noProof/>
            <w:sz w:val="22"/>
            <w:szCs w:val="22"/>
          </w:rPr>
          <w:tab/>
        </w:r>
        <w:r w:rsidRPr="006544BF">
          <w:rPr>
            <w:noProof/>
            <w:shd w:val="clear" w:color="auto" w:fill="FFFFFF"/>
          </w:rPr>
          <w:t>Logistics</w:t>
        </w:r>
        <w:r>
          <w:rPr>
            <w:noProof/>
          </w:rPr>
          <w:tab/>
        </w:r>
        <w:r>
          <w:rPr>
            <w:noProof/>
          </w:rPr>
          <w:fldChar w:fldCharType="begin"/>
        </w:r>
        <w:r>
          <w:rPr>
            <w:noProof/>
          </w:rPr>
          <w:instrText xml:space="preserve"> PAGEREF _Toc450640945 \h </w:instrText>
        </w:r>
      </w:ins>
      <w:r>
        <w:rPr>
          <w:noProof/>
        </w:rPr>
      </w:r>
      <w:r>
        <w:rPr>
          <w:noProof/>
        </w:rPr>
        <w:fldChar w:fldCharType="separate"/>
      </w:r>
      <w:ins w:id="287" w:author="Perrine, Martin L. (GSFC-5670)" w:date="2016-05-10T10:53:00Z">
        <w:r>
          <w:rPr>
            <w:noProof/>
          </w:rPr>
          <w:t>9</w:t>
        </w:r>
        <w:r>
          <w:rPr>
            <w:noProof/>
          </w:rPr>
          <w:fldChar w:fldCharType="end"/>
        </w:r>
      </w:ins>
    </w:p>
    <w:p w14:paraId="0E2AC7C9" w14:textId="77777777" w:rsidR="000F1532" w:rsidRDefault="000F1532">
      <w:pPr>
        <w:pStyle w:val="TOC2"/>
        <w:tabs>
          <w:tab w:val="right" w:pos="9350"/>
        </w:tabs>
        <w:rPr>
          <w:ins w:id="288" w:author="Perrine, Martin L. (GSFC-5670)" w:date="2016-05-10T10:53:00Z"/>
          <w:rFonts w:eastAsiaTheme="minorEastAsia" w:cstheme="minorBidi"/>
          <w:b w:val="0"/>
          <w:bCs w:val="0"/>
          <w:noProof/>
          <w:sz w:val="22"/>
          <w:szCs w:val="22"/>
        </w:rPr>
      </w:pPr>
      <w:ins w:id="289" w:author="Perrine, Martin L. (GSFC-5670)" w:date="2016-05-10T10:53:00Z">
        <w:r w:rsidRPr="006544BF">
          <w:rPr>
            <w:noProof/>
            <w:color w:val="000000"/>
          </w:rPr>
          <w:t>3.6</w:t>
        </w:r>
        <w:r>
          <w:rPr>
            <w:noProof/>
          </w:rPr>
          <w:tab/>
        </w:r>
        <w:r>
          <w:rPr>
            <w:noProof/>
          </w:rPr>
          <w:fldChar w:fldCharType="begin"/>
        </w:r>
        <w:r>
          <w:rPr>
            <w:noProof/>
          </w:rPr>
          <w:instrText xml:space="preserve"> PAGEREF _Toc450640946 \h </w:instrText>
        </w:r>
      </w:ins>
      <w:r>
        <w:rPr>
          <w:noProof/>
        </w:rPr>
      </w:r>
      <w:r>
        <w:rPr>
          <w:noProof/>
        </w:rPr>
        <w:fldChar w:fldCharType="separate"/>
      </w:r>
      <w:ins w:id="290" w:author="Perrine, Martin L. (GSFC-5670)" w:date="2016-05-10T10:53:00Z">
        <w:r>
          <w:rPr>
            <w:noProof/>
          </w:rPr>
          <w:t>9</w:t>
        </w:r>
        <w:r>
          <w:rPr>
            <w:noProof/>
          </w:rPr>
          <w:fldChar w:fldCharType="end"/>
        </w:r>
      </w:ins>
    </w:p>
    <w:p w14:paraId="1A3F2212" w14:textId="77777777" w:rsidR="000F1532" w:rsidRDefault="000F1532">
      <w:pPr>
        <w:pStyle w:val="TOC2"/>
        <w:tabs>
          <w:tab w:val="left" w:pos="480"/>
          <w:tab w:val="right" w:pos="9350"/>
        </w:tabs>
        <w:rPr>
          <w:ins w:id="291" w:author="Perrine, Martin L. (GSFC-5670)" w:date="2016-05-10T10:53:00Z"/>
          <w:rFonts w:eastAsiaTheme="minorEastAsia" w:cstheme="minorBidi"/>
          <w:b w:val="0"/>
          <w:bCs w:val="0"/>
          <w:noProof/>
          <w:sz w:val="22"/>
          <w:szCs w:val="22"/>
        </w:rPr>
      </w:pPr>
      <w:ins w:id="292" w:author="Perrine, Martin L. (GSFC-5670)" w:date="2016-05-10T10:53:00Z">
        <w:r w:rsidRPr="006544BF">
          <w:rPr>
            <w:noProof/>
            <w:color w:val="000000"/>
          </w:rPr>
          <w:t>3.7</w:t>
        </w:r>
        <w:r>
          <w:rPr>
            <w:rFonts w:eastAsiaTheme="minorEastAsia" w:cstheme="minorBidi"/>
            <w:b w:val="0"/>
            <w:bCs w:val="0"/>
            <w:noProof/>
            <w:sz w:val="22"/>
            <w:szCs w:val="22"/>
          </w:rPr>
          <w:tab/>
        </w:r>
        <w:r>
          <w:rPr>
            <w:noProof/>
          </w:rPr>
          <w:t>Phase 1 to DAPHNE Transition</w:t>
        </w:r>
        <w:r>
          <w:rPr>
            <w:noProof/>
          </w:rPr>
          <w:tab/>
        </w:r>
        <w:r>
          <w:rPr>
            <w:noProof/>
          </w:rPr>
          <w:fldChar w:fldCharType="begin"/>
        </w:r>
        <w:r>
          <w:rPr>
            <w:noProof/>
          </w:rPr>
          <w:instrText xml:space="preserve"> PAGEREF _Toc450640969 \h </w:instrText>
        </w:r>
      </w:ins>
      <w:r>
        <w:rPr>
          <w:noProof/>
        </w:rPr>
      </w:r>
      <w:r>
        <w:rPr>
          <w:noProof/>
        </w:rPr>
        <w:fldChar w:fldCharType="separate"/>
      </w:r>
      <w:ins w:id="293" w:author="Perrine, Martin L. (GSFC-5670)" w:date="2016-05-10T10:53:00Z">
        <w:r>
          <w:rPr>
            <w:noProof/>
          </w:rPr>
          <w:t>9</w:t>
        </w:r>
        <w:r>
          <w:rPr>
            <w:noProof/>
          </w:rPr>
          <w:fldChar w:fldCharType="end"/>
        </w:r>
      </w:ins>
    </w:p>
    <w:p w14:paraId="030ABAEC" w14:textId="77777777" w:rsidR="000F1532" w:rsidRDefault="000F1532">
      <w:pPr>
        <w:pStyle w:val="TOC2"/>
        <w:tabs>
          <w:tab w:val="left" w:pos="480"/>
          <w:tab w:val="right" w:pos="9350"/>
        </w:tabs>
        <w:rPr>
          <w:ins w:id="294" w:author="Perrine, Martin L. (GSFC-5670)" w:date="2016-05-10T10:53:00Z"/>
          <w:rFonts w:eastAsiaTheme="minorEastAsia" w:cstheme="minorBidi"/>
          <w:b w:val="0"/>
          <w:bCs w:val="0"/>
          <w:noProof/>
          <w:sz w:val="22"/>
          <w:szCs w:val="22"/>
        </w:rPr>
      </w:pPr>
      <w:ins w:id="295" w:author="Perrine, Martin L. (GSFC-5670)" w:date="2016-05-10T10:53:00Z">
        <w:r w:rsidRPr="006544BF">
          <w:rPr>
            <w:rFonts w:eastAsia="ヒラギノ角ゴ Pro W3"/>
            <w:noProof/>
            <w:color w:val="000000"/>
          </w:rPr>
          <w:t>3.8</w:t>
        </w:r>
        <w:r>
          <w:rPr>
            <w:rFonts w:eastAsiaTheme="minorEastAsia" w:cstheme="minorBidi"/>
            <w:b w:val="0"/>
            <w:bCs w:val="0"/>
            <w:noProof/>
            <w:sz w:val="22"/>
            <w:szCs w:val="22"/>
          </w:rPr>
          <w:tab/>
        </w:r>
        <w:r w:rsidRPr="006544BF">
          <w:rPr>
            <w:rFonts w:eastAsia="ヒラギノ角ゴ Pro W3"/>
            <w:noProof/>
          </w:rPr>
          <w:t>Testing</w:t>
        </w:r>
        <w:r>
          <w:rPr>
            <w:noProof/>
          </w:rPr>
          <w:tab/>
        </w:r>
        <w:r>
          <w:rPr>
            <w:noProof/>
          </w:rPr>
          <w:fldChar w:fldCharType="begin"/>
        </w:r>
        <w:r>
          <w:rPr>
            <w:noProof/>
          </w:rPr>
          <w:instrText xml:space="preserve"> PAGEREF _Toc450640970 \h </w:instrText>
        </w:r>
      </w:ins>
      <w:r>
        <w:rPr>
          <w:noProof/>
        </w:rPr>
      </w:r>
      <w:r>
        <w:rPr>
          <w:noProof/>
        </w:rPr>
        <w:fldChar w:fldCharType="separate"/>
      </w:r>
      <w:ins w:id="296" w:author="Perrine, Martin L. (GSFC-5670)" w:date="2016-05-10T10:53:00Z">
        <w:r>
          <w:rPr>
            <w:noProof/>
          </w:rPr>
          <w:t>9</w:t>
        </w:r>
        <w:r>
          <w:rPr>
            <w:noProof/>
          </w:rPr>
          <w:fldChar w:fldCharType="end"/>
        </w:r>
      </w:ins>
    </w:p>
    <w:p w14:paraId="4DB1B3EB" w14:textId="77777777" w:rsidR="000F1532" w:rsidRDefault="000F1532">
      <w:pPr>
        <w:pStyle w:val="TOC2"/>
        <w:tabs>
          <w:tab w:val="left" w:pos="480"/>
          <w:tab w:val="right" w:pos="9350"/>
        </w:tabs>
        <w:rPr>
          <w:ins w:id="297" w:author="Perrine, Martin L. (GSFC-5670)" w:date="2016-05-10T10:53:00Z"/>
          <w:rFonts w:eastAsiaTheme="minorEastAsia" w:cstheme="minorBidi"/>
          <w:b w:val="0"/>
          <w:bCs w:val="0"/>
          <w:noProof/>
          <w:sz w:val="22"/>
          <w:szCs w:val="22"/>
        </w:rPr>
      </w:pPr>
      <w:ins w:id="298" w:author="Perrine, Martin L. (GSFC-5670)" w:date="2016-05-10T10:53:00Z">
        <w:r w:rsidRPr="006544BF">
          <w:rPr>
            <w:rFonts w:eastAsia="ヒラギノ角ゴ Pro W3"/>
            <w:noProof/>
            <w:color w:val="000000"/>
          </w:rPr>
          <w:t>3.9</w:t>
        </w:r>
        <w:r>
          <w:rPr>
            <w:rFonts w:eastAsiaTheme="minorEastAsia" w:cstheme="minorBidi"/>
            <w:b w:val="0"/>
            <w:bCs w:val="0"/>
            <w:noProof/>
            <w:sz w:val="22"/>
            <w:szCs w:val="22"/>
          </w:rPr>
          <w:tab/>
        </w:r>
        <w:r>
          <w:rPr>
            <w:noProof/>
          </w:rPr>
          <w:t>End of Life (EOL)</w:t>
        </w:r>
        <w:r>
          <w:rPr>
            <w:noProof/>
          </w:rPr>
          <w:tab/>
        </w:r>
        <w:r>
          <w:rPr>
            <w:noProof/>
          </w:rPr>
          <w:fldChar w:fldCharType="begin"/>
        </w:r>
        <w:r>
          <w:rPr>
            <w:noProof/>
          </w:rPr>
          <w:instrText xml:space="preserve"> PAGEREF _Toc450640971 \h </w:instrText>
        </w:r>
      </w:ins>
      <w:r>
        <w:rPr>
          <w:noProof/>
        </w:rPr>
      </w:r>
      <w:r>
        <w:rPr>
          <w:noProof/>
        </w:rPr>
        <w:fldChar w:fldCharType="separate"/>
      </w:r>
      <w:ins w:id="299" w:author="Perrine, Martin L. (GSFC-5670)" w:date="2016-05-10T10:53:00Z">
        <w:r>
          <w:rPr>
            <w:noProof/>
          </w:rPr>
          <w:t>9</w:t>
        </w:r>
        <w:r>
          <w:rPr>
            <w:noProof/>
          </w:rPr>
          <w:fldChar w:fldCharType="end"/>
        </w:r>
      </w:ins>
    </w:p>
    <w:p w14:paraId="35502374" w14:textId="77777777" w:rsidR="000F1532" w:rsidRDefault="000F1532">
      <w:pPr>
        <w:pStyle w:val="TOC1"/>
        <w:tabs>
          <w:tab w:val="right" w:pos="9350"/>
        </w:tabs>
        <w:rPr>
          <w:ins w:id="300" w:author="Perrine, Martin L. (GSFC-5670)" w:date="2016-05-10T10:53:00Z"/>
          <w:rFonts w:asciiTheme="minorHAnsi" w:eastAsiaTheme="minorEastAsia" w:hAnsiTheme="minorHAnsi" w:cstheme="minorBidi"/>
          <w:b w:val="0"/>
          <w:bCs w:val="0"/>
          <w:caps w:val="0"/>
          <w:noProof/>
          <w:sz w:val="22"/>
          <w:szCs w:val="22"/>
        </w:rPr>
      </w:pPr>
      <w:ins w:id="301" w:author="Perrine, Martin L. (GSFC-5670)" w:date="2016-05-10T10:53:00Z">
        <w:r w:rsidRPr="006544BF">
          <w:rPr>
            <w:rFonts w:eastAsia="ヒラギノ角ゴ Pro W3"/>
            <w:noProof/>
            <w:color w:val="000000"/>
          </w:rPr>
          <w:t>Section 4.</w:t>
        </w:r>
        <w:r w:rsidRPr="006544BF">
          <w:rPr>
            <w:rFonts w:eastAsia="ヒラギノ角ゴ Pro W3"/>
            <w:noProof/>
          </w:rPr>
          <w:t xml:space="preserve"> Development Phases</w:t>
        </w:r>
        <w:r>
          <w:rPr>
            <w:noProof/>
          </w:rPr>
          <w:tab/>
        </w:r>
        <w:r>
          <w:rPr>
            <w:noProof/>
          </w:rPr>
          <w:fldChar w:fldCharType="begin"/>
        </w:r>
        <w:r>
          <w:rPr>
            <w:noProof/>
          </w:rPr>
          <w:instrText xml:space="preserve"> PAGEREF _Toc450640973 \h </w:instrText>
        </w:r>
      </w:ins>
      <w:r>
        <w:rPr>
          <w:noProof/>
        </w:rPr>
      </w:r>
      <w:r>
        <w:rPr>
          <w:noProof/>
        </w:rPr>
        <w:fldChar w:fldCharType="separate"/>
      </w:r>
      <w:ins w:id="302" w:author="Perrine, Martin L. (GSFC-5670)" w:date="2016-05-10T10:53:00Z">
        <w:r>
          <w:rPr>
            <w:noProof/>
          </w:rPr>
          <w:t>10</w:t>
        </w:r>
        <w:r>
          <w:rPr>
            <w:noProof/>
          </w:rPr>
          <w:fldChar w:fldCharType="end"/>
        </w:r>
      </w:ins>
    </w:p>
    <w:p w14:paraId="5E6CE4E4" w14:textId="77777777" w:rsidR="000F1532" w:rsidRDefault="000F1532">
      <w:pPr>
        <w:pStyle w:val="TOC1"/>
        <w:tabs>
          <w:tab w:val="right" w:pos="9350"/>
        </w:tabs>
        <w:rPr>
          <w:ins w:id="303" w:author="Perrine, Martin L. (GSFC-5670)" w:date="2016-05-10T10:53:00Z"/>
          <w:rFonts w:asciiTheme="minorHAnsi" w:eastAsiaTheme="minorEastAsia" w:hAnsiTheme="minorHAnsi" w:cstheme="minorBidi"/>
          <w:b w:val="0"/>
          <w:bCs w:val="0"/>
          <w:caps w:val="0"/>
          <w:noProof/>
          <w:sz w:val="22"/>
          <w:szCs w:val="22"/>
        </w:rPr>
      </w:pPr>
      <w:ins w:id="304" w:author="Perrine, Martin L. (GSFC-5670)" w:date="2016-05-10T10:53:00Z">
        <w:r w:rsidRPr="006544BF">
          <w:rPr>
            <w:rFonts w:eastAsia="ヒラギノ角ゴ Pro W3"/>
            <w:noProof/>
            <w:color w:val="000000"/>
          </w:rPr>
          <w:t>Section 5.</w:t>
        </w:r>
        <w:r w:rsidRPr="006544BF">
          <w:rPr>
            <w:rFonts w:eastAsia="ヒラギノ角ゴ Pro W3"/>
            <w:noProof/>
          </w:rPr>
          <w:t xml:space="preserve"> Facilities</w:t>
        </w:r>
        <w:r>
          <w:rPr>
            <w:noProof/>
          </w:rPr>
          <w:tab/>
        </w:r>
        <w:r>
          <w:rPr>
            <w:noProof/>
          </w:rPr>
          <w:fldChar w:fldCharType="begin"/>
        </w:r>
        <w:r>
          <w:rPr>
            <w:noProof/>
          </w:rPr>
          <w:instrText xml:space="preserve"> PAGEREF _Toc450640974 \h </w:instrText>
        </w:r>
      </w:ins>
      <w:r>
        <w:rPr>
          <w:noProof/>
        </w:rPr>
      </w:r>
      <w:r>
        <w:rPr>
          <w:noProof/>
        </w:rPr>
        <w:fldChar w:fldCharType="separate"/>
      </w:r>
      <w:ins w:id="305" w:author="Perrine, Martin L. (GSFC-5670)" w:date="2016-05-10T10:53:00Z">
        <w:r>
          <w:rPr>
            <w:noProof/>
          </w:rPr>
          <w:t>11</w:t>
        </w:r>
        <w:r>
          <w:rPr>
            <w:noProof/>
          </w:rPr>
          <w:fldChar w:fldCharType="end"/>
        </w:r>
      </w:ins>
    </w:p>
    <w:p w14:paraId="7AF79192" w14:textId="77777777" w:rsidR="000F1532" w:rsidDel="000F1532" w:rsidRDefault="000F1532">
      <w:pPr>
        <w:pStyle w:val="TOC1"/>
        <w:tabs>
          <w:tab w:val="right" w:pos="9350"/>
        </w:tabs>
        <w:rPr>
          <w:del w:id="306" w:author="Perrine, Martin L. (GSFC-5670)" w:date="2016-05-10T10:53:00Z"/>
          <w:noProof/>
        </w:rPr>
      </w:pPr>
    </w:p>
    <w:p w14:paraId="06DA6EAC" w14:textId="77777777" w:rsidR="00AE798F" w:rsidDel="00AE798F" w:rsidRDefault="00AE798F">
      <w:pPr>
        <w:pStyle w:val="TOC1"/>
        <w:tabs>
          <w:tab w:val="right" w:pos="9350"/>
        </w:tabs>
        <w:rPr>
          <w:del w:id="307" w:author="Perrine, Martin L. (GSFC-5670)" w:date="2016-05-02T10:43:00Z"/>
          <w:noProof/>
        </w:rPr>
      </w:pPr>
    </w:p>
    <w:p w14:paraId="1C178BF8" w14:textId="77777777" w:rsidR="00AE798F" w:rsidDel="00AE798F" w:rsidRDefault="00AE798F">
      <w:pPr>
        <w:pStyle w:val="TOC1"/>
        <w:tabs>
          <w:tab w:val="right" w:pos="9350"/>
        </w:tabs>
        <w:rPr>
          <w:del w:id="308" w:author="Perrine, Martin L. (GSFC-5670)" w:date="2016-05-02T10:42:00Z"/>
          <w:noProof/>
        </w:rPr>
      </w:pPr>
    </w:p>
    <w:p w14:paraId="0CAD8729" w14:textId="77777777" w:rsidR="00AE798F" w:rsidDel="00AE798F" w:rsidRDefault="00AE798F">
      <w:pPr>
        <w:pStyle w:val="TOC1"/>
        <w:tabs>
          <w:tab w:val="right" w:pos="9350"/>
        </w:tabs>
        <w:rPr>
          <w:del w:id="309" w:author="Perrine, Martin L. (GSFC-5670)" w:date="2016-05-02T10:41:00Z"/>
          <w:noProof/>
        </w:rPr>
      </w:pPr>
    </w:p>
    <w:p w14:paraId="107CC108" w14:textId="77777777" w:rsidR="00AE798F" w:rsidDel="00AE798F" w:rsidRDefault="00AE798F">
      <w:pPr>
        <w:pStyle w:val="TOC1"/>
        <w:tabs>
          <w:tab w:val="right" w:pos="9350"/>
        </w:tabs>
        <w:rPr>
          <w:del w:id="310" w:author="Perrine, Martin L. (GSFC-5670)" w:date="2016-05-02T10:39:00Z"/>
          <w:noProof/>
        </w:rPr>
      </w:pPr>
    </w:p>
    <w:p w14:paraId="022B4B25" w14:textId="77777777" w:rsidR="00AE798F" w:rsidDel="00AE798F" w:rsidRDefault="00AE798F">
      <w:pPr>
        <w:pStyle w:val="TOC1"/>
        <w:tabs>
          <w:tab w:val="right" w:pos="9350"/>
        </w:tabs>
        <w:rPr>
          <w:del w:id="311" w:author="Perrine, Martin L. (GSFC-5670)" w:date="2016-05-02T10:38:00Z"/>
          <w:noProof/>
        </w:rPr>
      </w:pPr>
    </w:p>
    <w:p w14:paraId="1F57A23E" w14:textId="77777777" w:rsidR="00AE798F" w:rsidDel="00AE798F" w:rsidRDefault="00AE798F">
      <w:pPr>
        <w:pStyle w:val="TOC1"/>
        <w:tabs>
          <w:tab w:val="right" w:pos="9350"/>
        </w:tabs>
        <w:rPr>
          <w:del w:id="312" w:author="Perrine, Martin L. (GSFC-5670)" w:date="2016-05-02T10:36:00Z"/>
          <w:noProof/>
        </w:rPr>
      </w:pPr>
    </w:p>
    <w:p w14:paraId="2DC87004" w14:textId="77777777" w:rsidR="00645BBB" w:rsidDel="00645BBB" w:rsidRDefault="00645BBB">
      <w:pPr>
        <w:pStyle w:val="TOC1"/>
        <w:tabs>
          <w:tab w:val="right" w:pos="9350"/>
        </w:tabs>
        <w:rPr>
          <w:del w:id="313" w:author="Perrine, Martin L. (GSFC-5670)" w:date="2016-05-02T10:31:00Z"/>
          <w:noProof/>
        </w:rPr>
      </w:pPr>
    </w:p>
    <w:p w14:paraId="633D30F2" w14:textId="77777777" w:rsidR="00645BBB" w:rsidDel="00645BBB" w:rsidRDefault="00645BBB">
      <w:pPr>
        <w:pStyle w:val="TOC1"/>
        <w:tabs>
          <w:tab w:val="right" w:pos="9350"/>
        </w:tabs>
        <w:rPr>
          <w:del w:id="314" w:author="Perrine, Martin L. (GSFC-5670)" w:date="2016-05-02T10:31:00Z"/>
          <w:noProof/>
        </w:rPr>
      </w:pPr>
    </w:p>
    <w:p w14:paraId="4FE9C348" w14:textId="77777777" w:rsidR="004E2B98" w:rsidDel="00645BBB" w:rsidRDefault="004E2B98">
      <w:pPr>
        <w:pStyle w:val="TOC1"/>
        <w:tabs>
          <w:tab w:val="right" w:leader="dot" w:pos="9350"/>
        </w:tabs>
        <w:rPr>
          <w:del w:id="315" w:author="Perrine, Martin L. (GSFC-5670)" w:date="2016-05-02T10:31:00Z"/>
          <w:rFonts w:asciiTheme="minorHAnsi" w:eastAsiaTheme="minorEastAsia" w:hAnsiTheme="minorHAnsi" w:cstheme="minorBidi"/>
          <w:b w:val="0"/>
          <w:bCs w:val="0"/>
          <w:caps w:val="0"/>
          <w:noProof/>
          <w:sz w:val="22"/>
          <w:szCs w:val="22"/>
        </w:rPr>
      </w:pPr>
      <w:del w:id="316" w:author="Perrine, Martin L. (GSFC-5670)" w:date="2016-05-02T10:31:00Z">
        <w:r w:rsidRPr="00645BBB" w:rsidDel="00645BBB">
          <w:rPr>
            <w:rPrChange w:id="317" w:author="Perrine, Martin L. (GSFC-5670)" w:date="2016-05-02T10:31:00Z">
              <w:rPr>
                <w:rStyle w:val="Hyperlink"/>
                <w:b w:val="0"/>
                <w:bCs w:val="0"/>
                <w:caps w:val="0"/>
                <w:noProof/>
              </w:rPr>
            </w:rPrChange>
          </w:rPr>
          <w:delText>Section 1. Introduction</w:delText>
        </w:r>
        <w:r w:rsidDel="00645BBB">
          <w:rPr>
            <w:noProof/>
            <w:webHidden/>
          </w:rPr>
          <w:tab/>
          <w:delText>1</w:delText>
        </w:r>
      </w:del>
    </w:p>
    <w:p w14:paraId="55F587F5" w14:textId="77777777" w:rsidR="004E2B98" w:rsidDel="00645BBB" w:rsidRDefault="004E2B98">
      <w:pPr>
        <w:pStyle w:val="TOC2"/>
        <w:tabs>
          <w:tab w:val="left" w:pos="480"/>
          <w:tab w:val="right" w:leader="dot" w:pos="9350"/>
        </w:tabs>
        <w:rPr>
          <w:del w:id="318" w:author="Perrine, Martin L. (GSFC-5670)" w:date="2016-05-02T10:31:00Z"/>
          <w:rFonts w:eastAsiaTheme="minorEastAsia" w:cstheme="minorBidi"/>
          <w:b w:val="0"/>
          <w:bCs w:val="0"/>
          <w:noProof/>
          <w:sz w:val="22"/>
          <w:szCs w:val="22"/>
        </w:rPr>
      </w:pPr>
      <w:del w:id="319" w:author="Perrine, Martin L. (GSFC-5670)" w:date="2016-05-02T10:31:00Z">
        <w:r w:rsidRPr="00645BBB" w:rsidDel="00645BBB">
          <w:rPr>
            <w:rFonts w:eastAsia="ヒラギノ角ゴ Pro W3"/>
            <w:rPrChange w:id="320" w:author="Perrine, Martin L. (GSFC-5670)" w:date="2016-05-02T10:31:00Z">
              <w:rPr>
                <w:rStyle w:val="Hyperlink"/>
                <w:rFonts w:eastAsia="ヒラギノ角ゴ Pro W3"/>
                <w:b w:val="0"/>
                <w:bCs w:val="0"/>
                <w:noProof/>
              </w:rPr>
            </w:rPrChange>
          </w:rPr>
          <w:delText>1.1</w:delText>
        </w:r>
        <w:r w:rsidDel="00645BBB">
          <w:rPr>
            <w:rFonts w:eastAsiaTheme="minorEastAsia" w:cstheme="minorBidi"/>
            <w:b w:val="0"/>
            <w:bCs w:val="0"/>
            <w:noProof/>
            <w:sz w:val="22"/>
            <w:szCs w:val="22"/>
          </w:rPr>
          <w:tab/>
        </w:r>
        <w:r w:rsidRPr="00645BBB" w:rsidDel="00645BBB">
          <w:rPr>
            <w:rFonts w:eastAsia="ヒラギノ角ゴ Pro W3"/>
            <w:rPrChange w:id="321" w:author="Perrine, Martin L. (GSFC-5670)" w:date="2016-05-02T10:31:00Z">
              <w:rPr>
                <w:rStyle w:val="Hyperlink"/>
                <w:rFonts w:eastAsia="ヒラギノ角ゴ Pro W3"/>
                <w:b w:val="0"/>
                <w:bCs w:val="0"/>
                <w:noProof/>
              </w:rPr>
            </w:rPrChange>
          </w:rPr>
          <w:delText>Purpose</w:delText>
        </w:r>
        <w:r w:rsidDel="00645BBB">
          <w:rPr>
            <w:noProof/>
            <w:webHidden/>
          </w:rPr>
          <w:tab/>
          <w:delText>4-1</w:delText>
        </w:r>
      </w:del>
    </w:p>
    <w:p w14:paraId="476DA3EF" w14:textId="77777777" w:rsidR="004E2B98" w:rsidDel="00645BBB" w:rsidRDefault="004E2B98">
      <w:pPr>
        <w:pStyle w:val="TOC2"/>
        <w:tabs>
          <w:tab w:val="left" w:pos="480"/>
          <w:tab w:val="right" w:leader="dot" w:pos="9350"/>
        </w:tabs>
        <w:rPr>
          <w:del w:id="322" w:author="Perrine, Martin L. (GSFC-5670)" w:date="2016-05-02T10:31:00Z"/>
          <w:rFonts w:eastAsiaTheme="minorEastAsia" w:cstheme="minorBidi"/>
          <w:b w:val="0"/>
          <w:bCs w:val="0"/>
          <w:noProof/>
          <w:sz w:val="22"/>
          <w:szCs w:val="22"/>
        </w:rPr>
      </w:pPr>
      <w:del w:id="323" w:author="Perrine, Martin L. (GSFC-5670)" w:date="2016-05-02T10:31:00Z">
        <w:r w:rsidRPr="00645BBB" w:rsidDel="00645BBB">
          <w:rPr>
            <w:rFonts w:eastAsia="ヒラギノ角ゴ Pro W3"/>
            <w:rPrChange w:id="324" w:author="Perrine, Martin L. (GSFC-5670)" w:date="2016-05-02T10:31:00Z">
              <w:rPr>
                <w:rStyle w:val="Hyperlink"/>
                <w:rFonts w:eastAsia="ヒラギノ角ゴ Pro W3"/>
                <w:b w:val="0"/>
                <w:bCs w:val="0"/>
                <w:noProof/>
              </w:rPr>
            </w:rPrChange>
          </w:rPr>
          <w:delText>1.2</w:delText>
        </w:r>
        <w:r w:rsidDel="00645BBB">
          <w:rPr>
            <w:rFonts w:eastAsiaTheme="minorEastAsia" w:cstheme="minorBidi"/>
            <w:b w:val="0"/>
            <w:bCs w:val="0"/>
            <w:noProof/>
            <w:sz w:val="22"/>
            <w:szCs w:val="22"/>
          </w:rPr>
          <w:tab/>
        </w:r>
        <w:r w:rsidRPr="00645BBB" w:rsidDel="00645BBB">
          <w:rPr>
            <w:rFonts w:eastAsia="ヒラギノ角ゴ Pro W3"/>
            <w:rPrChange w:id="325" w:author="Perrine, Martin L. (GSFC-5670)" w:date="2016-05-02T10:31:00Z">
              <w:rPr>
                <w:rStyle w:val="Hyperlink"/>
                <w:rFonts w:eastAsia="ヒラギノ角ゴ Pro W3"/>
                <w:b w:val="0"/>
                <w:bCs w:val="0"/>
                <w:noProof/>
              </w:rPr>
            </w:rPrChange>
          </w:rPr>
          <w:delText>Scope</w:delText>
        </w:r>
        <w:r w:rsidDel="00645BBB">
          <w:rPr>
            <w:noProof/>
            <w:webHidden/>
          </w:rPr>
          <w:tab/>
          <w:delText>4-1</w:delText>
        </w:r>
      </w:del>
    </w:p>
    <w:p w14:paraId="5436F12C" w14:textId="77777777" w:rsidR="004E2B98" w:rsidDel="00645BBB" w:rsidRDefault="004E2B98">
      <w:pPr>
        <w:pStyle w:val="TOC2"/>
        <w:tabs>
          <w:tab w:val="left" w:pos="480"/>
          <w:tab w:val="right" w:leader="dot" w:pos="9350"/>
        </w:tabs>
        <w:rPr>
          <w:del w:id="326" w:author="Perrine, Martin L. (GSFC-5670)" w:date="2016-05-02T10:31:00Z"/>
          <w:rFonts w:eastAsiaTheme="minorEastAsia" w:cstheme="minorBidi"/>
          <w:b w:val="0"/>
          <w:bCs w:val="0"/>
          <w:noProof/>
          <w:sz w:val="22"/>
          <w:szCs w:val="22"/>
        </w:rPr>
      </w:pPr>
      <w:del w:id="327" w:author="Perrine, Martin L. (GSFC-5670)" w:date="2016-05-02T10:31:00Z">
        <w:r w:rsidRPr="00645BBB" w:rsidDel="00645BBB">
          <w:rPr>
            <w:rFonts w:eastAsia="ヒラギノ角ゴ Pro W3"/>
            <w:rPrChange w:id="328" w:author="Perrine, Martin L. (GSFC-5670)" w:date="2016-05-02T10:31:00Z">
              <w:rPr>
                <w:rStyle w:val="Hyperlink"/>
                <w:rFonts w:eastAsia="ヒラギノ角ゴ Pro W3"/>
                <w:b w:val="0"/>
                <w:bCs w:val="0"/>
                <w:noProof/>
              </w:rPr>
            </w:rPrChange>
          </w:rPr>
          <w:delText>1.3</w:delText>
        </w:r>
        <w:r w:rsidDel="00645BBB">
          <w:rPr>
            <w:rFonts w:eastAsiaTheme="minorEastAsia" w:cstheme="minorBidi"/>
            <w:b w:val="0"/>
            <w:bCs w:val="0"/>
            <w:noProof/>
            <w:sz w:val="22"/>
            <w:szCs w:val="22"/>
          </w:rPr>
          <w:tab/>
        </w:r>
        <w:r w:rsidRPr="00645BBB" w:rsidDel="00645BBB">
          <w:rPr>
            <w:rFonts w:eastAsia="ヒラギノ角ゴ Pro W3"/>
            <w:rPrChange w:id="329" w:author="Perrine, Martin L. (GSFC-5670)" w:date="2016-05-02T10:31:00Z">
              <w:rPr>
                <w:rStyle w:val="Hyperlink"/>
                <w:rFonts w:eastAsia="ヒラギノ角ゴ Pro W3"/>
                <w:b w:val="0"/>
                <w:bCs w:val="0"/>
                <w:noProof/>
              </w:rPr>
            </w:rPrChange>
          </w:rPr>
          <w:delText>Change Authority</w:delText>
        </w:r>
        <w:r w:rsidDel="00645BBB">
          <w:rPr>
            <w:noProof/>
            <w:webHidden/>
          </w:rPr>
          <w:tab/>
          <w:delText>4-1</w:delText>
        </w:r>
      </w:del>
    </w:p>
    <w:p w14:paraId="5ACF0DA8" w14:textId="77777777" w:rsidR="004E2B98" w:rsidDel="00645BBB" w:rsidRDefault="004E2B98">
      <w:pPr>
        <w:pStyle w:val="TOC2"/>
        <w:tabs>
          <w:tab w:val="left" w:pos="480"/>
          <w:tab w:val="right" w:leader="dot" w:pos="9350"/>
        </w:tabs>
        <w:rPr>
          <w:del w:id="330" w:author="Perrine, Martin L. (GSFC-5670)" w:date="2016-05-02T10:31:00Z"/>
          <w:rFonts w:eastAsiaTheme="minorEastAsia" w:cstheme="minorBidi"/>
          <w:b w:val="0"/>
          <w:bCs w:val="0"/>
          <w:noProof/>
          <w:sz w:val="22"/>
          <w:szCs w:val="22"/>
        </w:rPr>
      </w:pPr>
      <w:del w:id="331" w:author="Perrine, Martin L. (GSFC-5670)" w:date="2016-05-02T10:31:00Z">
        <w:r w:rsidRPr="00645BBB" w:rsidDel="00645BBB">
          <w:rPr>
            <w:rFonts w:eastAsia="ヒラギノ角ゴ Pro W3"/>
            <w:rPrChange w:id="332" w:author="Perrine, Martin L. (GSFC-5670)" w:date="2016-05-02T10:31:00Z">
              <w:rPr>
                <w:rStyle w:val="Hyperlink"/>
                <w:rFonts w:eastAsia="ヒラギノ角ゴ Pro W3"/>
                <w:b w:val="0"/>
                <w:bCs w:val="0"/>
                <w:noProof/>
              </w:rPr>
            </w:rPrChange>
          </w:rPr>
          <w:delText>1.4</w:delText>
        </w:r>
        <w:r w:rsidDel="00645BBB">
          <w:rPr>
            <w:rFonts w:eastAsiaTheme="minorEastAsia" w:cstheme="minorBidi"/>
            <w:b w:val="0"/>
            <w:bCs w:val="0"/>
            <w:noProof/>
            <w:sz w:val="22"/>
            <w:szCs w:val="22"/>
          </w:rPr>
          <w:tab/>
        </w:r>
        <w:r w:rsidRPr="00645BBB" w:rsidDel="00645BBB">
          <w:rPr>
            <w:rFonts w:eastAsia="ヒラギノ角ゴ Pro W3"/>
            <w:rPrChange w:id="333" w:author="Perrine, Martin L. (GSFC-5670)" w:date="2016-05-02T10:31:00Z">
              <w:rPr>
                <w:rStyle w:val="Hyperlink"/>
                <w:rFonts w:eastAsia="ヒラギノ角ゴ Pro W3"/>
                <w:b w:val="0"/>
                <w:bCs w:val="0"/>
                <w:noProof/>
              </w:rPr>
            </w:rPrChange>
          </w:rPr>
          <w:delText>Reference Documents</w:delText>
        </w:r>
        <w:r w:rsidDel="00645BBB">
          <w:rPr>
            <w:noProof/>
            <w:webHidden/>
          </w:rPr>
          <w:tab/>
          <w:delText>4-1</w:delText>
        </w:r>
      </w:del>
    </w:p>
    <w:p w14:paraId="544BDCB7" w14:textId="77777777" w:rsidR="004E2B98" w:rsidDel="00645BBB" w:rsidRDefault="004E2B98">
      <w:pPr>
        <w:pStyle w:val="TOC1"/>
        <w:tabs>
          <w:tab w:val="right" w:leader="dot" w:pos="9350"/>
        </w:tabs>
        <w:rPr>
          <w:del w:id="334" w:author="Perrine, Martin L. (GSFC-5670)" w:date="2016-05-02T10:31:00Z"/>
          <w:rFonts w:asciiTheme="minorHAnsi" w:eastAsiaTheme="minorEastAsia" w:hAnsiTheme="minorHAnsi" w:cstheme="minorBidi"/>
          <w:b w:val="0"/>
          <w:bCs w:val="0"/>
          <w:caps w:val="0"/>
          <w:noProof/>
          <w:sz w:val="22"/>
          <w:szCs w:val="22"/>
        </w:rPr>
      </w:pPr>
      <w:del w:id="335" w:author="Perrine, Martin L. (GSFC-5670)" w:date="2016-05-02T10:31:00Z">
        <w:r w:rsidRPr="00645BBB" w:rsidDel="00645BBB">
          <w:rPr>
            <w:rPrChange w:id="336" w:author="Perrine, Martin L. (GSFC-5670)" w:date="2016-05-02T10:31:00Z">
              <w:rPr>
                <w:rStyle w:val="Hyperlink"/>
                <w:b w:val="0"/>
                <w:bCs w:val="0"/>
                <w:caps w:val="0"/>
                <w:noProof/>
              </w:rPr>
            </w:rPrChange>
          </w:rPr>
          <w:delText>Section 2. Overview</w:delText>
        </w:r>
        <w:r w:rsidDel="00645BBB">
          <w:rPr>
            <w:noProof/>
            <w:webHidden/>
          </w:rPr>
          <w:tab/>
          <w:delText>4-3</w:delText>
        </w:r>
      </w:del>
    </w:p>
    <w:p w14:paraId="7D5F4DE4" w14:textId="77777777" w:rsidR="004E2B98" w:rsidDel="00645BBB" w:rsidRDefault="004E2B98">
      <w:pPr>
        <w:pStyle w:val="TOC2"/>
        <w:tabs>
          <w:tab w:val="left" w:pos="480"/>
          <w:tab w:val="right" w:leader="dot" w:pos="9350"/>
        </w:tabs>
        <w:rPr>
          <w:del w:id="337" w:author="Perrine, Martin L. (GSFC-5670)" w:date="2016-05-02T10:31:00Z"/>
          <w:rFonts w:eastAsiaTheme="minorEastAsia" w:cstheme="minorBidi"/>
          <w:b w:val="0"/>
          <w:bCs w:val="0"/>
          <w:noProof/>
          <w:sz w:val="22"/>
          <w:szCs w:val="22"/>
        </w:rPr>
      </w:pPr>
      <w:del w:id="338" w:author="Perrine, Martin L. (GSFC-5670)" w:date="2016-05-02T10:31:00Z">
        <w:r w:rsidRPr="00645BBB" w:rsidDel="00645BBB">
          <w:rPr>
            <w:rFonts w:eastAsia="ヒラギノ角ゴ Pro W3"/>
            <w:rPrChange w:id="339" w:author="Perrine, Martin L. (GSFC-5670)" w:date="2016-05-02T10:31:00Z">
              <w:rPr>
                <w:rStyle w:val="Hyperlink"/>
                <w:rFonts w:eastAsia="ヒラギノ角ゴ Pro W3"/>
                <w:b w:val="0"/>
                <w:bCs w:val="0"/>
                <w:noProof/>
              </w:rPr>
            </w:rPrChange>
          </w:rPr>
          <w:delText>2.1</w:delText>
        </w:r>
        <w:r w:rsidDel="00645BBB">
          <w:rPr>
            <w:rFonts w:eastAsiaTheme="minorEastAsia" w:cstheme="minorBidi"/>
            <w:b w:val="0"/>
            <w:bCs w:val="0"/>
            <w:noProof/>
            <w:sz w:val="22"/>
            <w:szCs w:val="22"/>
          </w:rPr>
          <w:tab/>
        </w:r>
        <w:r w:rsidRPr="00645BBB" w:rsidDel="00645BBB">
          <w:rPr>
            <w:rFonts w:eastAsia="ヒラギノ角ゴ Pro W3"/>
            <w:rPrChange w:id="340" w:author="Perrine, Martin L. (GSFC-5670)" w:date="2016-05-02T10:31:00Z">
              <w:rPr>
                <w:rStyle w:val="Hyperlink"/>
                <w:rFonts w:eastAsia="ヒラギノ角ゴ Pro W3"/>
                <w:b w:val="0"/>
                <w:bCs w:val="0"/>
                <w:noProof/>
              </w:rPr>
            </w:rPrChange>
          </w:rPr>
          <w:delText>Background</w:delText>
        </w:r>
        <w:r w:rsidDel="00645BBB">
          <w:rPr>
            <w:noProof/>
            <w:webHidden/>
          </w:rPr>
          <w:tab/>
          <w:delText>4-3</w:delText>
        </w:r>
      </w:del>
    </w:p>
    <w:p w14:paraId="4C3C15DE" w14:textId="77777777" w:rsidR="004E2B98" w:rsidDel="00645BBB" w:rsidRDefault="004E2B98">
      <w:pPr>
        <w:pStyle w:val="TOC2"/>
        <w:tabs>
          <w:tab w:val="left" w:pos="480"/>
          <w:tab w:val="right" w:leader="dot" w:pos="9350"/>
        </w:tabs>
        <w:rPr>
          <w:del w:id="341" w:author="Perrine, Martin L. (GSFC-5670)" w:date="2016-05-02T10:31:00Z"/>
          <w:rFonts w:eastAsiaTheme="minorEastAsia" w:cstheme="minorBidi"/>
          <w:b w:val="0"/>
          <w:bCs w:val="0"/>
          <w:noProof/>
          <w:sz w:val="22"/>
          <w:szCs w:val="22"/>
        </w:rPr>
      </w:pPr>
      <w:del w:id="342" w:author="Perrine, Martin L. (GSFC-5670)" w:date="2016-05-02T10:31:00Z">
        <w:r w:rsidRPr="00645BBB" w:rsidDel="00645BBB">
          <w:rPr>
            <w:rFonts w:eastAsia="ヒラギノ角ゴ Pro W3"/>
            <w:rPrChange w:id="343" w:author="Perrine, Martin L. (GSFC-5670)" w:date="2016-05-02T10:31:00Z">
              <w:rPr>
                <w:rStyle w:val="Hyperlink"/>
                <w:rFonts w:eastAsia="ヒラギノ角ゴ Pro W3"/>
                <w:b w:val="0"/>
                <w:bCs w:val="0"/>
                <w:noProof/>
              </w:rPr>
            </w:rPrChange>
          </w:rPr>
          <w:delText>2.2</w:delText>
        </w:r>
        <w:r w:rsidDel="00645BBB">
          <w:rPr>
            <w:rFonts w:eastAsiaTheme="minorEastAsia" w:cstheme="minorBidi"/>
            <w:b w:val="0"/>
            <w:bCs w:val="0"/>
            <w:noProof/>
            <w:sz w:val="22"/>
            <w:szCs w:val="22"/>
          </w:rPr>
          <w:tab/>
        </w:r>
        <w:r w:rsidRPr="00645BBB" w:rsidDel="00645BBB">
          <w:rPr>
            <w:rFonts w:eastAsia="ヒラギノ角ゴ Pro W3"/>
            <w:rPrChange w:id="344" w:author="Perrine, Martin L. (GSFC-5670)" w:date="2016-05-02T10:31:00Z">
              <w:rPr>
                <w:rStyle w:val="Hyperlink"/>
                <w:rFonts w:eastAsia="ヒラギノ角ゴ Pro W3"/>
                <w:b w:val="0"/>
                <w:bCs w:val="0"/>
                <w:noProof/>
              </w:rPr>
            </w:rPrChange>
          </w:rPr>
          <w:delText>Context/ Basic Operations</w:delText>
        </w:r>
        <w:r w:rsidDel="00645BBB">
          <w:rPr>
            <w:noProof/>
            <w:webHidden/>
          </w:rPr>
          <w:tab/>
          <w:delText>4-5</w:delText>
        </w:r>
      </w:del>
    </w:p>
    <w:p w14:paraId="381FD12C" w14:textId="77777777" w:rsidR="004E2B98" w:rsidDel="00645BBB" w:rsidRDefault="004E2B98">
      <w:pPr>
        <w:pStyle w:val="TOC1"/>
        <w:tabs>
          <w:tab w:val="right" w:leader="dot" w:pos="9350"/>
        </w:tabs>
        <w:rPr>
          <w:del w:id="345" w:author="Perrine, Martin L. (GSFC-5670)" w:date="2016-05-02T10:31:00Z"/>
          <w:rFonts w:asciiTheme="minorHAnsi" w:eastAsiaTheme="minorEastAsia" w:hAnsiTheme="minorHAnsi" w:cstheme="minorBidi"/>
          <w:b w:val="0"/>
          <w:bCs w:val="0"/>
          <w:caps w:val="0"/>
          <w:noProof/>
          <w:sz w:val="22"/>
          <w:szCs w:val="22"/>
        </w:rPr>
      </w:pPr>
      <w:del w:id="346" w:author="Perrine, Martin L. (GSFC-5670)" w:date="2016-05-02T10:31:00Z">
        <w:r w:rsidRPr="00645BBB" w:rsidDel="00645BBB">
          <w:rPr>
            <w:rPrChange w:id="347" w:author="Perrine, Martin L. (GSFC-5670)" w:date="2016-05-02T10:31:00Z">
              <w:rPr>
                <w:rStyle w:val="Hyperlink"/>
                <w:b w:val="0"/>
                <w:bCs w:val="0"/>
                <w:caps w:val="0"/>
                <w:noProof/>
              </w:rPr>
            </w:rPrChange>
          </w:rPr>
          <w:delText>Section 3. Concept of Operations:  Day in the Life of DAPHNE</w:delText>
        </w:r>
        <w:r w:rsidDel="00645BBB">
          <w:rPr>
            <w:noProof/>
            <w:webHidden/>
          </w:rPr>
          <w:tab/>
          <w:delText>4-1</w:delText>
        </w:r>
      </w:del>
    </w:p>
    <w:p w14:paraId="37A85190" w14:textId="77777777" w:rsidR="004E2B98" w:rsidDel="00645BBB" w:rsidRDefault="004E2B98">
      <w:pPr>
        <w:pStyle w:val="TOC2"/>
        <w:tabs>
          <w:tab w:val="left" w:pos="480"/>
          <w:tab w:val="right" w:leader="dot" w:pos="9350"/>
        </w:tabs>
        <w:rPr>
          <w:del w:id="348" w:author="Perrine, Martin L. (GSFC-5670)" w:date="2016-05-02T10:31:00Z"/>
          <w:rFonts w:eastAsiaTheme="minorEastAsia" w:cstheme="minorBidi"/>
          <w:b w:val="0"/>
          <w:bCs w:val="0"/>
          <w:noProof/>
          <w:sz w:val="22"/>
          <w:szCs w:val="22"/>
        </w:rPr>
      </w:pPr>
      <w:del w:id="349" w:author="Perrine, Martin L. (GSFC-5670)" w:date="2016-05-02T10:31:00Z">
        <w:r w:rsidRPr="00645BBB" w:rsidDel="00645BBB">
          <w:rPr>
            <w:rFonts w:eastAsia="ヒラギノ角ゴ Pro W3"/>
            <w:rPrChange w:id="350" w:author="Perrine, Martin L. (GSFC-5670)" w:date="2016-05-02T10:31:00Z">
              <w:rPr>
                <w:rStyle w:val="Hyperlink"/>
                <w:rFonts w:eastAsia="ヒラギノ角ゴ Pro W3"/>
                <w:b w:val="0"/>
                <w:bCs w:val="0"/>
                <w:noProof/>
              </w:rPr>
            </w:rPrChange>
          </w:rPr>
          <w:delText>3.1</w:delText>
        </w:r>
        <w:r w:rsidDel="00645BBB">
          <w:rPr>
            <w:rFonts w:eastAsiaTheme="minorEastAsia" w:cstheme="minorBidi"/>
            <w:b w:val="0"/>
            <w:bCs w:val="0"/>
            <w:noProof/>
            <w:sz w:val="22"/>
            <w:szCs w:val="22"/>
          </w:rPr>
          <w:tab/>
        </w:r>
        <w:r w:rsidRPr="00645BBB" w:rsidDel="00645BBB">
          <w:rPr>
            <w:rFonts w:eastAsia="ヒラギノ角ゴ Pro W3"/>
            <w:rPrChange w:id="351" w:author="Perrine, Martin L. (GSFC-5670)" w:date="2016-05-02T10:31:00Z">
              <w:rPr>
                <w:rStyle w:val="Hyperlink"/>
                <w:rFonts w:eastAsia="ヒラギノ角ゴ Pro W3"/>
                <w:b w:val="0"/>
                <w:bCs w:val="0"/>
                <w:noProof/>
              </w:rPr>
            </w:rPrChange>
          </w:rPr>
          <w:delText>Scenarios</w:delText>
        </w:r>
        <w:r w:rsidDel="00645BBB">
          <w:rPr>
            <w:noProof/>
            <w:webHidden/>
          </w:rPr>
          <w:tab/>
          <w:delText>4-1</w:delText>
        </w:r>
      </w:del>
    </w:p>
    <w:p w14:paraId="4F4DCD37" w14:textId="77777777" w:rsidR="004E2B98" w:rsidDel="00645BBB" w:rsidRDefault="004E2B98">
      <w:pPr>
        <w:pStyle w:val="TOC2"/>
        <w:tabs>
          <w:tab w:val="left" w:pos="480"/>
          <w:tab w:val="right" w:leader="dot" w:pos="9350"/>
        </w:tabs>
        <w:rPr>
          <w:del w:id="352" w:author="Perrine, Martin L. (GSFC-5670)" w:date="2016-05-02T10:31:00Z"/>
          <w:rFonts w:eastAsiaTheme="minorEastAsia" w:cstheme="minorBidi"/>
          <w:b w:val="0"/>
          <w:bCs w:val="0"/>
          <w:noProof/>
          <w:sz w:val="22"/>
          <w:szCs w:val="22"/>
        </w:rPr>
      </w:pPr>
      <w:del w:id="353" w:author="Perrine, Martin L. (GSFC-5670)" w:date="2016-05-02T10:31:00Z">
        <w:r w:rsidRPr="00645BBB" w:rsidDel="00645BBB">
          <w:rPr>
            <w:rFonts w:eastAsia="ヒラギノ角ゴ Pro W3"/>
            <w:rPrChange w:id="354" w:author="Perrine, Martin L. (GSFC-5670)" w:date="2016-05-02T10:31:00Z">
              <w:rPr>
                <w:rStyle w:val="Hyperlink"/>
                <w:rFonts w:eastAsia="ヒラギノ角ゴ Pro W3"/>
                <w:b w:val="0"/>
                <w:bCs w:val="0"/>
                <w:noProof/>
              </w:rPr>
            </w:rPrChange>
          </w:rPr>
          <w:delText>3.2</w:delText>
        </w:r>
        <w:r w:rsidDel="00645BBB">
          <w:rPr>
            <w:rFonts w:eastAsiaTheme="minorEastAsia" w:cstheme="minorBidi"/>
            <w:b w:val="0"/>
            <w:bCs w:val="0"/>
            <w:noProof/>
            <w:sz w:val="22"/>
            <w:szCs w:val="22"/>
          </w:rPr>
          <w:tab/>
        </w:r>
        <w:r w:rsidRPr="00645BBB" w:rsidDel="00645BBB">
          <w:rPr>
            <w:rFonts w:eastAsia="ヒラギノ角ゴ Pro W3"/>
            <w:rPrChange w:id="355" w:author="Perrine, Martin L. (GSFC-5670)" w:date="2016-05-02T10:31:00Z">
              <w:rPr>
                <w:rStyle w:val="Hyperlink"/>
                <w:rFonts w:eastAsia="ヒラギノ角ゴ Pro W3"/>
                <w:b w:val="0"/>
                <w:bCs w:val="0"/>
                <w:noProof/>
              </w:rPr>
            </w:rPrChange>
          </w:rPr>
          <w:delText>Nominal Operations</w:delText>
        </w:r>
        <w:r w:rsidDel="00645BBB">
          <w:rPr>
            <w:noProof/>
            <w:webHidden/>
          </w:rPr>
          <w:tab/>
          <w:delText>4-1</w:delText>
        </w:r>
      </w:del>
    </w:p>
    <w:p w14:paraId="76C690E4" w14:textId="77777777" w:rsidR="004E2B98" w:rsidDel="00645BBB" w:rsidRDefault="004E2B98">
      <w:pPr>
        <w:pStyle w:val="TOC2"/>
        <w:tabs>
          <w:tab w:val="right" w:leader="dot" w:pos="9350"/>
        </w:tabs>
        <w:rPr>
          <w:del w:id="356" w:author="Perrine, Martin L. (GSFC-5670)" w:date="2016-05-02T10:31:00Z"/>
          <w:rFonts w:eastAsiaTheme="minorEastAsia" w:cstheme="minorBidi"/>
          <w:b w:val="0"/>
          <w:bCs w:val="0"/>
          <w:noProof/>
          <w:sz w:val="22"/>
          <w:szCs w:val="22"/>
        </w:rPr>
      </w:pPr>
      <w:del w:id="357" w:author="Perrine, Martin L. (GSFC-5670)" w:date="2016-05-02T10:31:00Z">
        <w:r w:rsidDel="00645BBB">
          <w:rPr>
            <w:rFonts w:eastAsiaTheme="minorEastAsia" w:cstheme="minorBidi"/>
            <w:b w:val="0"/>
            <w:bCs w:val="0"/>
            <w:noProof/>
            <w:sz w:val="22"/>
            <w:szCs w:val="22"/>
          </w:rPr>
          <w:tab/>
        </w:r>
        <w:r w:rsidRPr="00645BBB" w:rsidDel="00645BBB">
          <w:rPr>
            <w:rPrChange w:id="358" w:author="Perrine, Martin L. (GSFC-5670)" w:date="2016-05-02T10:31:00Z">
              <w:rPr>
                <w:rStyle w:val="Hyperlink"/>
                <w:rFonts w:ascii="Times New Roman" w:hAnsi="Times New Roman"/>
                <w:b w:val="0"/>
                <w:bCs w:val="0"/>
                <w:noProof/>
                <w:shd w:val="clear" w:color="auto" w:fill="FFFFFF"/>
              </w:rPr>
            </w:rPrChange>
          </w:rPr>
          <w:delText xml:space="preserve">Special Event Handling, </w:delText>
        </w:r>
        <w:r w:rsidDel="00645BBB">
          <w:rPr>
            <w:noProof/>
            <w:webHidden/>
          </w:rPr>
          <w:tab/>
          <w:delText>4-2</w:delText>
        </w:r>
      </w:del>
    </w:p>
    <w:p w14:paraId="3AB179D5" w14:textId="77777777" w:rsidR="004E2B98" w:rsidDel="00645BBB" w:rsidRDefault="004E2B98">
      <w:pPr>
        <w:pStyle w:val="TOC2"/>
        <w:tabs>
          <w:tab w:val="left" w:pos="480"/>
          <w:tab w:val="right" w:leader="dot" w:pos="9350"/>
        </w:tabs>
        <w:rPr>
          <w:del w:id="359" w:author="Perrine, Martin L. (GSFC-5670)" w:date="2016-05-02T10:31:00Z"/>
          <w:rFonts w:eastAsiaTheme="minorEastAsia" w:cstheme="minorBidi"/>
          <w:b w:val="0"/>
          <w:bCs w:val="0"/>
          <w:noProof/>
          <w:sz w:val="22"/>
          <w:szCs w:val="22"/>
        </w:rPr>
      </w:pPr>
      <w:del w:id="360" w:author="Perrine, Martin L. (GSFC-5670)" w:date="2016-05-02T10:31:00Z">
        <w:r w:rsidRPr="00645BBB" w:rsidDel="00645BBB">
          <w:rPr>
            <w:rPrChange w:id="361" w:author="Perrine, Martin L. (GSFC-5670)" w:date="2016-05-02T10:31:00Z">
              <w:rPr>
                <w:rStyle w:val="Hyperlink"/>
                <w:b w:val="0"/>
                <w:bCs w:val="0"/>
                <w:noProof/>
              </w:rPr>
            </w:rPrChange>
          </w:rPr>
          <w:delText>3.3</w:delText>
        </w:r>
        <w:r w:rsidDel="00645BBB">
          <w:rPr>
            <w:rFonts w:eastAsiaTheme="minorEastAsia" w:cstheme="minorBidi"/>
            <w:b w:val="0"/>
            <w:bCs w:val="0"/>
            <w:noProof/>
            <w:sz w:val="22"/>
            <w:szCs w:val="22"/>
          </w:rPr>
          <w:tab/>
        </w:r>
        <w:r w:rsidRPr="00645BBB" w:rsidDel="00645BBB">
          <w:rPr>
            <w:rPrChange w:id="362" w:author="Perrine, Martin L. (GSFC-5670)" w:date="2016-05-02T10:31:00Z">
              <w:rPr>
                <w:rStyle w:val="Hyperlink"/>
                <w:rFonts w:ascii="Times New Roman" w:hAnsi="Times New Roman"/>
                <w:b w:val="0"/>
                <w:bCs w:val="0"/>
                <w:noProof/>
                <w:shd w:val="clear" w:color="auto" w:fill="FFFFFF"/>
              </w:rPr>
            </w:rPrChange>
          </w:rPr>
          <w:delText>Emergency Mission Operations</w:delText>
        </w:r>
        <w:r w:rsidDel="00645BBB">
          <w:rPr>
            <w:noProof/>
            <w:webHidden/>
          </w:rPr>
          <w:tab/>
          <w:delText>4-3</w:delText>
        </w:r>
      </w:del>
    </w:p>
    <w:p w14:paraId="459BB5B9" w14:textId="77777777" w:rsidR="004E2B98" w:rsidDel="00645BBB" w:rsidRDefault="004E2B98">
      <w:pPr>
        <w:pStyle w:val="TOC2"/>
        <w:tabs>
          <w:tab w:val="right" w:leader="dot" w:pos="9350"/>
        </w:tabs>
        <w:rPr>
          <w:del w:id="363" w:author="Perrine, Martin L. (GSFC-5670)" w:date="2016-05-02T10:31:00Z"/>
          <w:rFonts w:eastAsiaTheme="minorEastAsia" w:cstheme="minorBidi"/>
          <w:b w:val="0"/>
          <w:bCs w:val="0"/>
          <w:noProof/>
          <w:sz w:val="22"/>
          <w:szCs w:val="22"/>
        </w:rPr>
      </w:pPr>
      <w:del w:id="364" w:author="Perrine, Martin L. (GSFC-5670)" w:date="2016-05-02T10:31:00Z">
        <w:r w:rsidRPr="00645BBB" w:rsidDel="00645BBB">
          <w:rPr>
            <w:rPrChange w:id="365" w:author="Perrine, Martin L. (GSFC-5670)" w:date="2016-05-02T10:31:00Z">
              <w:rPr>
                <w:rStyle w:val="Hyperlink"/>
                <w:rFonts w:ascii="Times New Roman" w:hAnsi="Times New Roman"/>
                <w:b w:val="0"/>
                <w:bCs w:val="0"/>
                <w:noProof/>
                <w:shd w:val="clear" w:color="auto" w:fill="FFFFFF"/>
              </w:rPr>
            </w:rPrChange>
          </w:rPr>
          <w:delText>In the event that an urgent change in schedule is required by NEN during an ongoing overpass operation, the M&amp;C can quickly stop the current operation with a special command.  At that time:  (or DAPHNE will)</w:delText>
        </w:r>
        <w:r w:rsidDel="00645BBB">
          <w:rPr>
            <w:noProof/>
            <w:webHidden/>
          </w:rPr>
          <w:tab/>
          <w:delText>4-3</w:delText>
        </w:r>
      </w:del>
    </w:p>
    <w:p w14:paraId="01974FC7" w14:textId="77777777" w:rsidR="004E2B98" w:rsidDel="00645BBB" w:rsidRDefault="004E2B98">
      <w:pPr>
        <w:pStyle w:val="TOC2"/>
        <w:tabs>
          <w:tab w:val="left" w:pos="480"/>
          <w:tab w:val="right" w:leader="dot" w:pos="9350"/>
        </w:tabs>
        <w:rPr>
          <w:del w:id="366" w:author="Perrine, Martin L. (GSFC-5670)" w:date="2016-05-02T10:31:00Z"/>
          <w:rFonts w:eastAsiaTheme="minorEastAsia" w:cstheme="minorBidi"/>
          <w:b w:val="0"/>
          <w:bCs w:val="0"/>
          <w:noProof/>
          <w:sz w:val="22"/>
          <w:szCs w:val="22"/>
        </w:rPr>
      </w:pPr>
      <w:del w:id="367" w:author="Perrine, Martin L. (GSFC-5670)" w:date="2016-05-02T10:31:00Z">
        <w:r w:rsidRPr="00645BBB" w:rsidDel="00645BBB">
          <w:rPr>
            <w:rPrChange w:id="368" w:author="Perrine, Martin L. (GSFC-5670)" w:date="2016-05-02T10:31:00Z">
              <w:rPr>
                <w:rStyle w:val="Hyperlink"/>
                <w:b w:val="0"/>
                <w:bCs w:val="0"/>
                <w:noProof/>
              </w:rPr>
            </w:rPrChange>
          </w:rPr>
          <w:delText>3.4</w:delText>
        </w:r>
        <w:r w:rsidDel="00645BBB">
          <w:rPr>
            <w:rFonts w:eastAsiaTheme="minorEastAsia" w:cstheme="minorBidi"/>
            <w:b w:val="0"/>
            <w:bCs w:val="0"/>
            <w:noProof/>
            <w:sz w:val="22"/>
            <w:szCs w:val="22"/>
          </w:rPr>
          <w:tab/>
        </w:r>
        <w:r w:rsidRPr="00645BBB" w:rsidDel="00645BBB">
          <w:rPr>
            <w:rPrChange w:id="369" w:author="Perrine, Martin L. (GSFC-5670)" w:date="2016-05-02T10:31:00Z">
              <w:rPr>
                <w:rStyle w:val="Hyperlink"/>
                <w:rFonts w:ascii="Times New Roman" w:hAnsi="Times New Roman"/>
                <w:b w:val="0"/>
                <w:bCs w:val="0"/>
                <w:noProof/>
                <w:shd w:val="clear" w:color="auto" w:fill="FFFFFF"/>
              </w:rPr>
            </w:rPrChange>
          </w:rPr>
          <w:delText>Degraded mode:</w:delText>
        </w:r>
        <w:r w:rsidDel="00645BBB">
          <w:rPr>
            <w:noProof/>
            <w:webHidden/>
          </w:rPr>
          <w:tab/>
          <w:delText>4-4</w:delText>
        </w:r>
      </w:del>
    </w:p>
    <w:p w14:paraId="24DC4968" w14:textId="77777777" w:rsidR="004E2B98" w:rsidDel="00645BBB" w:rsidRDefault="004E2B98">
      <w:pPr>
        <w:pStyle w:val="TOC3"/>
        <w:tabs>
          <w:tab w:val="right" w:leader="dot" w:pos="9350"/>
        </w:tabs>
        <w:rPr>
          <w:del w:id="370" w:author="Perrine, Martin L. (GSFC-5670)" w:date="2016-05-02T10:31:00Z"/>
          <w:rFonts w:eastAsiaTheme="minorEastAsia" w:cstheme="minorBidi"/>
          <w:noProof/>
          <w:sz w:val="22"/>
          <w:szCs w:val="22"/>
        </w:rPr>
      </w:pPr>
      <w:del w:id="371" w:author="Perrine, Martin L. (GSFC-5670)" w:date="2016-05-02T10:31:00Z">
        <w:r w:rsidRPr="00645BBB" w:rsidDel="00645BBB">
          <w:rPr>
            <w:rPrChange w:id="372" w:author="Perrine, Martin L. (GSFC-5670)" w:date="2016-05-02T10:31:00Z">
              <w:rPr>
                <w:rStyle w:val="Hyperlink"/>
                <w:rFonts w:ascii="Times New Roman" w:hAnsi="Times New Roman"/>
                <w:noProof/>
                <w:shd w:val="clear" w:color="auto" w:fill="FFFFFF"/>
              </w:rPr>
            </w:rPrChange>
          </w:rPr>
          <w:delText>Handling system failures have changed with the phase of the project and will be described for each phase here.</w:delText>
        </w:r>
        <w:r w:rsidDel="00645BBB">
          <w:rPr>
            <w:noProof/>
            <w:webHidden/>
          </w:rPr>
          <w:tab/>
          <w:delText>4-4</w:delText>
        </w:r>
      </w:del>
    </w:p>
    <w:p w14:paraId="31F8D288" w14:textId="77777777" w:rsidR="004E2B98" w:rsidDel="00645BBB" w:rsidRDefault="004E2B98">
      <w:pPr>
        <w:pStyle w:val="TOC3"/>
        <w:tabs>
          <w:tab w:val="left" w:pos="960"/>
          <w:tab w:val="right" w:leader="dot" w:pos="9350"/>
        </w:tabs>
        <w:rPr>
          <w:del w:id="373" w:author="Perrine, Martin L. (GSFC-5670)" w:date="2016-05-02T10:31:00Z"/>
          <w:rFonts w:eastAsiaTheme="minorEastAsia" w:cstheme="minorBidi"/>
          <w:noProof/>
          <w:sz w:val="22"/>
          <w:szCs w:val="22"/>
        </w:rPr>
      </w:pPr>
      <w:del w:id="374" w:author="Perrine, Martin L. (GSFC-5670)" w:date="2016-05-02T10:31:00Z">
        <w:r w:rsidRPr="00645BBB" w:rsidDel="00645BBB">
          <w:rPr>
            <w:rPrChange w:id="375" w:author="Perrine, Martin L. (GSFC-5670)" w:date="2016-05-02T10:31:00Z">
              <w:rPr>
                <w:rStyle w:val="Hyperlink"/>
                <w:noProof/>
              </w:rPr>
            </w:rPrChange>
          </w:rPr>
          <w:delText>3.4.1</w:delText>
        </w:r>
        <w:r w:rsidDel="00645BBB">
          <w:rPr>
            <w:rFonts w:eastAsiaTheme="minorEastAsia" w:cstheme="minorBidi"/>
            <w:noProof/>
            <w:sz w:val="22"/>
            <w:szCs w:val="22"/>
          </w:rPr>
          <w:tab/>
        </w:r>
        <w:r w:rsidRPr="00645BBB" w:rsidDel="00645BBB">
          <w:rPr>
            <w:rPrChange w:id="376" w:author="Perrine, Martin L. (GSFC-5670)" w:date="2016-05-02T10:31:00Z">
              <w:rPr>
                <w:rStyle w:val="Hyperlink"/>
                <w:rFonts w:ascii="Times New Roman" w:hAnsi="Times New Roman"/>
                <w:noProof/>
                <w:shd w:val="clear" w:color="auto" w:fill="FFFFFF"/>
              </w:rPr>
            </w:rPrChange>
          </w:rPr>
          <w:delText>NENG Initial and Phase 1: System failures were manually detected. Offline procedures to permanently fix the failure were provided with local operating procedures (LOPs).  Data recovery was manually implemented with instructions given in the LOP.</w:delText>
        </w:r>
        <w:r w:rsidDel="00645BBB">
          <w:rPr>
            <w:noProof/>
            <w:webHidden/>
          </w:rPr>
          <w:tab/>
          <w:delText>4-4</w:delText>
        </w:r>
      </w:del>
    </w:p>
    <w:p w14:paraId="31B16FC8" w14:textId="77777777" w:rsidR="004E2B98" w:rsidDel="00645BBB" w:rsidRDefault="004E2B98">
      <w:pPr>
        <w:pStyle w:val="TOC3"/>
        <w:tabs>
          <w:tab w:val="left" w:pos="960"/>
          <w:tab w:val="right" w:leader="dot" w:pos="9350"/>
        </w:tabs>
        <w:rPr>
          <w:del w:id="377" w:author="Perrine, Martin L. (GSFC-5670)" w:date="2016-05-02T10:31:00Z"/>
          <w:rFonts w:eastAsiaTheme="minorEastAsia" w:cstheme="minorBidi"/>
          <w:noProof/>
          <w:sz w:val="22"/>
          <w:szCs w:val="22"/>
        </w:rPr>
      </w:pPr>
      <w:del w:id="378" w:author="Perrine, Martin L. (GSFC-5670)" w:date="2016-05-02T10:31:00Z">
        <w:r w:rsidRPr="00645BBB" w:rsidDel="00645BBB">
          <w:rPr>
            <w:rPrChange w:id="379" w:author="Perrine, Martin L. (GSFC-5670)" w:date="2016-05-02T10:31:00Z">
              <w:rPr>
                <w:rStyle w:val="Hyperlink"/>
                <w:noProof/>
              </w:rPr>
            </w:rPrChange>
          </w:rPr>
          <w:delText>3.4.2</w:delText>
        </w:r>
        <w:r w:rsidDel="00645BBB">
          <w:rPr>
            <w:rFonts w:eastAsiaTheme="minorEastAsia" w:cstheme="minorBidi"/>
            <w:noProof/>
            <w:sz w:val="22"/>
            <w:szCs w:val="22"/>
          </w:rPr>
          <w:tab/>
        </w:r>
        <w:r w:rsidRPr="00645BBB" w:rsidDel="00645BBB">
          <w:rPr>
            <w:rPrChange w:id="380" w:author="Perrine, Martin L. (GSFC-5670)" w:date="2016-05-02T10:31:00Z">
              <w:rPr>
                <w:rStyle w:val="Hyperlink"/>
                <w:rFonts w:ascii="Times New Roman" w:hAnsi="Times New Roman"/>
                <w:noProof/>
                <w:shd w:val="clear" w:color="auto" w:fill="FFFFFF"/>
              </w:rPr>
            </w:rPrChange>
          </w:rPr>
          <w:delText>DAPHNE will be designed to autonomously operate despite a single critical failure in its hardware at any time.   This failure will be autonomously detected and accounted for by the system.  There will be minimal loss of data and operations will continue. Notification of this condition will be provided via status update to the M&amp;C. Permanent repair of the failure will be will be handled manually offline.</w:delText>
        </w:r>
        <w:r w:rsidDel="00645BBB">
          <w:rPr>
            <w:noProof/>
            <w:webHidden/>
          </w:rPr>
          <w:tab/>
          <w:delText>4-4</w:delText>
        </w:r>
      </w:del>
    </w:p>
    <w:p w14:paraId="7F1A089B" w14:textId="77777777" w:rsidR="004E2B98" w:rsidDel="00645BBB" w:rsidRDefault="004E2B98">
      <w:pPr>
        <w:pStyle w:val="TOC2"/>
        <w:tabs>
          <w:tab w:val="right" w:leader="dot" w:pos="9350"/>
        </w:tabs>
        <w:rPr>
          <w:del w:id="381" w:author="Perrine, Martin L. (GSFC-5670)" w:date="2016-05-02T10:31:00Z"/>
          <w:rFonts w:eastAsiaTheme="minorEastAsia" w:cstheme="minorBidi"/>
          <w:b w:val="0"/>
          <w:bCs w:val="0"/>
          <w:noProof/>
          <w:sz w:val="22"/>
          <w:szCs w:val="22"/>
        </w:rPr>
      </w:pPr>
      <w:del w:id="382" w:author="Perrine, Martin L. (GSFC-5670)" w:date="2016-05-02T10:31:00Z">
        <w:r w:rsidDel="00645BBB">
          <w:rPr>
            <w:rFonts w:eastAsiaTheme="minorEastAsia" w:cstheme="minorBidi"/>
            <w:b w:val="0"/>
            <w:bCs w:val="0"/>
            <w:noProof/>
            <w:sz w:val="22"/>
            <w:szCs w:val="22"/>
          </w:rPr>
          <w:tab/>
        </w:r>
        <w:r w:rsidRPr="00645BBB" w:rsidDel="00645BBB">
          <w:rPr>
            <w:rPrChange w:id="383" w:author="Perrine, Martin L. (GSFC-5670)" w:date="2016-05-02T10:31:00Z">
              <w:rPr>
                <w:rStyle w:val="Hyperlink"/>
                <w:b w:val="0"/>
                <w:bCs w:val="0"/>
                <w:noProof/>
              </w:rPr>
            </w:rPrChange>
          </w:rPr>
          <w:delText>Logistics</w:delText>
        </w:r>
        <w:r w:rsidDel="00645BBB">
          <w:rPr>
            <w:noProof/>
            <w:webHidden/>
          </w:rPr>
          <w:tab/>
          <w:delText>4-5</w:delText>
        </w:r>
      </w:del>
    </w:p>
    <w:p w14:paraId="24C92CAA" w14:textId="77777777" w:rsidR="004E2B98" w:rsidDel="00645BBB" w:rsidRDefault="004E2B98">
      <w:pPr>
        <w:pStyle w:val="TOC2"/>
        <w:tabs>
          <w:tab w:val="right" w:leader="dot" w:pos="9350"/>
        </w:tabs>
        <w:rPr>
          <w:del w:id="384" w:author="Perrine, Martin L. (GSFC-5670)" w:date="2016-05-02T10:31:00Z"/>
          <w:rFonts w:eastAsiaTheme="minorEastAsia" w:cstheme="minorBidi"/>
          <w:b w:val="0"/>
          <w:bCs w:val="0"/>
          <w:noProof/>
          <w:sz w:val="22"/>
          <w:szCs w:val="22"/>
        </w:rPr>
      </w:pPr>
      <w:del w:id="385" w:author="Perrine, Martin L. (GSFC-5670)" w:date="2016-05-02T10:31:00Z">
        <w:r w:rsidRPr="00645BBB" w:rsidDel="00645BBB">
          <w:rPr>
            <w:rPrChange w:id="386" w:author="Perrine, Martin L. (GSFC-5670)" w:date="2016-05-02T10:31:00Z">
              <w:rPr>
                <w:rStyle w:val="Hyperlink"/>
                <w:b w:val="0"/>
                <w:bCs w:val="0"/>
                <w:noProof/>
              </w:rPr>
            </w:rPrChange>
          </w:rPr>
          <w:delText>3.5</w:delText>
        </w:r>
        <w:r w:rsidDel="00645BBB">
          <w:rPr>
            <w:noProof/>
            <w:webHidden/>
          </w:rPr>
          <w:tab/>
          <w:delText>4-5</w:delText>
        </w:r>
      </w:del>
    </w:p>
    <w:p w14:paraId="54C34BD9" w14:textId="77777777" w:rsidR="004E2B98" w:rsidDel="00645BBB" w:rsidRDefault="004E2B98">
      <w:pPr>
        <w:pStyle w:val="TOC2"/>
        <w:tabs>
          <w:tab w:val="left" w:pos="480"/>
          <w:tab w:val="right" w:leader="dot" w:pos="9350"/>
        </w:tabs>
        <w:rPr>
          <w:del w:id="387" w:author="Perrine, Martin L. (GSFC-5670)" w:date="2016-05-02T10:31:00Z"/>
          <w:rFonts w:eastAsiaTheme="minorEastAsia" w:cstheme="minorBidi"/>
          <w:b w:val="0"/>
          <w:bCs w:val="0"/>
          <w:noProof/>
          <w:sz w:val="22"/>
          <w:szCs w:val="22"/>
        </w:rPr>
      </w:pPr>
      <w:del w:id="388" w:author="Perrine, Martin L. (GSFC-5670)" w:date="2016-05-02T10:31:00Z">
        <w:r w:rsidRPr="00645BBB" w:rsidDel="00645BBB">
          <w:rPr>
            <w:rPrChange w:id="389" w:author="Perrine, Martin L. (GSFC-5670)" w:date="2016-05-02T10:31:00Z">
              <w:rPr>
                <w:rStyle w:val="Hyperlink"/>
                <w:b w:val="0"/>
                <w:bCs w:val="0"/>
                <w:noProof/>
              </w:rPr>
            </w:rPrChange>
          </w:rPr>
          <w:delText>3.6</w:delText>
        </w:r>
        <w:r w:rsidDel="00645BBB">
          <w:rPr>
            <w:rFonts w:eastAsiaTheme="minorEastAsia" w:cstheme="minorBidi"/>
            <w:b w:val="0"/>
            <w:bCs w:val="0"/>
            <w:noProof/>
            <w:sz w:val="22"/>
            <w:szCs w:val="22"/>
          </w:rPr>
          <w:tab/>
        </w:r>
        <w:r w:rsidRPr="00645BBB" w:rsidDel="00645BBB">
          <w:rPr>
            <w:rPrChange w:id="390" w:author="Perrine, Martin L. (GSFC-5670)" w:date="2016-05-02T10:31:00Z">
              <w:rPr>
                <w:rStyle w:val="Hyperlink"/>
                <w:b w:val="0"/>
                <w:bCs w:val="0"/>
                <w:noProof/>
              </w:rPr>
            </w:rPrChange>
          </w:rPr>
          <w:delText>Phase 1 to DAPHNE Transition</w:delText>
        </w:r>
        <w:r w:rsidDel="00645BBB">
          <w:rPr>
            <w:noProof/>
            <w:webHidden/>
          </w:rPr>
          <w:tab/>
          <w:delText>4-6</w:delText>
        </w:r>
      </w:del>
    </w:p>
    <w:p w14:paraId="6341B8B8" w14:textId="77777777" w:rsidR="004E2B98" w:rsidDel="00645BBB" w:rsidRDefault="004E2B98">
      <w:pPr>
        <w:pStyle w:val="TOC2"/>
        <w:tabs>
          <w:tab w:val="left" w:pos="480"/>
          <w:tab w:val="right" w:leader="dot" w:pos="9350"/>
        </w:tabs>
        <w:rPr>
          <w:del w:id="391" w:author="Perrine, Martin L. (GSFC-5670)" w:date="2016-05-02T10:31:00Z"/>
          <w:rFonts w:eastAsiaTheme="minorEastAsia" w:cstheme="minorBidi"/>
          <w:b w:val="0"/>
          <w:bCs w:val="0"/>
          <w:noProof/>
          <w:sz w:val="22"/>
          <w:szCs w:val="22"/>
        </w:rPr>
      </w:pPr>
      <w:del w:id="392" w:author="Perrine, Martin L. (GSFC-5670)" w:date="2016-05-02T10:31:00Z">
        <w:r w:rsidRPr="00645BBB" w:rsidDel="00645BBB">
          <w:rPr>
            <w:rFonts w:eastAsia="ヒラギノ角ゴ Pro W3"/>
            <w:rPrChange w:id="393" w:author="Perrine, Martin L. (GSFC-5670)" w:date="2016-05-02T10:31:00Z">
              <w:rPr>
                <w:rStyle w:val="Hyperlink"/>
                <w:rFonts w:eastAsia="ヒラギノ角ゴ Pro W3"/>
                <w:b w:val="0"/>
                <w:bCs w:val="0"/>
                <w:noProof/>
              </w:rPr>
            </w:rPrChange>
          </w:rPr>
          <w:delText>3.7</w:delText>
        </w:r>
        <w:r w:rsidDel="00645BBB">
          <w:rPr>
            <w:rFonts w:eastAsiaTheme="minorEastAsia" w:cstheme="minorBidi"/>
            <w:b w:val="0"/>
            <w:bCs w:val="0"/>
            <w:noProof/>
            <w:sz w:val="22"/>
            <w:szCs w:val="22"/>
          </w:rPr>
          <w:tab/>
        </w:r>
        <w:r w:rsidRPr="00645BBB" w:rsidDel="00645BBB">
          <w:rPr>
            <w:rFonts w:eastAsia="ヒラギノ角ゴ Pro W3"/>
            <w:rPrChange w:id="394" w:author="Perrine, Martin L. (GSFC-5670)" w:date="2016-05-02T10:31:00Z">
              <w:rPr>
                <w:rStyle w:val="Hyperlink"/>
                <w:rFonts w:eastAsia="ヒラギノ角ゴ Pro W3"/>
                <w:b w:val="0"/>
                <w:bCs w:val="0"/>
                <w:noProof/>
              </w:rPr>
            </w:rPrChange>
          </w:rPr>
          <w:delText>Testing</w:delText>
        </w:r>
        <w:r w:rsidDel="00645BBB">
          <w:rPr>
            <w:noProof/>
            <w:webHidden/>
          </w:rPr>
          <w:tab/>
          <w:delText>4-6</w:delText>
        </w:r>
      </w:del>
    </w:p>
    <w:p w14:paraId="6B585278" w14:textId="77777777" w:rsidR="004E2B98" w:rsidDel="00645BBB" w:rsidRDefault="004E2B98">
      <w:pPr>
        <w:pStyle w:val="TOC2"/>
        <w:tabs>
          <w:tab w:val="left" w:pos="480"/>
          <w:tab w:val="right" w:leader="dot" w:pos="9350"/>
        </w:tabs>
        <w:rPr>
          <w:del w:id="395" w:author="Perrine, Martin L. (GSFC-5670)" w:date="2016-05-02T10:31:00Z"/>
          <w:rFonts w:eastAsiaTheme="minorEastAsia" w:cstheme="minorBidi"/>
          <w:b w:val="0"/>
          <w:bCs w:val="0"/>
          <w:noProof/>
          <w:sz w:val="22"/>
          <w:szCs w:val="22"/>
        </w:rPr>
      </w:pPr>
      <w:del w:id="396" w:author="Perrine, Martin L. (GSFC-5670)" w:date="2016-05-02T10:31:00Z">
        <w:r w:rsidRPr="00645BBB" w:rsidDel="00645BBB">
          <w:rPr>
            <w:rFonts w:eastAsia="ヒラギノ角ゴ Pro W3"/>
            <w:rPrChange w:id="397" w:author="Perrine, Martin L. (GSFC-5670)" w:date="2016-05-02T10:31:00Z">
              <w:rPr>
                <w:rStyle w:val="Hyperlink"/>
                <w:rFonts w:eastAsia="ヒラギノ角ゴ Pro W3"/>
                <w:b w:val="0"/>
                <w:bCs w:val="0"/>
                <w:noProof/>
              </w:rPr>
            </w:rPrChange>
          </w:rPr>
          <w:delText>3.8</w:delText>
        </w:r>
        <w:r w:rsidDel="00645BBB">
          <w:rPr>
            <w:rFonts w:eastAsiaTheme="minorEastAsia" w:cstheme="minorBidi"/>
            <w:b w:val="0"/>
            <w:bCs w:val="0"/>
            <w:noProof/>
            <w:sz w:val="22"/>
            <w:szCs w:val="22"/>
          </w:rPr>
          <w:tab/>
        </w:r>
        <w:r w:rsidRPr="00645BBB" w:rsidDel="00645BBB">
          <w:rPr>
            <w:rPrChange w:id="398" w:author="Perrine, Martin L. (GSFC-5670)" w:date="2016-05-02T10:31:00Z">
              <w:rPr>
                <w:rStyle w:val="Hyperlink"/>
                <w:b w:val="0"/>
                <w:bCs w:val="0"/>
                <w:noProof/>
              </w:rPr>
            </w:rPrChange>
          </w:rPr>
          <w:delText xml:space="preserve">End of Life (EOL) </w:delText>
        </w:r>
        <w:r w:rsidDel="00645BBB">
          <w:rPr>
            <w:noProof/>
            <w:webHidden/>
          </w:rPr>
          <w:tab/>
          <w:delText>4-6</w:delText>
        </w:r>
      </w:del>
    </w:p>
    <w:p w14:paraId="3660A773" w14:textId="77777777" w:rsidR="004E2B98" w:rsidDel="00645BBB" w:rsidRDefault="004E2B98">
      <w:pPr>
        <w:pStyle w:val="TOC1"/>
        <w:tabs>
          <w:tab w:val="right" w:leader="dot" w:pos="9350"/>
        </w:tabs>
        <w:rPr>
          <w:del w:id="399" w:author="Perrine, Martin L. (GSFC-5670)" w:date="2016-05-02T10:31:00Z"/>
          <w:rFonts w:asciiTheme="minorHAnsi" w:eastAsiaTheme="minorEastAsia" w:hAnsiTheme="minorHAnsi" w:cstheme="minorBidi"/>
          <w:b w:val="0"/>
          <w:bCs w:val="0"/>
          <w:caps w:val="0"/>
          <w:noProof/>
          <w:sz w:val="22"/>
          <w:szCs w:val="22"/>
        </w:rPr>
      </w:pPr>
      <w:del w:id="400" w:author="Perrine, Martin L. (GSFC-5670)" w:date="2016-05-02T10:31:00Z">
        <w:r w:rsidRPr="00645BBB" w:rsidDel="00645BBB">
          <w:rPr>
            <w:rFonts w:eastAsia="ヒラギノ角ゴ Pro W3"/>
            <w:rPrChange w:id="401" w:author="Perrine, Martin L. (GSFC-5670)" w:date="2016-05-02T10:31:00Z">
              <w:rPr>
                <w:rStyle w:val="Hyperlink"/>
                <w:rFonts w:eastAsia="ヒラギノ角ゴ Pro W3"/>
                <w:b w:val="0"/>
                <w:bCs w:val="0"/>
                <w:caps w:val="0"/>
                <w:noProof/>
              </w:rPr>
            </w:rPrChange>
          </w:rPr>
          <w:delText>Section 4. Development Phases</w:delText>
        </w:r>
        <w:r w:rsidDel="00645BBB">
          <w:rPr>
            <w:noProof/>
            <w:webHidden/>
          </w:rPr>
          <w:tab/>
          <w:delText>4-7</w:delText>
        </w:r>
      </w:del>
    </w:p>
    <w:p w14:paraId="3504C94F" w14:textId="77777777" w:rsidR="004E2B98" w:rsidDel="00645BBB" w:rsidRDefault="004E2B98">
      <w:pPr>
        <w:pStyle w:val="TOC1"/>
        <w:tabs>
          <w:tab w:val="right" w:leader="dot" w:pos="9350"/>
        </w:tabs>
        <w:rPr>
          <w:del w:id="402" w:author="Perrine, Martin L. (GSFC-5670)" w:date="2016-05-02T10:31:00Z"/>
          <w:rFonts w:asciiTheme="minorHAnsi" w:eastAsiaTheme="minorEastAsia" w:hAnsiTheme="minorHAnsi" w:cstheme="minorBidi"/>
          <w:b w:val="0"/>
          <w:bCs w:val="0"/>
          <w:caps w:val="0"/>
          <w:noProof/>
          <w:sz w:val="22"/>
          <w:szCs w:val="22"/>
        </w:rPr>
      </w:pPr>
      <w:del w:id="403" w:author="Perrine, Martin L. (GSFC-5670)" w:date="2016-05-02T10:31:00Z">
        <w:r w:rsidRPr="00645BBB" w:rsidDel="00645BBB">
          <w:rPr>
            <w:rFonts w:eastAsia="ヒラギノ角ゴ Pro W3"/>
            <w:rPrChange w:id="404" w:author="Perrine, Martin L. (GSFC-5670)" w:date="2016-05-02T10:31:00Z">
              <w:rPr>
                <w:rStyle w:val="Hyperlink"/>
                <w:rFonts w:eastAsia="ヒラギノ角ゴ Pro W3"/>
                <w:b w:val="0"/>
                <w:bCs w:val="0"/>
                <w:caps w:val="0"/>
                <w:noProof/>
              </w:rPr>
            </w:rPrChange>
          </w:rPr>
          <w:delText>Section 5. Facilities</w:delText>
        </w:r>
        <w:r w:rsidDel="00645BBB">
          <w:rPr>
            <w:noProof/>
            <w:webHidden/>
          </w:rPr>
          <w:tab/>
          <w:delText>5-8</w:delText>
        </w:r>
      </w:del>
    </w:p>
    <w:p w14:paraId="65216CCD" w14:textId="77777777" w:rsidR="003533E3" w:rsidDel="003533E3" w:rsidRDefault="003533E3" w:rsidP="003533E3">
      <w:pPr>
        <w:pStyle w:val="TOC1"/>
        <w:tabs>
          <w:tab w:val="right" w:pos="9350"/>
        </w:tabs>
        <w:rPr>
          <w:del w:id="405" w:author="Perrine, Martin L. (GSFC-5670)" w:date="2016-04-08T15:57:00Z"/>
          <w:noProof/>
        </w:rPr>
      </w:pPr>
    </w:p>
    <w:p w14:paraId="5CBC46AB" w14:textId="637441CF" w:rsidR="00B74F98" w:rsidRDefault="003533E3">
      <w:pPr>
        <w:pStyle w:val="TOC1"/>
        <w:tabs>
          <w:tab w:val="right" w:pos="9350"/>
        </w:tabs>
        <w:pPrChange w:id="406" w:author="Perrine, Martin L. (GSFC-5670)" w:date="2016-04-08T15:57:00Z">
          <w:pPr>
            <w:pStyle w:val="Title"/>
          </w:pPr>
        </w:pPrChange>
      </w:pPr>
      <w:ins w:id="407" w:author="Perrine, Martin L. (GSFC-5670)" w:date="2016-04-08T15:57:00Z">
        <w:r>
          <w:rPr>
            <w:bCs w:val="0"/>
            <w:caps w:val="0"/>
          </w:rPr>
          <w:fldChar w:fldCharType="end"/>
        </w:r>
      </w:ins>
      <w:r w:rsidR="00B74F98">
        <w:t>List of Figures</w:t>
      </w:r>
    </w:p>
    <w:p w14:paraId="4068499D" w14:textId="77777777" w:rsidR="000F1532" w:rsidRDefault="00B74F98">
      <w:pPr>
        <w:pStyle w:val="TableofFigures"/>
        <w:rPr>
          <w:ins w:id="408" w:author="Perrine, Martin L. (GSFC-5670)" w:date="2016-05-10T10:52:00Z"/>
          <w:rFonts w:asciiTheme="minorHAnsi" w:eastAsiaTheme="minorEastAsia" w:hAnsiTheme="minorHAnsi" w:cstheme="minorBidi"/>
          <w:noProof/>
          <w:sz w:val="22"/>
          <w:szCs w:val="22"/>
        </w:rPr>
      </w:pPr>
      <w:r>
        <w:fldChar w:fldCharType="begin"/>
      </w:r>
      <w:r>
        <w:instrText xml:space="preserve"> TOC \c "Figure" </w:instrText>
      </w:r>
      <w:r>
        <w:fldChar w:fldCharType="separate"/>
      </w:r>
      <w:ins w:id="409" w:author="Perrine, Martin L. (GSFC-5670)" w:date="2016-05-10T10:52:00Z">
        <w:r w:rsidR="000F1532">
          <w:rPr>
            <w:noProof/>
          </w:rPr>
          <w:t>Figure 2</w:t>
        </w:r>
        <w:r w:rsidR="000F1532">
          <w:rPr>
            <w:noProof/>
          </w:rPr>
          <w:noBreakHyphen/>
          <w:t>1 Near Earth Element and Interactions with External Systems</w:t>
        </w:r>
        <w:r w:rsidR="000F1532">
          <w:rPr>
            <w:noProof/>
          </w:rPr>
          <w:tab/>
        </w:r>
        <w:r w:rsidR="000F1532">
          <w:rPr>
            <w:noProof/>
          </w:rPr>
          <w:fldChar w:fldCharType="begin"/>
        </w:r>
        <w:r w:rsidR="000F1532">
          <w:rPr>
            <w:noProof/>
          </w:rPr>
          <w:instrText xml:space="preserve"> PAGEREF _Toc450640903 \h </w:instrText>
        </w:r>
      </w:ins>
      <w:r w:rsidR="000F1532">
        <w:rPr>
          <w:noProof/>
        </w:rPr>
      </w:r>
      <w:r w:rsidR="000F1532">
        <w:rPr>
          <w:noProof/>
        </w:rPr>
        <w:fldChar w:fldCharType="separate"/>
      </w:r>
      <w:ins w:id="410" w:author="Perrine, Martin L. (GSFC-5670)" w:date="2016-05-10T10:52:00Z">
        <w:r w:rsidR="000F1532">
          <w:rPr>
            <w:noProof/>
          </w:rPr>
          <w:t>2</w:t>
        </w:r>
        <w:r w:rsidR="000F1532">
          <w:rPr>
            <w:noProof/>
          </w:rPr>
          <w:fldChar w:fldCharType="end"/>
        </w:r>
      </w:ins>
    </w:p>
    <w:p w14:paraId="7BDCDEC1" w14:textId="77777777" w:rsidR="000F1532" w:rsidRDefault="000F1532">
      <w:pPr>
        <w:pStyle w:val="TableofFigures"/>
        <w:rPr>
          <w:ins w:id="411" w:author="Perrine, Martin L. (GSFC-5670)" w:date="2016-05-10T10:52:00Z"/>
          <w:rFonts w:asciiTheme="minorHAnsi" w:eastAsiaTheme="minorEastAsia" w:hAnsiTheme="minorHAnsi" w:cstheme="minorBidi"/>
          <w:noProof/>
          <w:sz w:val="22"/>
          <w:szCs w:val="22"/>
        </w:rPr>
      </w:pPr>
      <w:ins w:id="412" w:author="Perrine, Martin L. (GSFC-5670)" w:date="2016-05-10T10:52:00Z">
        <w:r>
          <w:rPr>
            <w:noProof/>
          </w:rPr>
          <w:t>Figure 2</w:t>
        </w:r>
        <w:r>
          <w:rPr>
            <w:noProof/>
          </w:rPr>
          <w:noBreakHyphen/>
          <w:t>2 DAPHNE in context</w:t>
        </w:r>
        <w:r>
          <w:rPr>
            <w:noProof/>
          </w:rPr>
          <w:tab/>
        </w:r>
        <w:r>
          <w:rPr>
            <w:noProof/>
          </w:rPr>
          <w:fldChar w:fldCharType="begin"/>
        </w:r>
        <w:r>
          <w:rPr>
            <w:noProof/>
          </w:rPr>
          <w:instrText xml:space="preserve"> PAGEREF _Toc450640904 \h </w:instrText>
        </w:r>
      </w:ins>
      <w:r>
        <w:rPr>
          <w:noProof/>
        </w:rPr>
      </w:r>
      <w:r>
        <w:rPr>
          <w:noProof/>
        </w:rPr>
        <w:fldChar w:fldCharType="separate"/>
      </w:r>
      <w:ins w:id="413" w:author="Perrine, Martin L. (GSFC-5670)" w:date="2016-05-10T10:52:00Z">
        <w:r>
          <w:rPr>
            <w:noProof/>
          </w:rPr>
          <w:t>5</w:t>
        </w:r>
        <w:r>
          <w:rPr>
            <w:noProof/>
          </w:rPr>
          <w:fldChar w:fldCharType="end"/>
        </w:r>
      </w:ins>
    </w:p>
    <w:p w14:paraId="3DEFE783" w14:textId="7A7158D2" w:rsidR="00B74F98" w:rsidRPr="002E25B7" w:rsidDel="000F1532" w:rsidRDefault="00B74F98">
      <w:pPr>
        <w:pStyle w:val="TableofFigures"/>
        <w:rPr>
          <w:del w:id="414" w:author="Perrine, Martin L. (GSFC-5670)" w:date="2016-05-10T10:51:00Z"/>
          <w:rFonts w:ascii="Cambria" w:eastAsia="MS Mincho" w:hAnsi="Cambria"/>
          <w:noProof/>
          <w:szCs w:val="24"/>
          <w:lang w:eastAsia="ja-JP"/>
        </w:rPr>
      </w:pPr>
      <w:del w:id="415" w:author="Perrine, Martin L. (GSFC-5670)" w:date="2016-05-10T10:51:00Z">
        <w:r w:rsidDel="000F1532">
          <w:rPr>
            <w:noProof/>
          </w:rPr>
          <w:delText>Figure 2</w:delText>
        </w:r>
        <w:r w:rsidDel="000F1532">
          <w:rPr>
            <w:noProof/>
          </w:rPr>
          <w:noBreakHyphen/>
          <w:delText xml:space="preserve">1 </w:delText>
        </w:r>
      </w:del>
      <w:del w:id="416" w:author="Perrine, Martin L. (GSFC-5670)" w:date="2016-01-19T10:57:00Z">
        <w:r w:rsidDel="00171842">
          <w:rPr>
            <w:noProof/>
          </w:rPr>
          <w:delText>NENG</w:delText>
        </w:r>
      </w:del>
      <w:del w:id="417" w:author="Perrine, Martin L. (GSFC-5670)" w:date="2016-05-10T10:51:00Z">
        <w:r w:rsidDel="000F1532">
          <w:rPr>
            <w:noProof/>
          </w:rPr>
          <w:delText xml:space="preserve"> Evolution</w:delText>
        </w:r>
        <w:r w:rsidDel="000F1532">
          <w:rPr>
            <w:noProof/>
          </w:rPr>
          <w:tab/>
          <w:delText>3</w:delText>
        </w:r>
      </w:del>
    </w:p>
    <w:p w14:paraId="37915AD1" w14:textId="69697B94" w:rsidR="00B74F98" w:rsidRPr="002E25B7" w:rsidDel="000F1532" w:rsidRDefault="00B74F98">
      <w:pPr>
        <w:pStyle w:val="TableofFigures"/>
        <w:rPr>
          <w:del w:id="418" w:author="Perrine, Martin L. (GSFC-5670)" w:date="2016-05-10T10:51:00Z"/>
          <w:rFonts w:ascii="Cambria" w:eastAsia="MS Mincho" w:hAnsi="Cambria"/>
          <w:noProof/>
          <w:szCs w:val="24"/>
          <w:lang w:eastAsia="ja-JP"/>
        </w:rPr>
      </w:pPr>
      <w:del w:id="419" w:author="Perrine, Martin L. (GSFC-5670)" w:date="2016-05-10T10:51:00Z">
        <w:r w:rsidDel="000F1532">
          <w:rPr>
            <w:noProof/>
          </w:rPr>
          <w:delText>Figure 2</w:delText>
        </w:r>
        <w:r w:rsidDel="000F1532">
          <w:rPr>
            <w:noProof/>
          </w:rPr>
          <w:noBreakHyphen/>
          <w:delText xml:space="preserve">2 </w:delText>
        </w:r>
      </w:del>
      <w:del w:id="420" w:author="Perrine, Martin L. (GSFC-5670)" w:date="2016-01-19T10:57:00Z">
        <w:r w:rsidDel="00171842">
          <w:rPr>
            <w:noProof/>
          </w:rPr>
          <w:delText>NENG</w:delText>
        </w:r>
      </w:del>
      <w:del w:id="421" w:author="Perrine, Martin L. (GSFC-5670)" w:date="2016-05-10T10:51:00Z">
        <w:r w:rsidDel="000F1532">
          <w:rPr>
            <w:noProof/>
          </w:rPr>
          <w:delText xml:space="preserve"> High Level</w:delText>
        </w:r>
        <w:r w:rsidDel="000F1532">
          <w:rPr>
            <w:noProof/>
          </w:rPr>
          <w:tab/>
          <w:delText>3</w:delText>
        </w:r>
      </w:del>
    </w:p>
    <w:p w14:paraId="5E55CFAD" w14:textId="77777777" w:rsidR="00B74F98" w:rsidRPr="00B74F98" w:rsidRDefault="00B74F98" w:rsidP="00B74F98">
      <w:pPr>
        <w:pStyle w:val="Paragraph"/>
        <w:jc w:val="center"/>
      </w:pPr>
      <w:r>
        <w:fldChar w:fldCharType="end"/>
      </w:r>
    </w:p>
    <w:p w14:paraId="2BF3AA32" w14:textId="77777777" w:rsidR="000F1532" w:rsidRDefault="00B74F98">
      <w:pPr>
        <w:pStyle w:val="TableofFigures"/>
        <w:rPr>
          <w:ins w:id="422" w:author="Perrine, Martin L. (GSFC-5670)" w:date="2016-05-10T10:51:00Z"/>
        </w:rPr>
      </w:pPr>
      <w:r>
        <w:t>List of Tables</w:t>
      </w:r>
    </w:p>
    <w:p w14:paraId="53E56B91" w14:textId="3DD5179B" w:rsidR="000F1532" w:rsidRDefault="00B74F98">
      <w:pPr>
        <w:pStyle w:val="TableofFigures"/>
        <w:rPr>
          <w:ins w:id="423" w:author="Perrine, Martin L. (GSFC-5670)" w:date="2016-05-10T10:51:00Z"/>
          <w:rFonts w:asciiTheme="minorHAnsi" w:eastAsiaTheme="minorEastAsia" w:hAnsiTheme="minorHAnsi" w:cstheme="minorBidi"/>
          <w:noProof/>
          <w:sz w:val="22"/>
          <w:szCs w:val="22"/>
        </w:rPr>
      </w:pPr>
      <w:r>
        <w:fldChar w:fldCharType="begin"/>
      </w:r>
      <w:r>
        <w:instrText xml:space="preserve"> TOC \c "Table" </w:instrText>
      </w:r>
      <w:r>
        <w:fldChar w:fldCharType="separate"/>
      </w:r>
      <w:ins w:id="424" w:author="Perrine, Martin L. (GSFC-5670)" w:date="2016-05-10T10:51:00Z">
        <w:r w:rsidR="000F1532" w:rsidRPr="003E5873">
          <w:rPr>
            <w:rFonts w:ascii="Times New Roman" w:hAnsi="Times New Roman"/>
            <w:noProof/>
          </w:rPr>
          <w:t>Table 3</w:t>
        </w:r>
        <w:r w:rsidR="000F1532" w:rsidRPr="003E5873">
          <w:rPr>
            <w:rFonts w:ascii="Times New Roman" w:hAnsi="Times New Roman"/>
            <w:noProof/>
          </w:rPr>
          <w:noBreakHyphen/>
          <w:t>1 Development phases.</w:t>
        </w:r>
        <w:r w:rsidR="000F1532">
          <w:rPr>
            <w:noProof/>
          </w:rPr>
          <w:tab/>
        </w:r>
        <w:r w:rsidR="000F1532">
          <w:rPr>
            <w:noProof/>
          </w:rPr>
          <w:fldChar w:fldCharType="begin"/>
        </w:r>
        <w:r w:rsidR="000F1532">
          <w:rPr>
            <w:noProof/>
          </w:rPr>
          <w:instrText xml:space="preserve"> PAGEREF _Toc450640822 \h </w:instrText>
        </w:r>
      </w:ins>
      <w:r w:rsidR="000F1532">
        <w:rPr>
          <w:noProof/>
        </w:rPr>
      </w:r>
      <w:r w:rsidR="000F1532">
        <w:rPr>
          <w:noProof/>
        </w:rPr>
        <w:fldChar w:fldCharType="separate"/>
      </w:r>
      <w:ins w:id="425" w:author="Perrine, Martin L. (GSFC-5670)" w:date="2016-05-10T10:51:00Z">
        <w:r w:rsidR="000F1532">
          <w:rPr>
            <w:noProof/>
          </w:rPr>
          <w:t>10</w:t>
        </w:r>
        <w:r w:rsidR="000F1532">
          <w:rPr>
            <w:noProof/>
          </w:rPr>
          <w:fldChar w:fldCharType="end"/>
        </w:r>
      </w:ins>
    </w:p>
    <w:p w14:paraId="235C6DF9" w14:textId="77777777" w:rsidR="000F1532" w:rsidRDefault="000F1532">
      <w:pPr>
        <w:pStyle w:val="TableofFigures"/>
        <w:rPr>
          <w:ins w:id="426" w:author="Perrine, Martin L. (GSFC-5670)" w:date="2016-05-10T10:51:00Z"/>
          <w:rFonts w:asciiTheme="minorHAnsi" w:eastAsiaTheme="minorEastAsia" w:hAnsiTheme="minorHAnsi" w:cstheme="minorBidi"/>
          <w:noProof/>
          <w:sz w:val="22"/>
          <w:szCs w:val="22"/>
        </w:rPr>
      </w:pPr>
      <w:ins w:id="427" w:author="Perrine, Martin L. (GSFC-5670)" w:date="2016-05-10T10:51:00Z">
        <w:r>
          <w:rPr>
            <w:noProof/>
          </w:rPr>
          <w:t>Table 3</w:t>
        </w:r>
        <w:r>
          <w:rPr>
            <w:noProof/>
          </w:rPr>
          <w:noBreakHyphen/>
          <w:t>2 Facilities</w:t>
        </w:r>
        <w:r>
          <w:rPr>
            <w:noProof/>
          </w:rPr>
          <w:tab/>
        </w:r>
        <w:r>
          <w:rPr>
            <w:noProof/>
          </w:rPr>
          <w:fldChar w:fldCharType="begin"/>
        </w:r>
        <w:r>
          <w:rPr>
            <w:noProof/>
          </w:rPr>
          <w:instrText xml:space="preserve"> PAGEREF _Toc450640823 \h </w:instrText>
        </w:r>
      </w:ins>
      <w:r>
        <w:rPr>
          <w:noProof/>
        </w:rPr>
      </w:r>
      <w:r>
        <w:rPr>
          <w:noProof/>
        </w:rPr>
        <w:fldChar w:fldCharType="separate"/>
      </w:r>
      <w:ins w:id="428" w:author="Perrine, Martin L. (GSFC-5670)" w:date="2016-05-10T10:51:00Z">
        <w:r>
          <w:rPr>
            <w:noProof/>
          </w:rPr>
          <w:t>11</w:t>
        </w:r>
        <w:r>
          <w:rPr>
            <w:noProof/>
          </w:rPr>
          <w:fldChar w:fldCharType="end"/>
        </w:r>
      </w:ins>
    </w:p>
    <w:p w14:paraId="0E46F9AF" w14:textId="77777777" w:rsidR="000F1532" w:rsidDel="000F1532" w:rsidRDefault="000F1532" w:rsidP="00D95242">
      <w:pPr>
        <w:pStyle w:val="Title"/>
        <w:rPr>
          <w:del w:id="429" w:author="Perrine, Martin L. (GSFC-5670)" w:date="2016-05-10T10:51:00Z"/>
          <w:noProof/>
        </w:rPr>
      </w:pPr>
    </w:p>
    <w:p w14:paraId="1D0D1231" w14:textId="77777777" w:rsidR="00B74F98" w:rsidDel="000F1532" w:rsidRDefault="00B74F98" w:rsidP="00D95242">
      <w:pPr>
        <w:pStyle w:val="Title"/>
        <w:rPr>
          <w:del w:id="430" w:author="Perrine, Martin L. (GSFC-5670)" w:date="2016-05-10T10:51:00Z"/>
          <w:noProof/>
        </w:rPr>
      </w:pPr>
    </w:p>
    <w:p w14:paraId="197F9C53" w14:textId="77777777" w:rsidR="00B74F98" w:rsidRPr="002E25B7" w:rsidDel="000F1532" w:rsidRDefault="00B74F98">
      <w:pPr>
        <w:pStyle w:val="TableofFigures"/>
        <w:rPr>
          <w:del w:id="431" w:author="Perrine, Martin L. (GSFC-5670)" w:date="2016-05-10T10:51:00Z"/>
          <w:rFonts w:ascii="Cambria" w:eastAsia="MS Mincho" w:hAnsi="Cambria"/>
          <w:noProof/>
          <w:szCs w:val="24"/>
          <w:lang w:eastAsia="ja-JP"/>
        </w:rPr>
      </w:pPr>
      <w:del w:id="432" w:author="Perrine, Martin L. (GSFC-5670)" w:date="2016-05-10T10:51:00Z">
        <w:r w:rsidDel="000F1532">
          <w:rPr>
            <w:noProof/>
          </w:rPr>
          <w:delText>Table 3</w:delText>
        </w:r>
        <w:r w:rsidDel="000F1532">
          <w:rPr>
            <w:noProof/>
          </w:rPr>
          <w:noBreakHyphen/>
          <w:delText>1 Phases</w:delText>
        </w:r>
        <w:r w:rsidDel="000F1532">
          <w:rPr>
            <w:noProof/>
          </w:rPr>
          <w:tab/>
          <w:delText>1</w:delText>
        </w:r>
      </w:del>
    </w:p>
    <w:p w14:paraId="4F9CCA4F" w14:textId="77777777" w:rsidR="00B74F98" w:rsidRPr="002E25B7" w:rsidDel="000F1532" w:rsidRDefault="00B74F98">
      <w:pPr>
        <w:pStyle w:val="TableofFigures"/>
        <w:rPr>
          <w:del w:id="433" w:author="Perrine, Martin L. (GSFC-5670)" w:date="2016-05-10T10:51:00Z"/>
          <w:rFonts w:ascii="Cambria" w:eastAsia="MS Mincho" w:hAnsi="Cambria"/>
          <w:noProof/>
          <w:szCs w:val="24"/>
          <w:lang w:eastAsia="ja-JP"/>
        </w:rPr>
      </w:pPr>
      <w:del w:id="434" w:author="Perrine, Martin L. (GSFC-5670)" w:date="2016-05-10T10:51:00Z">
        <w:r w:rsidDel="000F1532">
          <w:rPr>
            <w:noProof/>
          </w:rPr>
          <w:delText>Table 3</w:delText>
        </w:r>
        <w:r w:rsidDel="000F1532">
          <w:rPr>
            <w:noProof/>
          </w:rPr>
          <w:noBreakHyphen/>
          <w:delText>2 Facilities</w:delText>
        </w:r>
        <w:r w:rsidDel="000F1532">
          <w:rPr>
            <w:noProof/>
          </w:rPr>
          <w:tab/>
          <w:delText>2</w:delText>
        </w:r>
      </w:del>
    </w:p>
    <w:p w14:paraId="4D0A0E57" w14:textId="77777777" w:rsidR="00B74F98" w:rsidRPr="002E25B7" w:rsidDel="000F1532" w:rsidRDefault="00B74F98">
      <w:pPr>
        <w:pStyle w:val="TableofFigures"/>
        <w:rPr>
          <w:del w:id="435" w:author="Perrine, Martin L. (GSFC-5670)" w:date="2016-05-10T10:51:00Z"/>
          <w:rFonts w:ascii="Cambria" w:eastAsia="MS Mincho" w:hAnsi="Cambria"/>
          <w:noProof/>
          <w:szCs w:val="24"/>
          <w:lang w:eastAsia="ja-JP"/>
        </w:rPr>
      </w:pPr>
      <w:del w:id="436" w:author="Perrine, Martin L. (GSFC-5670)" w:date="2016-05-10T10:51:00Z">
        <w:r w:rsidDel="000F1532">
          <w:rPr>
            <w:noProof/>
          </w:rPr>
          <w:delText>Table 3</w:delText>
        </w:r>
        <w:r w:rsidDel="000F1532">
          <w:rPr>
            <w:noProof/>
          </w:rPr>
          <w:noBreakHyphen/>
          <w:delText>3 Sparing</w:delText>
        </w:r>
        <w:r w:rsidDel="000F1532">
          <w:rPr>
            <w:noProof/>
          </w:rPr>
          <w:tab/>
          <w:delText>2</w:delText>
        </w:r>
      </w:del>
    </w:p>
    <w:p w14:paraId="15D5110D" w14:textId="77777777" w:rsidR="009C783E" w:rsidRDefault="00B74F98" w:rsidP="00D95242">
      <w:pPr>
        <w:pStyle w:val="Title"/>
      </w:pPr>
      <w:r>
        <w:fldChar w:fldCharType="end"/>
      </w:r>
    </w:p>
    <w:p w14:paraId="29FBD35A" w14:textId="77777777" w:rsidR="00A038FC" w:rsidRPr="008602F0" w:rsidRDefault="00A038FC" w:rsidP="00A038FC">
      <w:pPr>
        <w:pStyle w:val="Paragraph"/>
        <w:sectPr w:rsidR="00A038FC" w:rsidRPr="008602F0" w:rsidSect="00B04AC6">
          <w:footerReference w:type="first" r:id="rId13"/>
          <w:pgSz w:w="12240" w:h="15840" w:code="1"/>
          <w:pgMar w:top="1440" w:right="1440" w:bottom="720" w:left="1440" w:header="720" w:footer="720" w:gutter="0"/>
          <w:pgNumType w:fmt="lowerRoman" w:start="7"/>
          <w:cols w:space="720"/>
          <w:titlePg/>
        </w:sectPr>
      </w:pPr>
    </w:p>
    <w:p w14:paraId="3CE7DCF1" w14:textId="77777777" w:rsidR="00A038FC" w:rsidRPr="008602F0" w:rsidRDefault="00A038FC" w:rsidP="00A038FC">
      <w:pPr>
        <w:pStyle w:val="Heading1"/>
        <w:numPr>
          <w:ilvl w:val="0"/>
          <w:numId w:val="2"/>
        </w:numPr>
      </w:pPr>
      <w:bookmarkStart w:id="437" w:name="_Toc450640911"/>
      <w:r w:rsidRPr="008602F0">
        <w:lastRenderedPageBreak/>
        <w:t>Introduction</w:t>
      </w:r>
      <w:bookmarkEnd w:id="437"/>
    </w:p>
    <w:p w14:paraId="2613DAB3" w14:textId="77777777" w:rsidR="00A038FC" w:rsidRDefault="00323770" w:rsidP="00A038FC">
      <w:pPr>
        <w:pStyle w:val="Heading2"/>
        <w:numPr>
          <w:ilvl w:val="1"/>
          <w:numId w:val="2"/>
        </w:numPr>
        <w:rPr>
          <w:rFonts w:eastAsia="ヒラギノ角ゴ Pro W3"/>
        </w:rPr>
      </w:pPr>
      <w:bookmarkStart w:id="438" w:name="_Toc450640912"/>
      <w:bookmarkStart w:id="439" w:name="_Toc70911438"/>
      <w:r>
        <w:rPr>
          <w:rFonts w:eastAsia="ヒラギノ角ゴ Pro W3"/>
        </w:rPr>
        <w:t>Purpose</w:t>
      </w:r>
      <w:bookmarkEnd w:id="438"/>
    </w:p>
    <w:p w14:paraId="62B9D400" w14:textId="16FEDCAF" w:rsidR="000A1680" w:rsidRPr="007B1F58" w:rsidRDefault="000A1680" w:rsidP="000A1680">
      <w:pPr>
        <w:spacing w:before="0" w:after="0"/>
        <w:jc w:val="left"/>
        <w:rPr>
          <w:rFonts w:ascii="Times New Roman" w:hAnsi="Times New Roman"/>
          <w:szCs w:val="24"/>
        </w:rPr>
      </w:pPr>
      <w:r w:rsidRPr="007B1F58">
        <w:rPr>
          <w:rFonts w:ascii="Times New Roman" w:hAnsi="Times New Roman"/>
          <w:szCs w:val="24"/>
          <w:shd w:val="clear" w:color="auto" w:fill="FFFFFF"/>
          <w:rPrChange w:id="440" w:author="Perrine, Martin L. (GSFC-5670)" w:date="2016-04-08T13:38:00Z">
            <w:rPr>
              <w:rFonts w:ascii="Times New Roman" w:hAnsi="Times New Roman"/>
              <w:color w:val="222222"/>
              <w:szCs w:val="24"/>
              <w:shd w:val="clear" w:color="auto" w:fill="FFFFFF"/>
            </w:rPr>
          </w:rPrChange>
        </w:rPr>
        <w:t>This Concept of Operations (</w:t>
      </w:r>
      <w:del w:id="441" w:author="Perrine, Martin L. (GSFC-5670)" w:date="2016-04-08T15:29:00Z">
        <w:r w:rsidRPr="007B1F58" w:rsidDel="003533E3">
          <w:rPr>
            <w:rFonts w:ascii="Times New Roman" w:hAnsi="Times New Roman"/>
            <w:szCs w:val="24"/>
            <w:shd w:val="clear" w:color="auto" w:fill="FFFFFF"/>
            <w:rPrChange w:id="442" w:author="Perrine, Martin L. (GSFC-5670)" w:date="2016-04-08T13:38:00Z">
              <w:rPr>
                <w:rFonts w:ascii="Times New Roman" w:hAnsi="Times New Roman"/>
                <w:color w:val="222222"/>
                <w:szCs w:val="24"/>
                <w:shd w:val="clear" w:color="auto" w:fill="FFFFFF"/>
              </w:rPr>
            </w:rPrChange>
          </w:rPr>
          <w:delText>ConOp</w:delText>
        </w:r>
      </w:del>
      <w:ins w:id="443" w:author="Perrine, Martin L. (GSFC-5670)" w:date="2016-04-08T15:29:00Z">
        <w:r w:rsidR="003533E3">
          <w:rPr>
            <w:rFonts w:ascii="Times New Roman" w:hAnsi="Times New Roman"/>
            <w:szCs w:val="24"/>
            <w:shd w:val="clear" w:color="auto" w:fill="FFFFFF"/>
          </w:rPr>
          <w:t>ConOp</w:t>
        </w:r>
      </w:ins>
      <w:r w:rsidRPr="007B1F58">
        <w:rPr>
          <w:rFonts w:ascii="Times New Roman" w:hAnsi="Times New Roman"/>
          <w:szCs w:val="24"/>
          <w:shd w:val="clear" w:color="auto" w:fill="FFFFFF"/>
          <w:rPrChange w:id="444" w:author="Perrine, Martin L. (GSFC-5670)" w:date="2016-04-08T13:38:00Z">
            <w:rPr>
              <w:rFonts w:ascii="Times New Roman" w:hAnsi="Times New Roman"/>
              <w:color w:val="222222"/>
              <w:szCs w:val="24"/>
              <w:shd w:val="clear" w:color="auto" w:fill="FFFFFF"/>
            </w:rPr>
          </w:rPrChange>
        </w:rPr>
        <w:t xml:space="preserve">s) is to provide stakeholders a clear understanding of how the </w:t>
      </w:r>
      <w:ins w:id="445" w:author="Perrine, Martin L. (GSFC-5670)" w:date="2016-01-14T12:09:00Z">
        <w:r w:rsidR="00515F5E" w:rsidRPr="007B1F58">
          <w:rPr>
            <w:rFonts w:ascii="Times New Roman" w:hAnsi="Times New Roman"/>
            <w:szCs w:val="24"/>
            <w:shd w:val="clear" w:color="auto" w:fill="FFFFFF"/>
            <w:rPrChange w:id="446" w:author="Perrine, Martin L. (GSFC-5670)" w:date="2016-04-08T13:38:00Z">
              <w:rPr>
                <w:rFonts w:ascii="Times New Roman" w:hAnsi="Times New Roman"/>
                <w:color w:val="222222"/>
                <w:szCs w:val="24"/>
                <w:shd w:val="clear" w:color="auto" w:fill="FFFFFF"/>
              </w:rPr>
            </w:rPrChange>
          </w:rPr>
          <w:t xml:space="preserve">Near Earth Network (NEN) </w:t>
        </w:r>
      </w:ins>
      <w:ins w:id="447" w:author="Perrine, Martin L. (GSFC-5670)" w:date="2016-01-19T14:15:00Z">
        <w:r w:rsidR="00E67C18" w:rsidRPr="007B1F58">
          <w:rPr>
            <w:rPrChange w:id="448" w:author="Perrine, Martin L. (GSFC-5670)" w:date="2016-04-08T13:38:00Z">
              <w:rPr>
                <w:color w:val="1F497D"/>
              </w:rPr>
            </w:rPrChange>
          </w:rPr>
          <w:t xml:space="preserve">Data Acquisition Processing and Handling Network Environment </w:t>
        </w:r>
      </w:ins>
      <w:del w:id="449" w:author="Perrine, Martin L. (GSFC-5670)" w:date="2016-01-19T10:57:00Z">
        <w:r w:rsidRPr="007B1F58" w:rsidDel="00171842">
          <w:rPr>
            <w:rFonts w:ascii="Times New Roman" w:hAnsi="Times New Roman"/>
            <w:szCs w:val="24"/>
            <w:shd w:val="clear" w:color="auto" w:fill="FFFFFF"/>
            <w:rPrChange w:id="450" w:author="Perrine, Martin L. (GSFC-5670)" w:date="2016-04-08T13:38:00Z">
              <w:rPr>
                <w:rFonts w:ascii="Times New Roman" w:hAnsi="Times New Roman"/>
                <w:color w:val="222222"/>
                <w:szCs w:val="24"/>
                <w:shd w:val="clear" w:color="auto" w:fill="FFFFFF"/>
              </w:rPr>
            </w:rPrChange>
          </w:rPr>
          <w:delText>NENG</w:delText>
        </w:r>
      </w:del>
      <w:ins w:id="451" w:author="Perrine, Martin L. (GSFC-5670)" w:date="2016-01-19T10:57:00Z">
        <w:r w:rsidR="00171842" w:rsidRPr="007B1F58">
          <w:rPr>
            <w:rFonts w:ascii="Times New Roman" w:hAnsi="Times New Roman"/>
            <w:szCs w:val="24"/>
            <w:shd w:val="clear" w:color="auto" w:fill="FFFFFF"/>
            <w:rPrChange w:id="452" w:author="Perrine, Martin L. (GSFC-5670)" w:date="2016-04-08T13:38:00Z">
              <w:rPr>
                <w:rFonts w:ascii="Times New Roman" w:hAnsi="Times New Roman"/>
                <w:color w:val="222222"/>
                <w:szCs w:val="24"/>
                <w:shd w:val="clear" w:color="auto" w:fill="FFFFFF"/>
              </w:rPr>
            </w:rPrChange>
          </w:rPr>
          <w:t>(DAPHNE)</w:t>
        </w:r>
      </w:ins>
      <w:r w:rsidRPr="007B1F58">
        <w:rPr>
          <w:rFonts w:ascii="Times New Roman" w:hAnsi="Times New Roman"/>
          <w:szCs w:val="24"/>
          <w:shd w:val="clear" w:color="auto" w:fill="FFFFFF"/>
          <w:rPrChange w:id="453" w:author="Perrine, Martin L. (GSFC-5670)" w:date="2016-04-08T13:38:00Z">
            <w:rPr>
              <w:rFonts w:ascii="Times New Roman" w:hAnsi="Times New Roman"/>
              <w:color w:val="222222"/>
              <w:szCs w:val="24"/>
              <w:shd w:val="clear" w:color="auto" w:fill="FFFFFF"/>
            </w:rPr>
          </w:rPrChange>
        </w:rPr>
        <w:t xml:space="preserve"> system will function operationally</w:t>
      </w:r>
      <w:ins w:id="454" w:author="Perrine, Martin L. (GSFC-5670)" w:date="2016-01-14T08:39:00Z">
        <w:r w:rsidR="00581867" w:rsidRPr="007B1F58">
          <w:rPr>
            <w:rFonts w:ascii="Times New Roman" w:hAnsi="Times New Roman"/>
            <w:szCs w:val="24"/>
            <w:shd w:val="clear" w:color="auto" w:fill="FFFFFF"/>
            <w:rPrChange w:id="455" w:author="Perrine, Martin L. (GSFC-5670)" w:date="2016-04-08T13:38:00Z">
              <w:rPr>
                <w:rFonts w:ascii="Times New Roman" w:hAnsi="Times New Roman"/>
                <w:color w:val="222222"/>
                <w:szCs w:val="24"/>
                <w:shd w:val="clear" w:color="auto" w:fill="FFFFFF"/>
              </w:rPr>
            </w:rPrChange>
          </w:rPr>
          <w:t xml:space="preserve"> from within the </w:t>
        </w:r>
        <w:r w:rsidR="00515F5E" w:rsidRPr="007B1F58">
          <w:rPr>
            <w:rFonts w:ascii="Times New Roman" w:hAnsi="Times New Roman"/>
            <w:szCs w:val="24"/>
            <w:shd w:val="clear" w:color="auto" w:fill="FFFFFF"/>
            <w:rPrChange w:id="456" w:author="Perrine, Martin L. (GSFC-5670)" w:date="2016-04-08T13:38:00Z">
              <w:rPr>
                <w:rFonts w:ascii="Times New Roman" w:hAnsi="Times New Roman"/>
                <w:color w:val="222222"/>
                <w:szCs w:val="24"/>
                <w:shd w:val="clear" w:color="auto" w:fill="FFFFFF"/>
              </w:rPr>
            </w:rPrChange>
          </w:rPr>
          <w:t>NEN</w:t>
        </w:r>
      </w:ins>
      <w:ins w:id="457" w:author="Perrine, Martin L. (GSFC-5670)" w:date="2016-01-19T14:16:00Z">
        <w:r w:rsidR="00E67C18" w:rsidRPr="007B1F58">
          <w:rPr>
            <w:rFonts w:ascii="Times New Roman" w:hAnsi="Times New Roman"/>
            <w:szCs w:val="24"/>
            <w:shd w:val="clear" w:color="auto" w:fill="FFFFFF"/>
            <w:rPrChange w:id="458" w:author="Perrine, Martin L. (GSFC-5670)" w:date="2016-04-08T13:38:00Z">
              <w:rPr>
                <w:rFonts w:ascii="Times New Roman" w:hAnsi="Times New Roman"/>
                <w:color w:val="222222"/>
                <w:szCs w:val="24"/>
                <w:shd w:val="clear" w:color="auto" w:fill="FFFFFF"/>
              </w:rPr>
            </w:rPrChange>
          </w:rPr>
          <w:t xml:space="preserve"> Data Transfer System (DTS)</w:t>
        </w:r>
      </w:ins>
      <w:r w:rsidRPr="007B1F58">
        <w:rPr>
          <w:rFonts w:ascii="Times New Roman" w:hAnsi="Times New Roman"/>
          <w:szCs w:val="24"/>
          <w:shd w:val="clear" w:color="auto" w:fill="FFFFFF"/>
          <w:rPrChange w:id="459" w:author="Perrine, Martin L. (GSFC-5670)" w:date="2016-04-08T13:38:00Z">
            <w:rPr>
              <w:rFonts w:ascii="Times New Roman" w:hAnsi="Times New Roman"/>
              <w:color w:val="222222"/>
              <w:szCs w:val="24"/>
              <w:shd w:val="clear" w:color="auto" w:fill="FFFFFF"/>
            </w:rPr>
          </w:rPrChange>
        </w:rPr>
        <w:t>.</w:t>
      </w:r>
      <w:r w:rsidR="000A46B1" w:rsidRPr="007B1F58">
        <w:rPr>
          <w:rFonts w:ascii="Times New Roman" w:hAnsi="Times New Roman"/>
          <w:szCs w:val="24"/>
          <w:shd w:val="clear" w:color="auto" w:fill="FFFFFF"/>
          <w:rPrChange w:id="460" w:author="Perrine, Martin L. (GSFC-5670)" w:date="2016-04-08T13:38:00Z">
            <w:rPr>
              <w:rFonts w:ascii="Times New Roman" w:hAnsi="Times New Roman"/>
              <w:color w:val="222222"/>
              <w:szCs w:val="24"/>
              <w:shd w:val="clear" w:color="auto" w:fill="FFFFFF"/>
            </w:rPr>
          </w:rPrChange>
        </w:rPr>
        <w:t xml:space="preserve">  </w:t>
      </w:r>
      <w:del w:id="461" w:author="Perrine, Martin L. (GSFC-5670)" w:date="2016-01-19T14:16:00Z">
        <w:r w:rsidR="000A46B1" w:rsidRPr="007B1F58" w:rsidDel="00E67C18">
          <w:rPr>
            <w:rFonts w:ascii="Times New Roman" w:hAnsi="Times New Roman"/>
            <w:szCs w:val="24"/>
            <w:shd w:val="clear" w:color="auto" w:fill="FFFFFF"/>
            <w:rPrChange w:id="462" w:author="Perrine, Martin L. (GSFC-5670)" w:date="2016-04-08T13:38:00Z">
              <w:rPr>
                <w:rFonts w:ascii="Times New Roman" w:hAnsi="Times New Roman"/>
                <w:color w:val="222222"/>
                <w:szCs w:val="24"/>
                <w:shd w:val="clear" w:color="auto" w:fill="FFFFFF"/>
              </w:rPr>
            </w:rPrChange>
          </w:rPr>
          <w:delText>**</w:delText>
        </w:r>
      </w:del>
      <w:del w:id="463" w:author="Perrine, Martin L. (GSFC-5670)" w:date="2016-01-13T16:47:00Z">
        <w:r w:rsidR="000A46B1" w:rsidRPr="007B1F58" w:rsidDel="000A46B1">
          <w:rPr>
            <w:rFonts w:ascii="Times New Roman" w:hAnsi="Times New Roman"/>
            <w:szCs w:val="24"/>
            <w:shd w:val="clear" w:color="auto" w:fill="FFFFFF"/>
            <w:rPrChange w:id="464" w:author="Perrine, Martin L. (GSFC-5670)" w:date="2016-04-08T13:38:00Z">
              <w:rPr>
                <w:rFonts w:ascii="Times New Roman" w:hAnsi="Times New Roman"/>
                <w:color w:val="222222"/>
                <w:szCs w:val="24"/>
                <w:shd w:val="clear" w:color="auto" w:fill="FFFFFF"/>
              </w:rPr>
            </w:rPrChange>
          </w:rPr>
          <w:delText>This Conop will also be used to validate requirements against.</w:delText>
        </w:r>
      </w:del>
      <w:r w:rsidR="000A46B1" w:rsidRPr="007B1F58">
        <w:rPr>
          <w:rFonts w:ascii="Times New Roman" w:hAnsi="Times New Roman"/>
          <w:szCs w:val="24"/>
          <w:shd w:val="clear" w:color="auto" w:fill="FFFFFF"/>
          <w:rPrChange w:id="465" w:author="Perrine, Martin L. (GSFC-5670)" w:date="2016-04-08T13:38:00Z">
            <w:rPr>
              <w:rFonts w:ascii="Times New Roman" w:hAnsi="Times New Roman"/>
              <w:color w:val="222222"/>
              <w:szCs w:val="24"/>
              <w:shd w:val="clear" w:color="auto" w:fill="FFFFFF"/>
            </w:rPr>
          </w:rPrChange>
        </w:rPr>
        <w:t xml:space="preserve"> </w:t>
      </w:r>
      <w:ins w:id="466" w:author="Perrine, Martin L. (GSFC-5670)" w:date="2016-01-13T16:47:00Z">
        <w:r w:rsidR="000A46B1" w:rsidRPr="007B1F58">
          <w:rPr>
            <w:rFonts w:ascii="Times New Roman" w:hAnsi="Times New Roman"/>
            <w:szCs w:val="24"/>
            <w:shd w:val="clear" w:color="auto" w:fill="FFFFFF"/>
            <w:rPrChange w:id="467" w:author="Perrine, Martin L. (GSFC-5670)" w:date="2016-04-08T13:38:00Z">
              <w:rPr>
                <w:rFonts w:ascii="Times New Roman" w:hAnsi="Times New Roman"/>
                <w:color w:val="222222"/>
                <w:szCs w:val="24"/>
                <w:shd w:val="clear" w:color="auto" w:fill="FFFFFF"/>
              </w:rPr>
            </w:rPrChange>
          </w:rPr>
          <w:t xml:space="preserve">This </w:t>
        </w:r>
      </w:ins>
      <w:ins w:id="468" w:author="Perrine, Martin L. (GSFC-5670)" w:date="2016-04-08T15:29:00Z">
        <w:r w:rsidR="003533E3">
          <w:rPr>
            <w:rFonts w:ascii="Times New Roman" w:hAnsi="Times New Roman"/>
            <w:szCs w:val="24"/>
            <w:shd w:val="clear" w:color="auto" w:fill="FFFFFF"/>
          </w:rPr>
          <w:t>ConOp</w:t>
        </w:r>
      </w:ins>
      <w:ins w:id="469" w:author="Perrine, Martin L. (GSFC-5670)" w:date="2016-01-13T16:47:00Z">
        <w:r w:rsidR="000A46B1" w:rsidRPr="007B1F58">
          <w:rPr>
            <w:rFonts w:ascii="Times New Roman" w:hAnsi="Times New Roman"/>
            <w:szCs w:val="24"/>
            <w:shd w:val="clear" w:color="auto" w:fill="FFFFFF"/>
            <w:rPrChange w:id="470" w:author="Perrine, Martin L. (GSFC-5670)" w:date="2016-04-08T13:38:00Z">
              <w:rPr>
                <w:rFonts w:ascii="Times New Roman" w:hAnsi="Times New Roman"/>
                <w:color w:val="222222"/>
                <w:szCs w:val="24"/>
                <w:shd w:val="clear" w:color="auto" w:fill="FFFFFF"/>
              </w:rPr>
            </w:rPrChange>
          </w:rPr>
          <w:t xml:space="preserve"> will also be used to develop and validate requirements</w:t>
        </w:r>
      </w:ins>
      <w:ins w:id="471" w:author="Perrine, Martin L. (GSFC-5670)" w:date="2016-01-14T08:39:00Z">
        <w:r w:rsidR="00581867" w:rsidRPr="007B1F58">
          <w:rPr>
            <w:rFonts w:ascii="Times New Roman" w:hAnsi="Times New Roman"/>
            <w:szCs w:val="24"/>
            <w:shd w:val="clear" w:color="auto" w:fill="FFFFFF"/>
            <w:rPrChange w:id="472" w:author="Perrine, Martin L. (GSFC-5670)" w:date="2016-04-08T13:38:00Z">
              <w:rPr>
                <w:rFonts w:ascii="Times New Roman" w:hAnsi="Times New Roman"/>
                <w:color w:val="222222"/>
                <w:szCs w:val="24"/>
                <w:shd w:val="clear" w:color="auto" w:fill="FFFFFF"/>
              </w:rPr>
            </w:rPrChange>
          </w:rPr>
          <w:t xml:space="preserve"> levied</w:t>
        </w:r>
      </w:ins>
      <w:ins w:id="473" w:author="Perrine, Martin L. (GSFC-5670)" w:date="2016-01-13T16:47:00Z">
        <w:r w:rsidR="000A46B1" w:rsidRPr="007B1F58">
          <w:rPr>
            <w:rFonts w:ascii="Times New Roman" w:hAnsi="Times New Roman"/>
            <w:szCs w:val="24"/>
            <w:shd w:val="clear" w:color="auto" w:fill="FFFFFF"/>
            <w:rPrChange w:id="474" w:author="Perrine, Martin L. (GSFC-5670)" w:date="2016-04-08T13:38:00Z">
              <w:rPr>
                <w:rFonts w:ascii="Times New Roman" w:hAnsi="Times New Roman"/>
                <w:color w:val="222222"/>
                <w:szCs w:val="24"/>
                <w:shd w:val="clear" w:color="auto" w:fill="FFFFFF"/>
              </w:rPr>
            </w:rPrChange>
          </w:rPr>
          <w:t xml:space="preserve"> against</w:t>
        </w:r>
      </w:ins>
      <w:ins w:id="475" w:author="Perrine, Martin L. (GSFC-5670)" w:date="2016-01-14T08:39:00Z">
        <w:r w:rsidR="00581867" w:rsidRPr="007B1F58">
          <w:rPr>
            <w:rFonts w:ascii="Times New Roman" w:hAnsi="Times New Roman"/>
            <w:szCs w:val="24"/>
            <w:shd w:val="clear" w:color="auto" w:fill="FFFFFF"/>
            <w:rPrChange w:id="476" w:author="Perrine, Martin L. (GSFC-5670)" w:date="2016-04-08T13:38:00Z">
              <w:rPr>
                <w:rFonts w:ascii="Times New Roman" w:hAnsi="Times New Roman"/>
                <w:color w:val="222222"/>
                <w:szCs w:val="24"/>
                <w:shd w:val="clear" w:color="auto" w:fill="FFFFFF"/>
              </w:rPr>
            </w:rPrChange>
          </w:rPr>
          <w:t xml:space="preserve"> the </w:t>
        </w:r>
      </w:ins>
      <w:ins w:id="477" w:author="Perrine, Martin L. (GSFC-5670)" w:date="2016-01-19T10:57:00Z">
        <w:r w:rsidR="00171842" w:rsidRPr="007B1F58">
          <w:rPr>
            <w:rFonts w:ascii="Times New Roman" w:hAnsi="Times New Roman"/>
            <w:szCs w:val="24"/>
            <w:shd w:val="clear" w:color="auto" w:fill="FFFFFF"/>
            <w:rPrChange w:id="478" w:author="Perrine, Martin L. (GSFC-5670)" w:date="2016-04-08T13:38:00Z">
              <w:rPr>
                <w:rFonts w:ascii="Times New Roman" w:hAnsi="Times New Roman"/>
                <w:color w:val="222222"/>
                <w:szCs w:val="24"/>
                <w:shd w:val="clear" w:color="auto" w:fill="FFFFFF"/>
              </w:rPr>
            </w:rPrChange>
          </w:rPr>
          <w:t>DAPHNE</w:t>
        </w:r>
      </w:ins>
      <w:ins w:id="479" w:author="Perrine, Martin L. (GSFC-5670)" w:date="2016-01-13T16:47:00Z">
        <w:r w:rsidR="000A46B1" w:rsidRPr="007B1F58">
          <w:rPr>
            <w:rFonts w:ascii="Times New Roman" w:hAnsi="Times New Roman"/>
            <w:szCs w:val="24"/>
            <w:shd w:val="clear" w:color="auto" w:fill="FFFFFF"/>
            <w:rPrChange w:id="480" w:author="Perrine, Martin L. (GSFC-5670)" w:date="2016-04-08T13:38:00Z">
              <w:rPr>
                <w:rFonts w:ascii="Times New Roman" w:hAnsi="Times New Roman"/>
                <w:color w:val="222222"/>
                <w:szCs w:val="24"/>
                <w:shd w:val="clear" w:color="auto" w:fill="FFFFFF"/>
              </w:rPr>
            </w:rPrChange>
          </w:rPr>
          <w:t>.</w:t>
        </w:r>
      </w:ins>
    </w:p>
    <w:p w14:paraId="0E06EF13" w14:textId="77777777" w:rsidR="00A038FC" w:rsidRDefault="00770869" w:rsidP="00770869">
      <w:pPr>
        <w:pStyle w:val="Heading2"/>
        <w:numPr>
          <w:ilvl w:val="1"/>
          <w:numId w:val="2"/>
        </w:numPr>
        <w:rPr>
          <w:rFonts w:eastAsia="ヒラギノ角ゴ Pro W3"/>
        </w:rPr>
      </w:pPr>
      <w:bookmarkStart w:id="481" w:name="_Toc450640913"/>
      <w:bookmarkStart w:id="482" w:name="_Toc322439668"/>
      <w:bookmarkStart w:id="483" w:name="_Toc322441608"/>
      <w:r>
        <w:rPr>
          <w:rFonts w:eastAsia="ヒラギノ角ゴ Pro W3"/>
        </w:rPr>
        <w:t>Scope</w:t>
      </w:r>
      <w:bookmarkEnd w:id="481"/>
    </w:p>
    <w:p w14:paraId="21EBA053" w14:textId="22D5954E" w:rsidR="00515F5E" w:rsidRDefault="00881AEC" w:rsidP="00881AEC">
      <w:pPr>
        <w:spacing w:before="0" w:after="0"/>
        <w:jc w:val="left"/>
        <w:rPr>
          <w:ins w:id="484" w:author="Perrine, Martin L. (GSFC-5670)" w:date="2016-01-14T12:11:00Z"/>
          <w:rFonts w:ascii="Times New Roman" w:hAnsi="Times New Roman"/>
          <w:color w:val="222222"/>
          <w:szCs w:val="24"/>
          <w:shd w:val="clear" w:color="auto" w:fill="FFFFFF"/>
        </w:rPr>
      </w:pPr>
      <w:r w:rsidRPr="00881AEC">
        <w:rPr>
          <w:rFonts w:ascii="Times New Roman" w:hAnsi="Times New Roman"/>
          <w:color w:val="222222"/>
          <w:szCs w:val="24"/>
          <w:shd w:val="clear" w:color="auto" w:fill="FFFFFF"/>
        </w:rPr>
        <w:t xml:space="preserve">This </w:t>
      </w:r>
      <w:ins w:id="485" w:author="Perrine, Martin L. (GSFC-5670)" w:date="2016-01-14T08:26:00Z">
        <w:r w:rsidR="00522C44">
          <w:rPr>
            <w:rFonts w:ascii="Times New Roman" w:hAnsi="Times New Roman"/>
            <w:color w:val="222222"/>
            <w:szCs w:val="24"/>
            <w:shd w:val="clear" w:color="auto" w:fill="FFFFFF"/>
          </w:rPr>
          <w:t xml:space="preserve">document </w:t>
        </w:r>
      </w:ins>
      <w:del w:id="486" w:author="Perrine, Martin L. (GSFC-5670)" w:date="2016-01-14T08:26:00Z">
        <w:r w:rsidRPr="00881AEC" w:rsidDel="00522C44">
          <w:rPr>
            <w:rFonts w:ascii="Times New Roman" w:hAnsi="Times New Roman"/>
            <w:color w:val="222222"/>
            <w:szCs w:val="24"/>
            <w:shd w:val="clear" w:color="auto" w:fill="FFFFFF"/>
          </w:rPr>
          <w:delText>plan</w:delText>
        </w:r>
      </w:del>
      <w:r w:rsidRPr="00881AEC">
        <w:rPr>
          <w:rFonts w:ascii="Times New Roman" w:hAnsi="Times New Roman"/>
          <w:color w:val="222222"/>
          <w:szCs w:val="24"/>
          <w:shd w:val="clear" w:color="auto" w:fill="FFFFFF"/>
        </w:rPr>
        <w:t xml:space="preserve"> covers </w:t>
      </w:r>
      <w:del w:id="487" w:author="Perrine, Martin L. (GSFC-5670)" w:date="2016-01-14T12:10:00Z">
        <w:r w:rsidRPr="00881AEC" w:rsidDel="00515F5E">
          <w:rPr>
            <w:rFonts w:ascii="Times New Roman" w:hAnsi="Times New Roman"/>
            <w:color w:val="222222"/>
            <w:szCs w:val="24"/>
            <w:shd w:val="clear" w:color="auto" w:fill="FFFFFF"/>
          </w:rPr>
          <w:delText xml:space="preserve">the </w:delText>
        </w:r>
      </w:del>
      <w:r w:rsidRPr="00881AEC">
        <w:rPr>
          <w:rFonts w:ascii="Times New Roman" w:hAnsi="Times New Roman"/>
          <w:color w:val="222222"/>
          <w:szCs w:val="24"/>
          <w:shd w:val="clear" w:color="auto" w:fill="FFFFFF"/>
        </w:rPr>
        <w:t xml:space="preserve">all aspects of operations through the life of the </w:t>
      </w:r>
      <w:del w:id="488" w:author="Perrine, Martin L. (GSFC-5670)" w:date="2016-01-19T10:57:00Z">
        <w:r w:rsidRPr="00881AEC" w:rsidDel="00171842">
          <w:rPr>
            <w:rFonts w:ascii="Times New Roman" w:hAnsi="Times New Roman"/>
            <w:color w:val="222222"/>
            <w:szCs w:val="24"/>
            <w:shd w:val="clear" w:color="auto" w:fill="FFFFFF"/>
          </w:rPr>
          <w:delText>NENG</w:delText>
        </w:r>
      </w:del>
      <w:ins w:id="489" w:author="Perrine, Martin L. (GSFC-5670)" w:date="2016-01-19T10:57:00Z">
        <w:r w:rsidR="00171842">
          <w:rPr>
            <w:rFonts w:ascii="Times New Roman" w:hAnsi="Times New Roman"/>
            <w:color w:val="222222"/>
            <w:szCs w:val="24"/>
            <w:shd w:val="clear" w:color="auto" w:fill="FFFFFF"/>
          </w:rPr>
          <w:t>DAPHNE</w:t>
        </w:r>
      </w:ins>
      <w:r w:rsidRPr="00881AEC">
        <w:rPr>
          <w:rFonts w:ascii="Times New Roman" w:hAnsi="Times New Roman"/>
          <w:color w:val="222222"/>
          <w:szCs w:val="24"/>
          <w:shd w:val="clear" w:color="auto" w:fill="FFFFFF"/>
        </w:rPr>
        <w:t xml:space="preserve"> system </w:t>
      </w:r>
      <w:ins w:id="490" w:author="Perrine, Martin L. (GSFC-5670)" w:date="2016-01-14T08:27:00Z">
        <w:r w:rsidR="00522C44">
          <w:rPr>
            <w:rFonts w:ascii="Times New Roman" w:hAnsi="Times New Roman"/>
            <w:color w:val="222222"/>
            <w:szCs w:val="24"/>
            <w:shd w:val="clear" w:color="auto" w:fill="FFFFFF"/>
          </w:rPr>
          <w:t xml:space="preserve">in the context of the </w:t>
        </w:r>
      </w:ins>
      <w:ins w:id="491" w:author="Perrine, Martin L. (GSFC-5670)" w:date="2016-01-14T08:39:00Z">
        <w:r w:rsidR="00581867">
          <w:rPr>
            <w:rFonts w:ascii="Times New Roman" w:hAnsi="Times New Roman"/>
            <w:color w:val="222222"/>
            <w:szCs w:val="24"/>
            <w:shd w:val="clear" w:color="auto" w:fill="FFFFFF"/>
          </w:rPr>
          <w:t xml:space="preserve">NEN </w:t>
        </w:r>
      </w:ins>
      <w:r w:rsidRPr="00881AEC">
        <w:rPr>
          <w:rFonts w:ascii="Times New Roman" w:hAnsi="Times New Roman"/>
          <w:color w:val="222222"/>
          <w:szCs w:val="24"/>
          <w:shd w:val="clear" w:color="auto" w:fill="FFFFFF"/>
        </w:rPr>
        <w:t xml:space="preserve">which includes </w:t>
      </w:r>
      <w:ins w:id="492" w:author="Perrine, Martin L. (GSFC-5670)" w:date="2016-03-31T12:15:00Z">
        <w:r w:rsidR="00647D2D">
          <w:rPr>
            <w:rFonts w:ascii="Times New Roman" w:hAnsi="Times New Roman"/>
            <w:color w:val="222222"/>
            <w:szCs w:val="24"/>
            <w:shd w:val="clear" w:color="auto" w:fill="FFFFFF"/>
          </w:rPr>
          <w:t xml:space="preserve">testing, </w:t>
        </w:r>
      </w:ins>
      <w:del w:id="493" w:author="Perrine, Martin L. (GSFC-5670)" w:date="2016-01-13T16:47:00Z">
        <w:r w:rsidRPr="00881AEC" w:rsidDel="000A46B1">
          <w:rPr>
            <w:rFonts w:ascii="Times New Roman" w:hAnsi="Times New Roman"/>
            <w:color w:val="222222"/>
            <w:szCs w:val="24"/>
            <w:shd w:val="clear" w:color="auto" w:fill="FFFFFF"/>
          </w:rPr>
          <w:delText xml:space="preserve">development phases, delivery timelines, </w:delText>
        </w:r>
      </w:del>
      <w:r w:rsidRPr="00881AEC">
        <w:rPr>
          <w:rFonts w:ascii="Times New Roman" w:hAnsi="Times New Roman"/>
          <w:color w:val="222222"/>
          <w:szCs w:val="24"/>
          <w:shd w:val="clear" w:color="auto" w:fill="FFFFFF"/>
        </w:rPr>
        <w:t>operation</w:t>
      </w:r>
      <w:ins w:id="494" w:author="Perrine, Martin L. (GSFC-5670)" w:date="2016-03-31T12:15:00Z">
        <w:r w:rsidR="00647D2D">
          <w:rPr>
            <w:rFonts w:ascii="Times New Roman" w:hAnsi="Times New Roman"/>
            <w:color w:val="222222"/>
            <w:szCs w:val="24"/>
            <w:shd w:val="clear" w:color="auto" w:fill="FFFFFF"/>
          </w:rPr>
          <w:t>s</w:t>
        </w:r>
      </w:ins>
      <w:del w:id="495" w:author="Perrine, Martin L. (GSFC-5670)" w:date="2016-03-31T12:15:00Z">
        <w:r w:rsidRPr="00881AEC" w:rsidDel="00647D2D">
          <w:rPr>
            <w:rFonts w:ascii="Times New Roman" w:hAnsi="Times New Roman"/>
            <w:color w:val="222222"/>
            <w:szCs w:val="24"/>
            <w:shd w:val="clear" w:color="auto" w:fill="FFFFFF"/>
          </w:rPr>
          <w:delText>al</w:delText>
        </w:r>
      </w:del>
      <w:del w:id="496" w:author="Perrine, Martin L. (GSFC-5670)" w:date="2016-01-14T08:28:00Z">
        <w:r w:rsidRPr="00881AEC" w:rsidDel="00522C44">
          <w:rPr>
            <w:rFonts w:ascii="Times New Roman" w:hAnsi="Times New Roman"/>
            <w:color w:val="222222"/>
            <w:szCs w:val="24"/>
            <w:shd w:val="clear" w:color="auto" w:fill="FFFFFF"/>
          </w:rPr>
          <w:delText xml:space="preserve"> scenarios</w:delText>
        </w:r>
      </w:del>
      <w:r w:rsidRPr="00881AEC">
        <w:rPr>
          <w:rFonts w:ascii="Times New Roman" w:hAnsi="Times New Roman"/>
          <w:color w:val="222222"/>
          <w:szCs w:val="24"/>
          <w:shd w:val="clear" w:color="auto" w:fill="FFFFFF"/>
        </w:rPr>
        <w:t xml:space="preserve">, </w:t>
      </w:r>
      <w:del w:id="497" w:author="Perrine, Martin L. (GSFC-5670)" w:date="2016-01-13T16:48:00Z">
        <w:r w:rsidRPr="00881AEC" w:rsidDel="000A46B1">
          <w:rPr>
            <w:rFonts w:ascii="Times New Roman" w:hAnsi="Times New Roman"/>
            <w:color w:val="222222"/>
            <w:szCs w:val="24"/>
            <w:shd w:val="clear" w:color="auto" w:fill="FFFFFF"/>
          </w:rPr>
          <w:delText xml:space="preserve">operational facilities, </w:delText>
        </w:r>
      </w:del>
      <w:r w:rsidRPr="00881AEC">
        <w:rPr>
          <w:rFonts w:ascii="Times New Roman" w:hAnsi="Times New Roman"/>
          <w:color w:val="222222"/>
          <w:szCs w:val="24"/>
          <w:shd w:val="clear" w:color="auto" w:fill="FFFFFF"/>
        </w:rPr>
        <w:t xml:space="preserve">logistics, </w:t>
      </w:r>
      <w:del w:id="498" w:author="Perrine, Martin L. (GSFC-5670)" w:date="2016-03-31T15:28:00Z">
        <w:r w:rsidRPr="00881AEC" w:rsidDel="002A050C">
          <w:rPr>
            <w:rFonts w:ascii="Times New Roman" w:hAnsi="Times New Roman"/>
            <w:color w:val="222222"/>
            <w:szCs w:val="24"/>
            <w:shd w:val="clear" w:color="auto" w:fill="FFFFFF"/>
          </w:rPr>
          <w:delText xml:space="preserve">critical </w:delText>
        </w:r>
      </w:del>
      <w:ins w:id="499" w:author="Perrine, Martin L. (GSFC-5670)" w:date="2016-03-31T15:28:00Z">
        <w:r w:rsidR="002A050C">
          <w:rPr>
            <w:rFonts w:ascii="Times New Roman" w:hAnsi="Times New Roman"/>
            <w:color w:val="222222"/>
            <w:szCs w:val="24"/>
            <w:shd w:val="clear" w:color="auto" w:fill="FFFFFF"/>
          </w:rPr>
          <w:t>transitional</w:t>
        </w:r>
        <w:r w:rsidR="002A050C" w:rsidRPr="00881AEC">
          <w:rPr>
            <w:rFonts w:ascii="Times New Roman" w:hAnsi="Times New Roman"/>
            <w:color w:val="222222"/>
            <w:szCs w:val="24"/>
            <w:shd w:val="clear" w:color="auto" w:fill="FFFFFF"/>
          </w:rPr>
          <w:t xml:space="preserve"> </w:t>
        </w:r>
      </w:ins>
      <w:r w:rsidRPr="00881AEC">
        <w:rPr>
          <w:rFonts w:ascii="Times New Roman" w:hAnsi="Times New Roman"/>
          <w:color w:val="222222"/>
          <w:szCs w:val="24"/>
          <w:shd w:val="clear" w:color="auto" w:fill="FFFFFF"/>
        </w:rPr>
        <w:t>events, and system end of life</w:t>
      </w:r>
      <w:ins w:id="500" w:author="Koslosky, Anne Marie.J (GSFC-5860)" w:date="2016-04-05T09:32:00Z">
        <w:r w:rsidR="002A7EF5">
          <w:rPr>
            <w:rFonts w:ascii="Times New Roman" w:hAnsi="Times New Roman"/>
            <w:color w:val="222222"/>
            <w:szCs w:val="24"/>
            <w:shd w:val="clear" w:color="auto" w:fill="FFFFFF"/>
          </w:rPr>
          <w:t xml:space="preserve"> (EOL)</w:t>
        </w:r>
      </w:ins>
      <w:r w:rsidRPr="00881AEC">
        <w:rPr>
          <w:rFonts w:ascii="Times New Roman" w:hAnsi="Times New Roman"/>
          <w:color w:val="222222"/>
          <w:szCs w:val="24"/>
          <w:shd w:val="clear" w:color="auto" w:fill="FFFFFF"/>
        </w:rPr>
        <w:t>.</w:t>
      </w:r>
      <w:ins w:id="501" w:author="Perrine, Martin L. (GSFC-5670)" w:date="2016-01-14T08:40:00Z">
        <w:r w:rsidR="00581867">
          <w:rPr>
            <w:rFonts w:ascii="Times New Roman" w:hAnsi="Times New Roman"/>
            <w:color w:val="222222"/>
            <w:szCs w:val="24"/>
            <w:shd w:val="clear" w:color="auto" w:fill="FFFFFF"/>
          </w:rPr>
          <w:t xml:space="preserve">  </w:t>
        </w:r>
      </w:ins>
    </w:p>
    <w:p w14:paraId="25E6E5AC" w14:textId="77777777" w:rsidR="00515F5E" w:rsidRDefault="00515F5E" w:rsidP="00881AEC">
      <w:pPr>
        <w:spacing w:before="0" w:after="0"/>
        <w:jc w:val="left"/>
        <w:rPr>
          <w:ins w:id="502" w:author="Perrine, Martin L. (GSFC-5670)" w:date="2016-01-14T12:11:00Z"/>
          <w:rFonts w:ascii="Times New Roman" w:hAnsi="Times New Roman"/>
          <w:color w:val="222222"/>
          <w:szCs w:val="24"/>
          <w:shd w:val="clear" w:color="auto" w:fill="FFFFFF"/>
        </w:rPr>
      </w:pPr>
    </w:p>
    <w:p w14:paraId="3B0E7508" w14:textId="10B96424" w:rsidR="00881AEC" w:rsidRPr="00881AEC" w:rsidRDefault="00515F5E" w:rsidP="00881AEC">
      <w:pPr>
        <w:spacing w:before="0" w:after="0"/>
        <w:jc w:val="left"/>
        <w:rPr>
          <w:rFonts w:ascii="Times New Roman" w:hAnsi="Times New Roman"/>
          <w:szCs w:val="24"/>
        </w:rPr>
      </w:pPr>
      <w:ins w:id="503" w:author="Perrine, Martin L. (GSFC-5670)" w:date="2016-01-14T12:11:00Z">
        <w:r>
          <w:rPr>
            <w:rFonts w:ascii="Times New Roman" w:hAnsi="Times New Roman"/>
            <w:color w:val="222222"/>
            <w:szCs w:val="24"/>
            <w:shd w:val="clear" w:color="auto" w:fill="FFFFFF"/>
          </w:rPr>
          <w:t xml:space="preserve">For </w:t>
        </w:r>
      </w:ins>
      <w:ins w:id="504" w:author="Perrine, Martin L. (GSFC-5670)" w:date="2016-01-14T12:17:00Z">
        <w:r w:rsidR="004F5D33">
          <w:rPr>
            <w:rFonts w:ascii="Times New Roman" w:hAnsi="Times New Roman"/>
            <w:color w:val="222222"/>
            <w:szCs w:val="24"/>
            <w:shd w:val="clear" w:color="auto" w:fill="FFFFFF"/>
          </w:rPr>
          <w:t xml:space="preserve">the purposes of </w:t>
        </w:r>
      </w:ins>
      <w:ins w:id="505" w:author="Perrine, Martin L. (GSFC-5670)" w:date="2016-01-14T12:11:00Z">
        <w:r>
          <w:rPr>
            <w:rFonts w:ascii="Times New Roman" w:hAnsi="Times New Roman"/>
            <w:color w:val="222222"/>
            <w:szCs w:val="24"/>
            <w:shd w:val="clear" w:color="auto" w:fill="FFFFFF"/>
          </w:rPr>
          <w:t>this document</w:t>
        </w:r>
      </w:ins>
      <w:ins w:id="506" w:author="Perrine, Martin L. (GSFC-5670)" w:date="2016-01-14T12:17:00Z">
        <w:r w:rsidR="004F5D33">
          <w:rPr>
            <w:rFonts w:ascii="Times New Roman" w:hAnsi="Times New Roman"/>
            <w:color w:val="222222"/>
            <w:szCs w:val="24"/>
            <w:shd w:val="clear" w:color="auto" w:fill="FFFFFF"/>
          </w:rPr>
          <w:t>,</w:t>
        </w:r>
      </w:ins>
      <w:ins w:id="507" w:author="Perrine, Martin L. (GSFC-5670)" w:date="2016-01-14T12:11:00Z">
        <w:r>
          <w:rPr>
            <w:rFonts w:ascii="Times New Roman" w:hAnsi="Times New Roman"/>
            <w:color w:val="222222"/>
            <w:szCs w:val="24"/>
            <w:shd w:val="clear" w:color="auto" w:fill="FFFFFF"/>
          </w:rPr>
          <w:t xml:space="preserve"> </w:t>
        </w:r>
      </w:ins>
      <w:ins w:id="508" w:author="Perrine, Martin L. (GSFC-5670)" w:date="2016-01-19T10:57:00Z">
        <w:r w:rsidR="00171842">
          <w:rPr>
            <w:rFonts w:ascii="Times New Roman" w:hAnsi="Times New Roman"/>
            <w:color w:val="222222"/>
            <w:szCs w:val="24"/>
            <w:shd w:val="clear" w:color="auto" w:fill="FFFFFF"/>
          </w:rPr>
          <w:t>DAPHNE</w:t>
        </w:r>
      </w:ins>
      <w:ins w:id="509" w:author="Perrine, Martin L. (GSFC-5670)" w:date="2016-01-14T08:40:00Z">
        <w:r w:rsidR="00581867">
          <w:rPr>
            <w:rFonts w:ascii="Times New Roman" w:hAnsi="Times New Roman"/>
            <w:color w:val="222222"/>
            <w:szCs w:val="24"/>
            <w:shd w:val="clear" w:color="auto" w:fill="FFFFFF"/>
          </w:rPr>
          <w:t xml:space="preserve"> is considered a single entity</w:t>
        </w:r>
        <w:r>
          <w:rPr>
            <w:rFonts w:ascii="Times New Roman" w:hAnsi="Times New Roman"/>
            <w:color w:val="222222"/>
            <w:szCs w:val="24"/>
            <w:shd w:val="clear" w:color="auto" w:fill="FFFFFF"/>
          </w:rPr>
          <w:t xml:space="preserve"> residing</w:t>
        </w:r>
        <w:r w:rsidR="00581867">
          <w:rPr>
            <w:rFonts w:ascii="Times New Roman" w:hAnsi="Times New Roman"/>
            <w:color w:val="222222"/>
            <w:szCs w:val="24"/>
            <w:shd w:val="clear" w:color="auto" w:fill="FFFFFF"/>
          </w:rPr>
          <w:t xml:space="preserve"> </w:t>
        </w:r>
      </w:ins>
      <w:ins w:id="510" w:author="Perrine, Martin L. (GSFC-5670)" w:date="2016-01-14T12:12:00Z">
        <w:r>
          <w:rPr>
            <w:rFonts w:ascii="Times New Roman" w:hAnsi="Times New Roman"/>
            <w:color w:val="222222"/>
            <w:szCs w:val="24"/>
            <w:shd w:val="clear" w:color="auto" w:fill="FFFFFF"/>
          </w:rPr>
          <w:t>with</w:t>
        </w:r>
      </w:ins>
      <w:ins w:id="511" w:author="Perrine, Martin L. (GSFC-5670)" w:date="2016-01-14T08:40:00Z">
        <w:r w:rsidR="00581867">
          <w:rPr>
            <w:rFonts w:ascii="Times New Roman" w:hAnsi="Times New Roman"/>
            <w:color w:val="222222"/>
            <w:szCs w:val="24"/>
            <w:shd w:val="clear" w:color="auto" w:fill="FFFFFF"/>
          </w:rPr>
          <w:t xml:space="preserve">in </w:t>
        </w:r>
      </w:ins>
      <w:ins w:id="512" w:author="Perrine, Martin L. (GSFC-5670)" w:date="2016-04-13T10:44:00Z">
        <w:r w:rsidR="0002623C">
          <w:rPr>
            <w:rFonts w:ascii="Times New Roman" w:hAnsi="Times New Roman"/>
            <w:color w:val="222222"/>
            <w:szCs w:val="24"/>
            <w:shd w:val="clear" w:color="auto" w:fill="FFFFFF"/>
          </w:rPr>
          <w:t>the NASA</w:t>
        </w:r>
      </w:ins>
      <w:ins w:id="513" w:author="Perrine, Martin L. (GSFC-5670)" w:date="2016-01-14T12:18:00Z">
        <w:r w:rsidR="004F5D33">
          <w:rPr>
            <w:rFonts w:ascii="Times New Roman" w:hAnsi="Times New Roman"/>
            <w:color w:val="222222"/>
            <w:szCs w:val="24"/>
            <w:shd w:val="clear" w:color="auto" w:fill="FFFFFF"/>
          </w:rPr>
          <w:t xml:space="preserve"> Ground </w:t>
        </w:r>
      </w:ins>
      <w:ins w:id="514" w:author="Perrine, Martin L. (GSFC-5670)" w:date="2016-01-14T12:22:00Z">
        <w:r w:rsidR="004F5D33">
          <w:rPr>
            <w:rFonts w:ascii="Times New Roman" w:hAnsi="Times New Roman"/>
            <w:color w:val="222222"/>
            <w:szCs w:val="24"/>
            <w:shd w:val="clear" w:color="auto" w:fill="FFFFFF"/>
          </w:rPr>
          <w:t>System</w:t>
        </w:r>
      </w:ins>
      <w:ins w:id="515" w:author="Perrine, Martin L. (GSFC-5670)" w:date="2016-01-14T08:40:00Z">
        <w:r w:rsidR="00581867">
          <w:rPr>
            <w:rFonts w:ascii="Times New Roman" w:hAnsi="Times New Roman"/>
            <w:color w:val="222222"/>
            <w:szCs w:val="24"/>
            <w:shd w:val="clear" w:color="auto" w:fill="FFFFFF"/>
          </w:rPr>
          <w:t xml:space="preserve"> </w:t>
        </w:r>
      </w:ins>
      <w:ins w:id="516" w:author="Perrine, Martin L. (GSFC-5670)" w:date="2016-01-14T12:16:00Z">
        <w:r w:rsidR="004F5D33">
          <w:rPr>
            <w:rFonts w:ascii="Times New Roman" w:hAnsi="Times New Roman"/>
            <w:color w:val="222222"/>
            <w:szCs w:val="24"/>
            <w:shd w:val="clear" w:color="auto" w:fill="FFFFFF"/>
          </w:rPr>
          <w:t>Data Transfer S</w:t>
        </w:r>
      </w:ins>
      <w:ins w:id="517" w:author="Perrine, Martin L. (GSFC-5670)" w:date="2016-01-14T08:40:00Z">
        <w:r w:rsidR="00581867">
          <w:rPr>
            <w:rFonts w:ascii="Times New Roman" w:hAnsi="Times New Roman"/>
            <w:color w:val="222222"/>
            <w:szCs w:val="24"/>
            <w:shd w:val="clear" w:color="auto" w:fill="FFFFFF"/>
          </w:rPr>
          <w:t>ubsystem</w:t>
        </w:r>
      </w:ins>
      <w:ins w:id="518" w:author="Perrine, Martin L. (GSFC-5670)" w:date="2016-01-14T12:16:00Z">
        <w:r w:rsidR="004F5D33">
          <w:rPr>
            <w:rFonts w:ascii="Times New Roman" w:hAnsi="Times New Roman"/>
            <w:color w:val="222222"/>
            <w:szCs w:val="24"/>
            <w:shd w:val="clear" w:color="auto" w:fill="FFFFFF"/>
          </w:rPr>
          <w:t xml:space="preserve"> (DTS) discussed further below</w:t>
        </w:r>
      </w:ins>
      <w:ins w:id="519" w:author="Perrine, Martin L. (GSFC-5670)" w:date="2016-01-14T08:40:00Z">
        <w:r w:rsidR="00581867">
          <w:rPr>
            <w:rFonts w:ascii="Times New Roman" w:hAnsi="Times New Roman"/>
            <w:color w:val="222222"/>
            <w:szCs w:val="24"/>
            <w:shd w:val="clear" w:color="auto" w:fill="FFFFFF"/>
          </w:rPr>
          <w:t>.</w:t>
        </w:r>
      </w:ins>
    </w:p>
    <w:p w14:paraId="34AC9889" w14:textId="77777777" w:rsidR="00A038FC" w:rsidRPr="008602F0" w:rsidRDefault="00770869" w:rsidP="00A038FC">
      <w:pPr>
        <w:pStyle w:val="Heading2"/>
        <w:numPr>
          <w:ilvl w:val="1"/>
          <w:numId w:val="2"/>
        </w:numPr>
        <w:rPr>
          <w:rFonts w:eastAsia="ヒラギノ角ゴ Pro W3"/>
        </w:rPr>
      </w:pPr>
      <w:bookmarkStart w:id="520" w:name="_Toc450640914"/>
      <w:bookmarkEnd w:id="482"/>
      <w:bookmarkEnd w:id="483"/>
      <w:r>
        <w:rPr>
          <w:rFonts w:eastAsia="ヒラギノ角ゴ Pro W3"/>
        </w:rPr>
        <w:t>Change Authority</w:t>
      </w:r>
      <w:bookmarkEnd w:id="520"/>
    </w:p>
    <w:p w14:paraId="5C64976F" w14:textId="77777777" w:rsidR="00A038FC" w:rsidRPr="00AE39DE" w:rsidRDefault="00AE39DE" w:rsidP="00AE39DE">
      <w:pPr>
        <w:spacing w:before="0" w:after="0"/>
        <w:jc w:val="left"/>
        <w:rPr>
          <w:rFonts w:ascii="Times New Roman" w:hAnsi="Times New Roman"/>
          <w:color w:val="222222"/>
          <w:szCs w:val="24"/>
          <w:shd w:val="clear" w:color="auto" w:fill="FFFFFF"/>
        </w:rPr>
      </w:pPr>
      <w:r w:rsidRPr="00AE39DE">
        <w:rPr>
          <w:rFonts w:ascii="Times New Roman" w:hAnsi="Times New Roman"/>
          <w:color w:val="222222"/>
          <w:szCs w:val="24"/>
          <w:shd w:val="clear" w:color="auto" w:fill="FFFFFF"/>
        </w:rPr>
        <w:t>This document is controlled by the SCNS Configuration Management (CM) system. Proposed changes to this document should be submitted to the SCNS CM along with supportive material justifying the proposed change. A Document Change Notice (DCN) will be issued to update the document for any future approved changes. Any changes or questions concerning this document should be addressed to:</w:t>
      </w:r>
    </w:p>
    <w:p w14:paraId="1A126B19" w14:textId="77777777" w:rsidR="00AE39DE" w:rsidRPr="00AE39DE" w:rsidRDefault="00AE39DE" w:rsidP="00AE39DE">
      <w:pPr>
        <w:spacing w:before="0" w:after="0"/>
        <w:jc w:val="left"/>
        <w:rPr>
          <w:rFonts w:ascii="Times New Roman" w:hAnsi="Times New Roman"/>
          <w:color w:val="222222"/>
          <w:szCs w:val="24"/>
          <w:shd w:val="clear" w:color="auto" w:fill="FFFFFF"/>
        </w:rPr>
      </w:pPr>
    </w:p>
    <w:p w14:paraId="4FA35587" w14:textId="7E197CBA" w:rsidR="00AE39DE" w:rsidRPr="00AE39DE" w:rsidRDefault="00AE39DE" w:rsidP="00AE39DE">
      <w:pPr>
        <w:spacing w:before="0" w:after="0"/>
        <w:jc w:val="left"/>
        <w:rPr>
          <w:rFonts w:ascii="Times New Roman" w:hAnsi="Times New Roman"/>
          <w:color w:val="222222"/>
          <w:szCs w:val="24"/>
          <w:shd w:val="clear" w:color="auto" w:fill="FFFFFF"/>
        </w:rPr>
      </w:pPr>
      <w:del w:id="521" w:author="Perrine, Martin L. (GSFC-5670)" w:date="2016-04-13T10:42:00Z">
        <w:r w:rsidRPr="00AE39DE" w:rsidDel="0002623C">
          <w:rPr>
            <w:rFonts w:ascii="Times New Roman" w:hAnsi="Times New Roman"/>
            <w:color w:val="222222"/>
            <w:szCs w:val="24"/>
            <w:shd w:val="clear" w:color="auto" w:fill="FFFFFF"/>
          </w:rPr>
          <w:delText>Thomas G. Bialas</w:delText>
        </w:r>
      </w:del>
      <w:ins w:id="522" w:author="Perrine, Martin L. (GSFC-5670)" w:date="2016-04-13T10:42:00Z">
        <w:r w:rsidR="0002623C">
          <w:rPr>
            <w:rFonts w:ascii="Times New Roman" w:hAnsi="Times New Roman"/>
            <w:color w:val="222222"/>
            <w:szCs w:val="24"/>
            <w:shd w:val="clear" w:color="auto" w:fill="FFFFFF"/>
          </w:rPr>
          <w:t>Salem El-Nimri (</w:t>
        </w:r>
      </w:ins>
      <w:ins w:id="523" w:author="Perrine, Martin L. (GSFC-5670)" w:date="2016-04-13T10:43:00Z">
        <w:r w:rsidR="0002623C">
          <w:rPr>
            <w:rFonts w:ascii="Times New Roman" w:hAnsi="Times New Roman"/>
            <w:color w:val="222222"/>
            <w:szCs w:val="24"/>
            <w:shd w:val="clear" w:color="auto" w:fill="FFFFFF"/>
          </w:rPr>
          <w:t>AS&amp;D)</w:t>
        </w:r>
      </w:ins>
    </w:p>
    <w:p w14:paraId="481505C4" w14:textId="77777777" w:rsidR="00AE39DE" w:rsidRPr="00AE39DE" w:rsidRDefault="00AE39DE" w:rsidP="00AE39DE">
      <w:pPr>
        <w:spacing w:before="0" w:after="0"/>
        <w:jc w:val="left"/>
        <w:rPr>
          <w:rFonts w:ascii="Times New Roman" w:hAnsi="Times New Roman"/>
          <w:color w:val="222222"/>
          <w:szCs w:val="24"/>
          <w:shd w:val="clear" w:color="auto" w:fill="FFFFFF"/>
        </w:rPr>
      </w:pPr>
      <w:r w:rsidRPr="00AE39DE">
        <w:rPr>
          <w:rFonts w:ascii="Times New Roman" w:hAnsi="Times New Roman"/>
          <w:color w:val="222222"/>
          <w:szCs w:val="24"/>
          <w:shd w:val="clear" w:color="auto" w:fill="FFFFFF"/>
        </w:rPr>
        <w:t>Code 566</w:t>
      </w:r>
    </w:p>
    <w:p w14:paraId="698B155B" w14:textId="50FE3A95" w:rsidR="00AE39DE" w:rsidRPr="00AE39DE" w:rsidRDefault="00737843" w:rsidP="00AE39DE">
      <w:pPr>
        <w:spacing w:before="0" w:after="0"/>
        <w:jc w:val="left"/>
        <w:rPr>
          <w:rFonts w:ascii="Times New Roman" w:hAnsi="Times New Roman"/>
          <w:color w:val="222222"/>
          <w:szCs w:val="24"/>
          <w:shd w:val="clear" w:color="auto" w:fill="FFFFFF"/>
        </w:rPr>
      </w:pPr>
      <w:del w:id="524" w:author="Perrine, Martin L. (GSFC-5670)" w:date="2016-04-13T10:44:00Z">
        <w:r w:rsidDel="0002623C">
          <w:fldChar w:fldCharType="begin"/>
        </w:r>
        <w:r w:rsidDel="0002623C">
          <w:delInstrText xml:space="preserve"> HYPERLINK "mailto:Thomas.G.Bialas@nasa.gov" </w:delInstrText>
        </w:r>
        <w:r w:rsidDel="0002623C">
          <w:fldChar w:fldCharType="separate"/>
        </w:r>
        <w:r w:rsidR="00AE39DE" w:rsidRPr="00AE39DE" w:rsidDel="0002623C">
          <w:rPr>
            <w:rStyle w:val="Hyperlink"/>
            <w:rFonts w:ascii="Times New Roman" w:hAnsi="Times New Roman"/>
            <w:szCs w:val="24"/>
            <w:shd w:val="clear" w:color="auto" w:fill="FFFFFF"/>
          </w:rPr>
          <w:delText>Thomas.G.Bialas@nasa.gov</w:delText>
        </w:r>
        <w:r w:rsidDel="0002623C">
          <w:rPr>
            <w:rStyle w:val="Hyperlink"/>
            <w:rFonts w:ascii="Times New Roman" w:hAnsi="Times New Roman"/>
            <w:szCs w:val="24"/>
            <w:shd w:val="clear" w:color="auto" w:fill="FFFFFF"/>
          </w:rPr>
          <w:fldChar w:fldCharType="end"/>
        </w:r>
      </w:del>
      <w:ins w:id="525" w:author="Perrine, Martin L. (GSFC-5670)" w:date="2016-04-13T10:44:00Z">
        <w:r w:rsidR="0002623C" w:rsidRPr="0002623C">
          <w:rPr>
            <w:rPrChange w:id="526" w:author="Perrine, Martin L. (GSFC-5670)" w:date="2016-04-13T10:44:00Z">
              <w:rPr>
                <w:rStyle w:val="Hyperlink"/>
                <w:rFonts w:ascii="Times New Roman" w:hAnsi="Times New Roman"/>
                <w:szCs w:val="24"/>
                <w:shd w:val="clear" w:color="auto" w:fill="FFFFFF"/>
              </w:rPr>
            </w:rPrChange>
          </w:rPr>
          <w:t>salem.f.el-nimri@nasa.gov</w:t>
        </w:r>
      </w:ins>
    </w:p>
    <w:p w14:paraId="17BF2624" w14:textId="3D7BCF05" w:rsidR="00AE39DE" w:rsidRDefault="00AE39DE" w:rsidP="00AE39DE">
      <w:pPr>
        <w:spacing w:before="0" w:after="0"/>
        <w:jc w:val="left"/>
        <w:rPr>
          <w:rFonts w:ascii="Times New Roman" w:hAnsi="Times New Roman"/>
          <w:color w:val="222222"/>
          <w:szCs w:val="24"/>
          <w:shd w:val="clear" w:color="auto" w:fill="FFFFFF"/>
        </w:rPr>
      </w:pPr>
      <w:r w:rsidRPr="00AE39DE">
        <w:rPr>
          <w:rFonts w:ascii="Times New Roman" w:hAnsi="Times New Roman"/>
          <w:color w:val="222222"/>
          <w:szCs w:val="24"/>
          <w:shd w:val="clear" w:color="auto" w:fill="FFFFFF"/>
        </w:rPr>
        <w:t>301-286-</w:t>
      </w:r>
      <w:del w:id="527" w:author="Perrine, Martin L. (GSFC-5670)" w:date="2016-04-13T10:44:00Z">
        <w:r w:rsidRPr="00AE39DE" w:rsidDel="0002623C">
          <w:rPr>
            <w:rFonts w:ascii="Times New Roman" w:hAnsi="Times New Roman"/>
            <w:color w:val="222222"/>
            <w:szCs w:val="24"/>
            <w:shd w:val="clear" w:color="auto" w:fill="FFFFFF"/>
          </w:rPr>
          <w:delText>9748</w:delText>
        </w:r>
      </w:del>
      <w:ins w:id="528" w:author="Perrine, Martin L. (GSFC-5670)" w:date="2016-04-13T10:44:00Z">
        <w:r w:rsidR="0002623C">
          <w:rPr>
            <w:rFonts w:ascii="Times New Roman" w:hAnsi="Times New Roman"/>
            <w:color w:val="222222"/>
            <w:szCs w:val="24"/>
            <w:shd w:val="clear" w:color="auto" w:fill="FFFFFF"/>
          </w:rPr>
          <w:t>5240</w:t>
        </w:r>
      </w:ins>
    </w:p>
    <w:p w14:paraId="1B270401" w14:textId="78700650" w:rsidR="000163AC" w:rsidDel="00315C59" w:rsidRDefault="000163AC" w:rsidP="00AE39DE">
      <w:pPr>
        <w:spacing w:before="0" w:after="0"/>
        <w:jc w:val="left"/>
        <w:rPr>
          <w:del w:id="529" w:author="Perrine, Martin L. (GSFC-5670)" w:date="2016-04-08T15:23:00Z"/>
          <w:rFonts w:ascii="Times New Roman" w:hAnsi="Times New Roman"/>
          <w:color w:val="222222"/>
          <w:szCs w:val="24"/>
          <w:shd w:val="clear" w:color="auto" w:fill="FFFFFF"/>
        </w:rPr>
      </w:pPr>
    </w:p>
    <w:p w14:paraId="42D1546F" w14:textId="1443AF68" w:rsidR="000163AC" w:rsidRPr="00AE39DE" w:rsidRDefault="000163AC" w:rsidP="00AE39DE">
      <w:pPr>
        <w:spacing w:before="0" w:after="0"/>
        <w:jc w:val="left"/>
        <w:rPr>
          <w:rFonts w:ascii="Times" w:hAnsi="Times"/>
          <w:sz w:val="20"/>
        </w:rPr>
      </w:pPr>
      <w:del w:id="530" w:author="Perrine, Martin L. (GSFC-5670)" w:date="2016-04-08T15:22:00Z">
        <w:r w:rsidDel="00315C59">
          <w:rPr>
            <w:rFonts w:ascii="Times New Roman" w:hAnsi="Times New Roman"/>
            <w:color w:val="222222"/>
            <w:szCs w:val="24"/>
            <w:shd w:val="clear" w:color="auto" w:fill="FFFFFF"/>
          </w:rPr>
          <w:delText>This document will be placed on the TBD system.</w:delText>
        </w:r>
      </w:del>
    </w:p>
    <w:p w14:paraId="73A0F765" w14:textId="77777777" w:rsidR="00A038FC" w:rsidRPr="008602F0" w:rsidRDefault="00A038FC" w:rsidP="00A038FC">
      <w:pPr>
        <w:pStyle w:val="Heading2"/>
        <w:numPr>
          <w:ilvl w:val="1"/>
          <w:numId w:val="2"/>
        </w:numPr>
        <w:rPr>
          <w:rFonts w:eastAsia="ヒラギノ角ゴ Pro W3"/>
        </w:rPr>
      </w:pPr>
      <w:r w:rsidRPr="008602F0">
        <w:rPr>
          <w:rFonts w:eastAsia="ヒラギノ角ゴ Pro W3"/>
        </w:rPr>
        <w:t xml:space="preserve"> </w:t>
      </w:r>
      <w:bookmarkStart w:id="531" w:name="_Toc450640915"/>
      <w:r w:rsidR="00770869">
        <w:rPr>
          <w:rFonts w:eastAsia="ヒラギノ角ゴ Pro W3"/>
        </w:rPr>
        <w:t xml:space="preserve">Reference </w:t>
      </w:r>
      <w:r w:rsidRPr="008602F0">
        <w:rPr>
          <w:rFonts w:eastAsia="ヒラギノ角ゴ Pro W3"/>
        </w:rPr>
        <w:t>Documents</w:t>
      </w:r>
      <w:bookmarkEnd w:id="531"/>
    </w:p>
    <w:p w14:paraId="013FCC11" w14:textId="2B02D938" w:rsidR="00A038FC" w:rsidRDefault="00EE00D4">
      <w:pPr>
        <w:pStyle w:val="List-a1stlevel"/>
        <w:numPr>
          <w:ilvl w:val="0"/>
          <w:numId w:val="74"/>
        </w:numPr>
        <w:rPr>
          <w:ins w:id="532" w:author="Perrine, Martin L. (GSFC-5670)" w:date="2016-03-31T15:32:00Z"/>
        </w:rPr>
        <w:pPrChange w:id="533" w:author="Perrine, Martin L. (GSFC-5670)" w:date="2016-03-31T15:32:00Z">
          <w:pPr>
            <w:pStyle w:val="List-a1stlevel"/>
          </w:pPr>
        </w:pPrChange>
      </w:pPr>
      <w:del w:id="534" w:author="Perrine, Martin L. (GSFC-5670)" w:date="2016-03-31T15:32:00Z">
        <w:r w:rsidRPr="008602F0" w:rsidDel="00BE6741">
          <w:delText>a.</w:delText>
        </w:r>
        <w:r w:rsidRPr="008602F0" w:rsidDel="00BE6741">
          <w:tab/>
        </w:r>
      </w:del>
      <w:r w:rsidR="00001247" w:rsidRPr="00001247">
        <w:rPr>
          <w:i/>
        </w:rPr>
        <w:t xml:space="preserve">NASA </w:t>
      </w:r>
      <w:r w:rsidR="00E31685" w:rsidRPr="00001247">
        <w:rPr>
          <w:i/>
        </w:rPr>
        <w:t>Systems Engineering Processes and Requirements</w:t>
      </w:r>
      <w:r w:rsidR="00E31685">
        <w:t xml:space="preserve"> (NPR 7123.A)</w:t>
      </w:r>
      <w:bookmarkEnd w:id="439"/>
    </w:p>
    <w:p w14:paraId="2AFEFECE" w14:textId="129D1BD8" w:rsidR="00D47E42" w:rsidRPr="00D47E42" w:rsidRDefault="00315C59">
      <w:pPr>
        <w:pStyle w:val="List-a1stlevel"/>
        <w:numPr>
          <w:ilvl w:val="0"/>
          <w:numId w:val="74"/>
        </w:numPr>
        <w:rPr>
          <w:ins w:id="535" w:author="Perrine, Martin L. (GSFC-5670)" w:date="2016-04-01T08:54:00Z"/>
          <w:szCs w:val="24"/>
          <w:rPrChange w:id="536" w:author="Perrine, Martin L. (GSFC-5670)" w:date="2016-04-01T08:54:00Z">
            <w:rPr>
              <w:ins w:id="537" w:author="Perrine, Martin L. (GSFC-5670)" w:date="2016-04-01T08:54:00Z"/>
              <w:i/>
            </w:rPr>
          </w:rPrChange>
        </w:rPr>
        <w:pPrChange w:id="538" w:author="Perrine, Martin L. (GSFC-5670)" w:date="2016-03-31T15:32:00Z">
          <w:pPr>
            <w:pStyle w:val="List-a1stlevel"/>
          </w:pPr>
        </w:pPrChange>
      </w:pPr>
      <w:ins w:id="539" w:author="Perrine, Martin L. (GSFC-5670)" w:date="2016-04-08T15:25:00Z">
        <w:r w:rsidRPr="00315C59">
          <w:rPr>
            <w:i/>
            <w:rPrChange w:id="540" w:author="Perrine, Martin L. (GSFC-5670)" w:date="2016-04-08T15:25:00Z">
              <w:rPr>
                <w:rFonts w:ascii="Arial-BoldMT" w:hAnsi="Arial-BoldMT" w:cs="Arial-BoldMT"/>
                <w:b/>
                <w:bCs/>
                <w:sz w:val="26"/>
                <w:szCs w:val="26"/>
              </w:rPr>
            </w:rPrChange>
          </w:rPr>
          <w:t>NASA Software Engineering Requirements</w:t>
        </w:r>
        <w:r w:rsidR="003533E3">
          <w:rPr>
            <w:i/>
          </w:rPr>
          <w:t xml:space="preserve"> </w:t>
        </w:r>
      </w:ins>
      <w:ins w:id="541" w:author="Perrine, Martin L. (GSFC-5670)" w:date="2016-04-01T08:54:00Z">
        <w:r w:rsidR="008C56F6" w:rsidRPr="003533E3">
          <w:rPr>
            <w:szCs w:val="24"/>
          </w:rPr>
          <w:t>NPR</w:t>
        </w:r>
        <w:r w:rsidR="00D47E42">
          <w:rPr>
            <w:szCs w:val="24"/>
          </w:rPr>
          <w:t xml:space="preserve"> 7150.2B</w:t>
        </w:r>
      </w:ins>
    </w:p>
    <w:p w14:paraId="17056113" w14:textId="77777777" w:rsidR="00737843" w:rsidRPr="00737843" w:rsidRDefault="00315C59">
      <w:pPr>
        <w:pStyle w:val="List-a1stlevel"/>
        <w:numPr>
          <w:ilvl w:val="0"/>
          <w:numId w:val="74"/>
        </w:numPr>
        <w:rPr>
          <w:ins w:id="542" w:author="Perrine, Martin L. (GSFC-5670)" w:date="2016-04-13T10:22:00Z"/>
          <w:szCs w:val="24"/>
          <w:rPrChange w:id="543" w:author="Perrine, Martin L. (GSFC-5670)" w:date="2016-04-13T10:22:00Z">
            <w:rPr>
              <w:ins w:id="544" w:author="Perrine, Martin L. (GSFC-5670)" w:date="2016-04-13T10:22:00Z"/>
              <w:i/>
            </w:rPr>
          </w:rPrChange>
        </w:rPr>
        <w:pPrChange w:id="545" w:author="Perrine, Martin L. (GSFC-5670)" w:date="2016-04-13T10:22:00Z">
          <w:pPr>
            <w:autoSpaceDE w:val="0"/>
            <w:autoSpaceDN w:val="0"/>
            <w:adjustRightInd w:val="0"/>
            <w:spacing w:before="0" w:after="0"/>
            <w:jc w:val="left"/>
          </w:pPr>
        </w:pPrChange>
      </w:pPr>
      <w:ins w:id="546" w:author="Perrine, Martin L. (GSFC-5670)" w:date="2016-04-08T15:24:00Z">
        <w:r w:rsidRPr="00315C59">
          <w:rPr>
            <w:i/>
          </w:rPr>
          <w:t>Requirements Specification for the Data Acquisition Processing and Handling Network Environment (DAPHNE)</w:t>
        </w:r>
        <w:r>
          <w:rPr>
            <w:i/>
          </w:rPr>
          <w:t xml:space="preserve"> </w:t>
        </w:r>
      </w:ins>
      <w:ins w:id="547" w:author="Perrine, Martin L. (GSFC-5670)" w:date="2016-04-01T09:30:00Z">
        <w:r w:rsidR="008C56F6" w:rsidRPr="00315C59">
          <w:rPr>
            <w:rPrChange w:id="548" w:author="Perrine, Martin L. (GSFC-5670)" w:date="2016-04-08T15:24:00Z">
              <w:rPr>
                <w:i/>
              </w:rPr>
            </w:rPrChange>
          </w:rPr>
          <w:t>SCNS-NEN-REQT-0008</w:t>
        </w:r>
        <w:r w:rsidR="008C56F6" w:rsidRPr="008C56F6">
          <w:rPr>
            <w:i/>
          </w:rPr>
          <w:t xml:space="preserve"> </w:t>
        </w:r>
      </w:ins>
    </w:p>
    <w:p w14:paraId="75A408E8" w14:textId="581CD98A" w:rsidR="00BE6741" w:rsidRPr="00737843" w:rsidRDefault="00BE6741">
      <w:pPr>
        <w:pStyle w:val="List-a1stlevel"/>
        <w:numPr>
          <w:ilvl w:val="0"/>
          <w:numId w:val="74"/>
        </w:numPr>
        <w:rPr>
          <w:ins w:id="549" w:author="Perrine, Martin L. (GSFC-5670)" w:date="2016-03-31T15:45:00Z"/>
          <w:szCs w:val="24"/>
        </w:rPr>
        <w:pPrChange w:id="550" w:author="Perrine, Martin L. (GSFC-5670)" w:date="2016-04-13T10:22:00Z">
          <w:pPr>
            <w:pStyle w:val="List-a1stlevel"/>
          </w:pPr>
        </w:pPrChange>
      </w:pPr>
      <w:ins w:id="551" w:author="Perrine, Martin L. (GSFC-5670)" w:date="2016-03-31T15:33:00Z">
        <w:r w:rsidRPr="00737843">
          <w:rPr>
            <w:i/>
            <w:szCs w:val="24"/>
            <w:rPrChange w:id="552" w:author="Perrine, Martin L. (GSFC-5670)" w:date="2016-04-13T10:22:00Z">
              <w:rPr>
                <w:szCs w:val="24"/>
              </w:rPr>
            </w:rPrChange>
          </w:rPr>
          <w:t xml:space="preserve">CCSDS </w:t>
        </w:r>
      </w:ins>
      <w:ins w:id="553" w:author="Perrine, Martin L. (GSFC-5670)" w:date="2016-04-13T10:21:00Z">
        <w:r w:rsidR="00737843" w:rsidRPr="00737843">
          <w:rPr>
            <w:i/>
            <w:szCs w:val="24"/>
            <w:rPrChange w:id="554" w:author="Perrine, Martin L. (GSFC-5670)" w:date="2016-04-13T10:22:00Z">
              <w:rPr>
                <w:rFonts w:ascii="Arial-BoldMT" w:hAnsi="Arial-BoldMT" w:cs="Arial-BoldMT"/>
                <w:b/>
                <w:bCs/>
                <w:color w:val="FFFFFF"/>
                <w:sz w:val="40"/>
                <w:szCs w:val="40"/>
              </w:rPr>
            </w:rPrChange>
          </w:rPr>
          <w:t>131.0-B-2</w:t>
        </w:r>
        <w:r w:rsidR="00737843" w:rsidRPr="00737843">
          <w:rPr>
            <w:i/>
            <w:szCs w:val="24"/>
            <w:rPrChange w:id="555" w:author="Perrine, Martin L. (GSFC-5670)" w:date="2016-04-13T10:22:00Z">
              <w:rPr/>
            </w:rPrChange>
          </w:rPr>
          <w:t xml:space="preserve"> </w:t>
        </w:r>
        <w:r w:rsidR="00737843" w:rsidRPr="00737843">
          <w:rPr>
            <w:i/>
            <w:szCs w:val="24"/>
            <w:rPrChange w:id="556" w:author="Perrine, Martin L. (GSFC-5670)" w:date="2016-04-13T10:22:00Z">
              <w:rPr>
                <w:rFonts w:ascii="Arial-BoldMT" w:hAnsi="Arial-BoldMT" w:cs="Arial-BoldMT"/>
                <w:b/>
                <w:bCs/>
                <w:sz w:val="62"/>
                <w:szCs w:val="62"/>
              </w:rPr>
            </w:rPrChange>
          </w:rPr>
          <w:t>TM SYNCHRONIZATION</w:t>
        </w:r>
      </w:ins>
      <w:ins w:id="557" w:author="Perrine, Martin L. (GSFC-5670)" w:date="2016-04-13T10:22:00Z">
        <w:r w:rsidR="00737843">
          <w:rPr>
            <w:szCs w:val="24"/>
          </w:rPr>
          <w:t xml:space="preserve"> </w:t>
        </w:r>
      </w:ins>
      <w:ins w:id="558" w:author="Perrine, Martin L. (GSFC-5670)" w:date="2016-04-13T10:21:00Z">
        <w:r w:rsidR="00737843" w:rsidRPr="00737843">
          <w:rPr>
            <w:i/>
            <w:szCs w:val="24"/>
            <w:rPrChange w:id="559" w:author="Perrine, Martin L. (GSFC-5670)" w:date="2016-04-13T10:22:00Z">
              <w:rPr>
                <w:rFonts w:ascii="Arial-BoldMT" w:hAnsi="Arial-BoldMT" w:cs="Arial-BoldMT"/>
                <w:b/>
                <w:bCs/>
                <w:sz w:val="62"/>
                <w:szCs w:val="62"/>
              </w:rPr>
            </w:rPrChange>
          </w:rPr>
          <w:t>AND CHANNEL CODING</w:t>
        </w:r>
      </w:ins>
    </w:p>
    <w:p w14:paraId="0C70DBDF" w14:textId="260FDB20" w:rsidR="00BE6741" w:rsidRPr="00D47E42" w:rsidDel="00D47E42" w:rsidRDefault="00BE6741">
      <w:pPr>
        <w:pStyle w:val="List-a1stlevel"/>
        <w:numPr>
          <w:ilvl w:val="0"/>
          <w:numId w:val="74"/>
        </w:numPr>
        <w:jc w:val="left"/>
        <w:rPr>
          <w:del w:id="560" w:author="Perrine, Martin L. (GSFC-5670)" w:date="2016-04-01T08:54:00Z"/>
          <w:szCs w:val="24"/>
        </w:rPr>
        <w:pPrChange w:id="561" w:author="Perrine, Martin L. (GSFC-5670)" w:date="2016-04-08T13:39:00Z">
          <w:pPr>
            <w:pStyle w:val="List-a1stlevel"/>
            <w:ind w:left="0" w:firstLine="0"/>
          </w:pPr>
        </w:pPrChange>
      </w:pPr>
      <w:bookmarkStart w:id="562" w:name="_Toc447893787"/>
      <w:bookmarkStart w:id="563" w:name="_Toc447893970"/>
      <w:bookmarkStart w:id="564" w:name="_Toc447894182"/>
      <w:bookmarkStart w:id="565" w:name="_Toc447894296"/>
      <w:bookmarkStart w:id="566" w:name="_Toc447894409"/>
      <w:bookmarkStart w:id="567" w:name="_Toc449948397"/>
      <w:bookmarkStart w:id="568" w:name="_Toc449948528"/>
      <w:bookmarkStart w:id="569" w:name="_Toc449948718"/>
      <w:bookmarkStart w:id="570" w:name="_Toc449948844"/>
      <w:bookmarkStart w:id="571" w:name="_Toc449948931"/>
      <w:bookmarkStart w:id="572" w:name="_Toc449949006"/>
      <w:bookmarkStart w:id="573" w:name="_Toc449949112"/>
      <w:bookmarkStart w:id="574" w:name="_Toc449949176"/>
      <w:bookmarkStart w:id="575" w:name="_Toc450640916"/>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14:paraId="2E44E755" w14:textId="278F6CED" w:rsidR="00000000" w:rsidRDefault="00137BA6">
      <w:pPr>
        <w:pStyle w:val="List-a1stlevel"/>
        <w:numPr>
          <w:ilvl w:val="0"/>
          <w:numId w:val="74"/>
        </w:numPr>
        <w:jc w:val="left"/>
        <w:rPr>
          <w:del w:id="576" w:author="Perrine, Martin L. (GSFC-5670)" w:date="2016-03-31T15:45:00Z"/>
          <w:color w:val="FF0000"/>
          <w:rPrChange w:id="577" w:author="Perrine, Martin L. (GSFC-5670)" w:date="2016-04-01T08:54:00Z">
            <w:rPr>
              <w:del w:id="578" w:author="Perrine, Martin L. (GSFC-5670)" w:date="2016-03-31T15:45:00Z"/>
            </w:rPr>
          </w:rPrChange>
        </w:rPr>
        <w:sectPr w:rsidR="00000000" w:rsidSect="00B04AC6">
          <w:pgSz w:w="12240" w:h="15840" w:code="1"/>
          <w:pgMar w:top="1440" w:right="1440" w:bottom="720" w:left="1440" w:header="720" w:footer="720" w:gutter="0"/>
          <w:pgNumType w:start="1" w:chapStyle="1"/>
          <w:cols w:space="720"/>
        </w:sectPr>
        <w:pPrChange w:id="579" w:author="Perrine, Martin L. (GSFC-5670)" w:date="2016-04-08T13:39:00Z">
          <w:pPr>
            <w:pStyle w:val="Heading2"/>
            <w:numPr>
              <w:numId w:val="2"/>
            </w:numPr>
          </w:pPr>
        </w:pPrChange>
      </w:pPr>
    </w:p>
    <w:p w14:paraId="79334491" w14:textId="77777777" w:rsidR="00A038FC" w:rsidRPr="008602F0" w:rsidRDefault="00770869">
      <w:pPr>
        <w:pStyle w:val="Heading1"/>
        <w:numPr>
          <w:ilvl w:val="0"/>
          <w:numId w:val="2"/>
        </w:numPr>
        <w:jc w:val="left"/>
        <w:pPrChange w:id="580" w:author="Perrine, Martin L. (GSFC-5670)" w:date="2016-04-08T13:39:00Z">
          <w:pPr>
            <w:pStyle w:val="Heading1"/>
            <w:numPr>
              <w:numId w:val="2"/>
            </w:numPr>
          </w:pPr>
        </w:pPrChange>
      </w:pPr>
      <w:bookmarkStart w:id="581" w:name="_Toc450640917"/>
      <w:bookmarkStart w:id="582" w:name="_Toc446143865"/>
      <w:r>
        <w:t>Overview</w:t>
      </w:r>
      <w:bookmarkEnd w:id="581"/>
    </w:p>
    <w:p w14:paraId="3EDA5E35" w14:textId="77777777" w:rsidR="00E32E82" w:rsidRDefault="00770869" w:rsidP="00A43FDC">
      <w:pPr>
        <w:pStyle w:val="Heading2"/>
        <w:numPr>
          <w:ilvl w:val="1"/>
          <w:numId w:val="2"/>
        </w:numPr>
        <w:rPr>
          <w:rFonts w:eastAsia="ヒラギノ角ゴ Pro W3"/>
        </w:rPr>
      </w:pPr>
      <w:bookmarkStart w:id="583" w:name="_Toc450640918"/>
      <w:bookmarkStart w:id="584" w:name="_Toc322439671"/>
      <w:bookmarkStart w:id="585" w:name="_Toc322441611"/>
      <w:r>
        <w:rPr>
          <w:rFonts w:eastAsia="ヒラギノ角ゴ Pro W3"/>
        </w:rPr>
        <w:t>Backgrou</w:t>
      </w:r>
      <w:r w:rsidR="00532649">
        <w:rPr>
          <w:rFonts w:eastAsia="ヒラギノ角ゴ Pro W3"/>
        </w:rPr>
        <w:t>n</w:t>
      </w:r>
      <w:r>
        <w:rPr>
          <w:rFonts w:eastAsia="ヒラギノ角ゴ Pro W3"/>
        </w:rPr>
        <w:t>d</w:t>
      </w:r>
      <w:bookmarkEnd w:id="583"/>
    </w:p>
    <w:p w14:paraId="21E3CC25" w14:textId="77777777" w:rsidR="00717436" w:rsidRDefault="00717436" w:rsidP="002A0E21">
      <w:pPr>
        <w:autoSpaceDE w:val="0"/>
        <w:autoSpaceDN w:val="0"/>
        <w:adjustRightInd w:val="0"/>
        <w:spacing w:before="0" w:after="0"/>
        <w:jc w:val="left"/>
        <w:rPr>
          <w:ins w:id="586" w:author="Perrine, Martin L. (GSFC-5670)" w:date="2016-01-14T12:41:00Z"/>
          <w:rFonts w:ascii="Times New Roman" w:hAnsi="Times New Roman"/>
          <w:color w:val="222222"/>
          <w:szCs w:val="24"/>
        </w:rPr>
      </w:pPr>
    </w:p>
    <w:p w14:paraId="6D40B3AD" w14:textId="0250F1D6" w:rsidR="004F5D33" w:rsidRPr="00B6702E" w:rsidRDefault="002A0E21">
      <w:pPr>
        <w:autoSpaceDE w:val="0"/>
        <w:autoSpaceDN w:val="0"/>
        <w:adjustRightInd w:val="0"/>
        <w:spacing w:before="0" w:after="0"/>
        <w:jc w:val="left"/>
        <w:rPr>
          <w:ins w:id="587" w:author="Perrine, Martin L. (GSFC-5670)" w:date="2016-01-14T13:07:00Z"/>
          <w:rFonts w:ascii="Times New Roman" w:hAnsi="Times New Roman"/>
          <w:color w:val="222222"/>
          <w:szCs w:val="24"/>
          <w:rPrChange w:id="588" w:author="Perrine, Martin L. (GSFC-5670)" w:date="2016-03-31T12:23:00Z">
            <w:rPr>
              <w:ins w:id="589" w:author="Perrine, Martin L. (GSFC-5670)" w:date="2016-01-14T13:07:00Z"/>
              <w:rFonts w:ascii="ArialMT" w:hAnsi="ArialMT" w:cs="ArialMT"/>
              <w:szCs w:val="24"/>
            </w:rPr>
          </w:rPrChange>
        </w:rPr>
        <w:pPrChange w:id="590" w:author="Perrine, Martin L. (GSFC-5670)" w:date="2016-01-14T12:33:00Z">
          <w:pPr>
            <w:pStyle w:val="NormalWeb"/>
            <w:shd w:val="clear" w:color="auto" w:fill="FFFFFF"/>
            <w:spacing w:before="0" w:beforeAutospacing="0" w:after="150" w:afterAutospacing="0" w:line="338" w:lineRule="atLeast"/>
          </w:pPr>
        </w:pPrChange>
      </w:pPr>
      <w:ins w:id="591" w:author="Perrine, Martin L. (GSFC-5670)" w:date="2016-01-14T12:26:00Z">
        <w:r>
          <w:rPr>
            <w:rFonts w:ascii="Times New Roman" w:hAnsi="Times New Roman"/>
            <w:color w:val="222222"/>
            <w:szCs w:val="24"/>
          </w:rPr>
          <w:t xml:space="preserve">NEN </w:t>
        </w:r>
      </w:ins>
      <w:ins w:id="592" w:author="Perrine, Martin L. (GSFC-5670)" w:date="2016-01-14T12:31:00Z">
        <w:r>
          <w:rPr>
            <w:rFonts w:ascii="Times New Roman" w:hAnsi="Times New Roman"/>
            <w:color w:val="222222"/>
            <w:szCs w:val="24"/>
          </w:rPr>
          <w:t>joins</w:t>
        </w:r>
      </w:ins>
      <w:ins w:id="593" w:author="Perrine, Martin L. (GSFC-5670)" w:date="2016-01-14T12:27:00Z">
        <w:r>
          <w:rPr>
            <w:rFonts w:ascii="Times New Roman" w:hAnsi="Times New Roman"/>
            <w:color w:val="222222"/>
            <w:szCs w:val="24"/>
          </w:rPr>
          <w:t xml:space="preserve"> with</w:t>
        </w:r>
      </w:ins>
      <w:ins w:id="594" w:author="Perrine, Martin L. (GSFC-5670)" w:date="2016-01-14T12:50:00Z">
        <w:r w:rsidR="00002550" w:rsidRPr="00002550">
          <w:t xml:space="preserve"> </w:t>
        </w:r>
        <w:r w:rsidR="00002550" w:rsidRPr="00002550">
          <w:rPr>
            <w:rFonts w:ascii="Times New Roman" w:hAnsi="Times New Roman"/>
            <w:color w:val="222222"/>
            <w:szCs w:val="24"/>
          </w:rPr>
          <w:t>Networks Integration Management Office (NIMO)</w:t>
        </w:r>
      </w:ins>
      <w:ins w:id="595" w:author="Perrine, Martin L. (GSFC-5670)" w:date="2016-01-14T12:27:00Z">
        <w:r>
          <w:rPr>
            <w:rFonts w:ascii="Times New Roman" w:hAnsi="Times New Roman"/>
            <w:color w:val="222222"/>
            <w:szCs w:val="24"/>
          </w:rPr>
          <w:t xml:space="preserve">, </w:t>
        </w:r>
      </w:ins>
      <w:ins w:id="596" w:author="Perrine, Martin L. (GSFC-5670)" w:date="2016-01-14T12:50:00Z">
        <w:r w:rsidR="00002550">
          <w:rPr>
            <w:rFonts w:ascii="Times New Roman" w:hAnsi="Times New Roman"/>
            <w:color w:val="222222"/>
            <w:szCs w:val="24"/>
          </w:rPr>
          <w:t xml:space="preserve">and </w:t>
        </w:r>
      </w:ins>
      <w:ins w:id="597" w:author="Perrine, Martin L. (GSFC-5670)" w:date="2016-01-19T14:18:00Z">
        <w:r w:rsidR="00E67C18">
          <w:rPr>
            <w:rFonts w:ascii="Times New Roman" w:hAnsi="Times New Roman"/>
            <w:color w:val="222222"/>
            <w:szCs w:val="24"/>
          </w:rPr>
          <w:t>Communications Service Office (</w:t>
        </w:r>
      </w:ins>
      <w:ins w:id="598" w:author="Perrine, Martin L. (GSFC-5670)" w:date="2016-01-14T12:51:00Z">
        <w:r w:rsidR="00E67C18">
          <w:rPr>
            <w:rFonts w:ascii="Times New Roman" w:hAnsi="Times New Roman"/>
            <w:color w:val="222222"/>
            <w:szCs w:val="24"/>
          </w:rPr>
          <w:t>CSO</w:t>
        </w:r>
      </w:ins>
      <w:ins w:id="599" w:author="Perrine, Martin L. (GSFC-5670)" w:date="2016-01-19T14:18:00Z">
        <w:r w:rsidR="00E67C18">
          <w:rPr>
            <w:rFonts w:ascii="Times New Roman" w:hAnsi="Times New Roman"/>
            <w:color w:val="222222"/>
            <w:szCs w:val="24"/>
          </w:rPr>
          <w:t>)</w:t>
        </w:r>
      </w:ins>
      <w:ins w:id="600" w:author="Perrine, Martin L. (GSFC-5670)" w:date="2016-03-31T12:21:00Z">
        <w:r w:rsidR="00647D2D">
          <w:rPr>
            <w:rFonts w:ascii="Times New Roman" w:hAnsi="Times New Roman"/>
            <w:color w:val="222222"/>
            <w:szCs w:val="24"/>
          </w:rPr>
          <w:t>/NISN</w:t>
        </w:r>
      </w:ins>
      <w:ins w:id="601" w:author="Perrine, Martin L. (GSFC-5670)" w:date="2016-01-19T14:19:00Z">
        <w:r w:rsidR="00E67C18">
          <w:rPr>
            <w:rFonts w:ascii="Times New Roman" w:hAnsi="Times New Roman"/>
            <w:color w:val="222222"/>
            <w:szCs w:val="24"/>
          </w:rPr>
          <w:t>,</w:t>
        </w:r>
      </w:ins>
      <w:ins w:id="602" w:author="Perrine, Martin L. (GSFC-5670)" w:date="2016-01-14T12:27:00Z">
        <w:r>
          <w:rPr>
            <w:rFonts w:ascii="Times New Roman" w:hAnsi="Times New Roman"/>
            <w:color w:val="222222"/>
            <w:szCs w:val="24"/>
          </w:rPr>
          <w:t xml:space="preserve"> </w:t>
        </w:r>
      </w:ins>
      <w:ins w:id="603" w:author="Perrine, Martin L. (GSFC-5670)" w:date="2016-01-14T12:41:00Z">
        <w:r w:rsidR="00717436">
          <w:rPr>
            <w:rFonts w:ascii="Times New Roman" w:hAnsi="Times New Roman"/>
            <w:color w:val="222222"/>
            <w:szCs w:val="24"/>
          </w:rPr>
          <w:t>to form an organization</w:t>
        </w:r>
      </w:ins>
      <w:ins w:id="604" w:author="Perrine, Martin L. (GSFC-5670)" w:date="2016-01-14T12:31:00Z">
        <w:r>
          <w:rPr>
            <w:rFonts w:ascii="Times New Roman" w:hAnsi="Times New Roman"/>
            <w:color w:val="222222"/>
            <w:szCs w:val="24"/>
          </w:rPr>
          <w:t xml:space="preserve"> called the</w:t>
        </w:r>
      </w:ins>
      <w:ins w:id="605" w:author="Perrine, Martin L. (GSFC-5670)" w:date="2016-01-14T12:28:00Z">
        <w:r>
          <w:rPr>
            <w:rFonts w:ascii="Times New Roman" w:hAnsi="Times New Roman"/>
            <w:color w:val="222222"/>
            <w:szCs w:val="24"/>
          </w:rPr>
          <w:t xml:space="preserve"> </w:t>
        </w:r>
      </w:ins>
      <w:ins w:id="606" w:author="Perrine, Martin L. (GSFC-5670)" w:date="2016-01-14T12:32:00Z">
        <w:r>
          <w:rPr>
            <w:rFonts w:ascii="Times New Roman" w:hAnsi="Times New Roman"/>
            <w:color w:val="222222"/>
            <w:szCs w:val="24"/>
          </w:rPr>
          <w:t xml:space="preserve">NASA </w:t>
        </w:r>
      </w:ins>
      <w:ins w:id="607" w:author="Perrine, Martin L. (GSFC-5670)" w:date="2016-01-14T12:28:00Z">
        <w:r>
          <w:rPr>
            <w:rFonts w:ascii="Times New Roman" w:hAnsi="Times New Roman"/>
            <w:color w:val="222222"/>
            <w:szCs w:val="24"/>
            <w:shd w:val="clear" w:color="auto" w:fill="FFFFFF"/>
          </w:rPr>
          <w:t>Near Earth Element (NEE</w:t>
        </w:r>
        <w:r w:rsidRPr="00B6702E">
          <w:rPr>
            <w:rFonts w:ascii="Times New Roman" w:hAnsi="Times New Roman"/>
            <w:color w:val="222222"/>
            <w:szCs w:val="24"/>
            <w:rPrChange w:id="608" w:author="Perrine, Martin L. (GSFC-5670)" w:date="2016-03-31T12:23:00Z">
              <w:rPr>
                <w:rFonts w:ascii="Times New Roman" w:hAnsi="Times New Roman"/>
                <w:color w:val="222222"/>
                <w:szCs w:val="24"/>
                <w:shd w:val="clear" w:color="auto" w:fill="FFFFFF"/>
              </w:rPr>
            </w:rPrChange>
          </w:rPr>
          <w:t>)</w:t>
        </w:r>
      </w:ins>
      <w:ins w:id="609" w:author="Perrine, Martin L. (GSFC-5670)" w:date="2016-01-14T12:31:00Z">
        <w:r w:rsidRPr="00B6702E">
          <w:rPr>
            <w:rFonts w:ascii="Times New Roman" w:hAnsi="Times New Roman"/>
            <w:color w:val="222222"/>
            <w:szCs w:val="24"/>
            <w:rPrChange w:id="610" w:author="Perrine, Martin L. (GSFC-5670)" w:date="2016-03-31T12:23:00Z">
              <w:rPr>
                <w:rFonts w:ascii="Times New Roman" w:hAnsi="Times New Roman"/>
                <w:color w:val="222222"/>
                <w:szCs w:val="24"/>
                <w:shd w:val="clear" w:color="auto" w:fill="FFFFFF"/>
              </w:rPr>
            </w:rPrChange>
          </w:rPr>
          <w:t xml:space="preserve">. </w:t>
        </w:r>
      </w:ins>
      <w:ins w:id="611" w:author="Perrine, Martin L. (GSFC-5670)" w:date="2016-01-14T12:32:00Z">
        <w:r w:rsidRPr="00B6702E">
          <w:rPr>
            <w:rFonts w:ascii="Times New Roman" w:hAnsi="Times New Roman"/>
            <w:color w:val="222222"/>
            <w:szCs w:val="24"/>
            <w:rPrChange w:id="612" w:author="Perrine, Martin L. (GSFC-5670)" w:date="2016-03-31T12:23:00Z">
              <w:rPr>
                <w:rFonts w:ascii="ArialMT" w:hAnsi="ArialMT" w:cs="ArialMT"/>
                <w:szCs w:val="24"/>
              </w:rPr>
            </w:rPrChange>
          </w:rPr>
          <w:t xml:space="preserve">The NASA NEE provides telemetry, commanding, and tracking </w:t>
        </w:r>
      </w:ins>
      <w:ins w:id="613" w:author="Perrine, Martin L. (GSFC-5670)" w:date="2016-01-19T10:44:00Z">
        <w:r w:rsidR="00025957" w:rsidRPr="00B6702E">
          <w:rPr>
            <w:rFonts w:ascii="Times New Roman" w:hAnsi="Times New Roman"/>
            <w:color w:val="222222"/>
            <w:szCs w:val="24"/>
            <w:rPrChange w:id="614" w:author="Perrine, Martin L. (GSFC-5670)" w:date="2016-03-31T12:23:00Z">
              <w:rPr>
                <w:rFonts w:ascii="ArialMT" w:hAnsi="ArialMT" w:cs="ArialMT"/>
                <w:szCs w:val="24"/>
              </w:rPr>
            </w:rPrChange>
          </w:rPr>
          <w:t xml:space="preserve">(TCT) </w:t>
        </w:r>
      </w:ins>
      <w:ins w:id="615" w:author="Perrine, Martin L. (GSFC-5670)" w:date="2016-01-14T12:32:00Z">
        <w:r w:rsidRPr="00B6702E">
          <w:rPr>
            <w:rFonts w:ascii="Times New Roman" w:hAnsi="Times New Roman"/>
            <w:color w:val="222222"/>
            <w:szCs w:val="24"/>
            <w:rPrChange w:id="616" w:author="Perrine, Martin L. (GSFC-5670)" w:date="2016-03-31T12:23:00Z">
              <w:rPr>
                <w:rFonts w:ascii="ArialMT" w:hAnsi="ArialMT" w:cs="ArialMT"/>
                <w:szCs w:val="24"/>
              </w:rPr>
            </w:rPrChange>
          </w:rPr>
          <w:t>services to spacecraft</w:t>
        </w:r>
      </w:ins>
      <w:ins w:id="617" w:author="Perrine, Martin L. (GSFC-5670)" w:date="2016-01-14T12:42:00Z">
        <w:r w:rsidR="00717436" w:rsidRPr="00B6702E">
          <w:rPr>
            <w:rFonts w:ascii="Times New Roman" w:hAnsi="Times New Roman"/>
            <w:color w:val="222222"/>
            <w:szCs w:val="24"/>
            <w:rPrChange w:id="618" w:author="Perrine, Martin L. (GSFC-5670)" w:date="2016-03-31T12:23:00Z">
              <w:rPr>
                <w:rFonts w:ascii="ArialMT" w:hAnsi="ArialMT" w:cs="ArialMT"/>
                <w:szCs w:val="24"/>
              </w:rPr>
            </w:rPrChange>
          </w:rPr>
          <w:t xml:space="preserve"> </w:t>
        </w:r>
      </w:ins>
      <w:ins w:id="619" w:author="Perrine, Martin L. (GSFC-5670)" w:date="2016-01-14T12:32:00Z">
        <w:r w:rsidRPr="00B6702E">
          <w:rPr>
            <w:rFonts w:ascii="Times New Roman" w:hAnsi="Times New Roman"/>
            <w:color w:val="222222"/>
            <w:szCs w:val="24"/>
            <w:rPrChange w:id="620" w:author="Perrine, Martin L. (GSFC-5670)" w:date="2016-03-31T12:23:00Z">
              <w:rPr>
                <w:rFonts w:ascii="ArialMT" w:hAnsi="ArialMT" w:cs="ArialMT"/>
                <w:szCs w:val="24"/>
              </w:rPr>
            </w:rPrChange>
          </w:rPr>
          <w:t xml:space="preserve">through a diverse set of </w:t>
        </w:r>
      </w:ins>
      <w:ins w:id="621" w:author="Perrine, Martin L. (GSFC-5670)" w:date="2016-01-19T10:42:00Z">
        <w:r w:rsidR="00025957" w:rsidRPr="00B6702E">
          <w:rPr>
            <w:rFonts w:ascii="Times New Roman" w:hAnsi="Times New Roman"/>
            <w:color w:val="222222"/>
            <w:szCs w:val="24"/>
            <w:rPrChange w:id="622" w:author="Perrine, Martin L. (GSFC-5670)" w:date="2016-03-31T12:23:00Z">
              <w:rPr>
                <w:rFonts w:ascii="ArialMT" w:hAnsi="ArialMT" w:cs="ArialMT"/>
                <w:szCs w:val="24"/>
              </w:rPr>
            </w:rPrChange>
          </w:rPr>
          <w:t xml:space="preserve">communication ground stations </w:t>
        </w:r>
      </w:ins>
      <w:ins w:id="623" w:author="Perrine, Martin L. (GSFC-5670)" w:date="2016-01-14T12:32:00Z">
        <w:r w:rsidRPr="00B6702E">
          <w:rPr>
            <w:rFonts w:ascii="Times New Roman" w:hAnsi="Times New Roman"/>
            <w:color w:val="222222"/>
            <w:szCs w:val="24"/>
            <w:rPrChange w:id="624" w:author="Perrine, Martin L. (GSFC-5670)" w:date="2016-03-31T12:23:00Z">
              <w:rPr>
                <w:rFonts w:ascii="ArialMT" w:hAnsi="ArialMT" w:cs="ArialMT"/>
                <w:szCs w:val="24"/>
              </w:rPr>
            </w:rPrChange>
          </w:rPr>
          <w:t xml:space="preserve">located around the world. </w:t>
        </w:r>
      </w:ins>
      <w:ins w:id="625" w:author="Perrine, Martin L. (GSFC-5670)" w:date="2016-01-19T10:44:00Z">
        <w:r w:rsidR="00025957" w:rsidRPr="00B6702E">
          <w:rPr>
            <w:rFonts w:ascii="Times New Roman" w:hAnsi="Times New Roman"/>
            <w:color w:val="222222"/>
            <w:szCs w:val="24"/>
            <w:rPrChange w:id="626" w:author="Perrine, Martin L. (GSFC-5670)" w:date="2016-03-31T12:23:00Z">
              <w:rPr>
                <w:rFonts w:ascii="ArialMT" w:hAnsi="ArialMT" w:cs="ArialMT"/>
                <w:szCs w:val="24"/>
              </w:rPr>
            </w:rPrChange>
          </w:rPr>
          <w:t>NEE provides these TCT</w:t>
        </w:r>
      </w:ins>
      <w:ins w:id="627" w:author="Perrine, Martin L. (GSFC-5670)" w:date="2016-01-14T12:42:00Z">
        <w:r w:rsidR="00717436" w:rsidRPr="00B6702E">
          <w:rPr>
            <w:rFonts w:ascii="Times New Roman" w:hAnsi="Times New Roman"/>
            <w:color w:val="222222"/>
            <w:szCs w:val="24"/>
            <w:rPrChange w:id="628" w:author="Perrine, Martin L. (GSFC-5670)" w:date="2016-03-31T12:23:00Z">
              <w:rPr>
                <w:rFonts w:ascii="ArialMT" w:hAnsi="ArialMT" w:cs="ArialMT"/>
                <w:szCs w:val="24"/>
              </w:rPr>
            </w:rPrChange>
          </w:rPr>
          <w:t xml:space="preserve"> </w:t>
        </w:r>
      </w:ins>
      <w:ins w:id="629" w:author="Perrine, Martin L. (GSFC-5670)" w:date="2016-01-14T12:32:00Z">
        <w:r w:rsidRPr="00B6702E">
          <w:rPr>
            <w:rFonts w:ascii="Times New Roman" w:hAnsi="Times New Roman"/>
            <w:color w:val="222222"/>
            <w:szCs w:val="24"/>
            <w:rPrChange w:id="630" w:author="Perrine, Martin L. (GSFC-5670)" w:date="2016-03-31T12:23:00Z">
              <w:rPr>
                <w:rFonts w:ascii="ArialMT" w:hAnsi="ArialMT" w:cs="ArialMT"/>
                <w:szCs w:val="24"/>
              </w:rPr>
            </w:rPrChange>
          </w:rPr>
          <w:t xml:space="preserve">services </w:t>
        </w:r>
      </w:ins>
      <w:ins w:id="631" w:author="Perrine, Martin L. (GSFC-5670)" w:date="2016-01-19T10:45:00Z">
        <w:r w:rsidR="000B4F9A" w:rsidRPr="00B6702E">
          <w:rPr>
            <w:rFonts w:ascii="Times New Roman" w:hAnsi="Times New Roman"/>
            <w:color w:val="222222"/>
            <w:szCs w:val="24"/>
            <w:rPrChange w:id="632" w:author="Perrine, Martin L. (GSFC-5670)" w:date="2016-03-31T12:23:00Z">
              <w:rPr>
                <w:rFonts w:ascii="ArialMT" w:hAnsi="ArialMT" w:cs="ArialMT"/>
                <w:szCs w:val="24"/>
              </w:rPr>
            </w:rPrChange>
          </w:rPr>
          <w:t xml:space="preserve">to </w:t>
        </w:r>
      </w:ins>
      <w:ins w:id="633" w:author="Perrine, Martin L. (GSFC-5670)" w:date="2016-01-19T12:44:00Z">
        <w:r w:rsidR="00C739A8" w:rsidRPr="00B6702E">
          <w:rPr>
            <w:rFonts w:ascii="Times New Roman" w:hAnsi="Times New Roman"/>
            <w:color w:val="222222"/>
            <w:szCs w:val="24"/>
            <w:rPrChange w:id="634" w:author="Perrine, Martin L. (GSFC-5670)" w:date="2016-03-31T12:23:00Z">
              <w:rPr>
                <w:rFonts w:ascii="ArialMT" w:hAnsi="ArialMT" w:cs="ArialMT"/>
                <w:szCs w:val="24"/>
              </w:rPr>
            </w:rPrChange>
          </w:rPr>
          <w:t>vehicles</w:t>
        </w:r>
      </w:ins>
      <w:ins w:id="635" w:author="Perrine, Martin L. (GSFC-5670)" w:date="2016-01-19T10:45:00Z">
        <w:r w:rsidR="000B4F9A" w:rsidRPr="00B6702E">
          <w:rPr>
            <w:rFonts w:ascii="Times New Roman" w:hAnsi="Times New Roman"/>
            <w:color w:val="222222"/>
            <w:szCs w:val="24"/>
            <w:rPrChange w:id="636" w:author="Perrine, Martin L. (GSFC-5670)" w:date="2016-03-31T12:23:00Z">
              <w:rPr>
                <w:rFonts w:ascii="ArialMT" w:hAnsi="ArialMT" w:cs="ArialMT"/>
                <w:szCs w:val="24"/>
              </w:rPr>
            </w:rPrChange>
          </w:rPr>
          <w:t xml:space="preserve"> in </w:t>
        </w:r>
      </w:ins>
      <w:ins w:id="637" w:author="Perrine, Martin L. (GSFC-5670)" w:date="2016-01-14T12:32:00Z">
        <w:r w:rsidRPr="00B6702E">
          <w:rPr>
            <w:rFonts w:ascii="Times New Roman" w:hAnsi="Times New Roman"/>
            <w:color w:val="222222"/>
            <w:szCs w:val="24"/>
            <w:rPrChange w:id="638" w:author="Perrine, Martin L. (GSFC-5670)" w:date="2016-03-31T12:23:00Z">
              <w:rPr>
                <w:rFonts w:ascii="ArialMT" w:hAnsi="ArialMT" w:cs="ArialMT"/>
                <w:szCs w:val="24"/>
              </w:rPr>
            </w:rPrChange>
          </w:rPr>
          <w:t>various low-Earth orbits (LEO), geosynchronous orbits (GEOs),</w:t>
        </w:r>
      </w:ins>
      <w:ins w:id="639" w:author="Perrine, Martin L. (GSFC-5670)" w:date="2016-01-14T12:42:00Z">
        <w:r w:rsidR="00717436" w:rsidRPr="00B6702E">
          <w:rPr>
            <w:rFonts w:ascii="Times New Roman" w:hAnsi="Times New Roman"/>
            <w:color w:val="222222"/>
            <w:szCs w:val="24"/>
            <w:rPrChange w:id="640" w:author="Perrine, Martin L. (GSFC-5670)" w:date="2016-03-31T12:23:00Z">
              <w:rPr>
                <w:rFonts w:ascii="ArialMT" w:hAnsi="ArialMT" w:cs="ArialMT"/>
                <w:szCs w:val="24"/>
              </w:rPr>
            </w:rPrChange>
          </w:rPr>
          <w:t xml:space="preserve"> </w:t>
        </w:r>
      </w:ins>
      <w:ins w:id="641" w:author="Perrine, Martin L. (GSFC-5670)" w:date="2016-01-14T12:32:00Z">
        <w:r w:rsidRPr="00B6702E">
          <w:rPr>
            <w:rFonts w:ascii="Times New Roman" w:hAnsi="Times New Roman"/>
            <w:color w:val="222222"/>
            <w:szCs w:val="24"/>
            <w:rPrChange w:id="642" w:author="Perrine, Martin L. (GSFC-5670)" w:date="2016-03-31T12:23:00Z">
              <w:rPr>
                <w:rFonts w:ascii="ArialMT" w:hAnsi="ArialMT" w:cs="ArialMT"/>
                <w:szCs w:val="24"/>
              </w:rPr>
            </w:rPrChange>
          </w:rPr>
          <w:t xml:space="preserve">highly elliptical orbits, LaGrange orbits, </w:t>
        </w:r>
      </w:ins>
      <w:ins w:id="643" w:author="Perrine, Martin L. (GSFC-5670)" w:date="2016-01-19T10:47:00Z">
        <w:r w:rsidR="000B4F9A" w:rsidRPr="00B6702E">
          <w:rPr>
            <w:rFonts w:ascii="Times New Roman" w:hAnsi="Times New Roman"/>
            <w:color w:val="222222"/>
            <w:szCs w:val="24"/>
            <w:rPrChange w:id="644" w:author="Perrine, Martin L. (GSFC-5670)" w:date="2016-03-31T12:23:00Z">
              <w:rPr>
                <w:rFonts w:ascii="ArialMT" w:hAnsi="ArialMT" w:cs="ArialMT"/>
                <w:szCs w:val="24"/>
              </w:rPr>
            </w:rPrChange>
          </w:rPr>
          <w:t xml:space="preserve">and </w:t>
        </w:r>
      </w:ins>
      <w:ins w:id="645" w:author="Perrine, Martin L. (GSFC-5670)" w:date="2016-01-14T12:32:00Z">
        <w:r w:rsidRPr="00B6702E">
          <w:rPr>
            <w:rFonts w:ascii="Times New Roman" w:hAnsi="Times New Roman"/>
            <w:color w:val="222222"/>
            <w:szCs w:val="24"/>
            <w:rPrChange w:id="646" w:author="Perrine, Martin L. (GSFC-5670)" w:date="2016-03-31T12:23:00Z">
              <w:rPr>
                <w:rFonts w:ascii="ArialMT" w:hAnsi="ArialMT" w:cs="ArialMT"/>
                <w:szCs w:val="24"/>
              </w:rPr>
            </w:rPrChange>
          </w:rPr>
          <w:t xml:space="preserve">lunar </w:t>
        </w:r>
      </w:ins>
      <w:ins w:id="647" w:author="Perrine, Martin L. (GSFC-5670)" w:date="2016-01-19T10:47:00Z">
        <w:r w:rsidR="000B4F9A" w:rsidRPr="00B6702E">
          <w:rPr>
            <w:rFonts w:ascii="Times New Roman" w:hAnsi="Times New Roman"/>
            <w:color w:val="222222"/>
            <w:szCs w:val="24"/>
            <w:rPrChange w:id="648" w:author="Perrine, Martin L. (GSFC-5670)" w:date="2016-03-31T12:23:00Z">
              <w:rPr>
                <w:rFonts w:ascii="ArialMT" w:hAnsi="ArialMT" w:cs="ArialMT"/>
                <w:szCs w:val="24"/>
              </w:rPr>
            </w:rPrChange>
          </w:rPr>
          <w:t xml:space="preserve">orbits.  </w:t>
        </w:r>
      </w:ins>
      <w:ins w:id="649" w:author="Perrine, Martin L. (GSFC-5670)" w:date="2016-03-31T12:22:00Z">
        <w:r w:rsidR="00B6702E" w:rsidRPr="00B6702E">
          <w:rPr>
            <w:rFonts w:ascii="Times New Roman" w:hAnsi="Times New Roman"/>
            <w:color w:val="222222"/>
            <w:szCs w:val="24"/>
            <w:rPrChange w:id="650" w:author="Perrine, Martin L. (GSFC-5670)" w:date="2016-03-31T12:23:00Z">
              <w:rPr>
                <w:rFonts w:ascii="ArialMT" w:hAnsi="ArialMT" w:cs="ArialMT"/>
                <w:szCs w:val="24"/>
              </w:rPr>
            </w:rPrChange>
          </w:rPr>
          <w:t>NEE</w:t>
        </w:r>
      </w:ins>
      <w:ins w:id="651" w:author="Perrine, Martin L. (GSFC-5670)" w:date="2016-01-19T10:47:00Z">
        <w:r w:rsidR="000B4F9A" w:rsidRPr="00B6702E">
          <w:rPr>
            <w:rFonts w:ascii="Times New Roman" w:hAnsi="Times New Roman"/>
            <w:color w:val="222222"/>
            <w:szCs w:val="24"/>
            <w:rPrChange w:id="652" w:author="Perrine, Martin L. (GSFC-5670)" w:date="2016-03-31T12:23:00Z">
              <w:rPr>
                <w:rFonts w:ascii="ArialMT" w:hAnsi="ArialMT" w:cs="ArialMT"/>
                <w:szCs w:val="24"/>
              </w:rPr>
            </w:rPrChange>
          </w:rPr>
          <w:t xml:space="preserve"> also supports </w:t>
        </w:r>
      </w:ins>
      <w:ins w:id="653" w:author="Perrine, Martin L. (GSFC-5670)" w:date="2016-01-14T12:32:00Z">
        <w:r w:rsidRPr="00B6702E">
          <w:rPr>
            <w:rFonts w:ascii="Times New Roman" w:hAnsi="Times New Roman"/>
            <w:color w:val="222222"/>
            <w:szCs w:val="24"/>
            <w:rPrChange w:id="654" w:author="Perrine, Martin L. (GSFC-5670)" w:date="2016-03-31T12:23:00Z">
              <w:rPr>
                <w:rFonts w:ascii="ArialMT" w:hAnsi="ArialMT" w:cs="ArialMT"/>
                <w:szCs w:val="24"/>
              </w:rPr>
            </w:rPrChange>
          </w:rPr>
          <w:t>suborbital</w:t>
        </w:r>
      </w:ins>
      <w:ins w:id="655" w:author="Perrine, Martin L. (GSFC-5670)" w:date="2016-02-03T17:53:00Z">
        <w:r w:rsidR="001F433D" w:rsidRPr="00B6702E">
          <w:rPr>
            <w:rFonts w:ascii="Times New Roman" w:hAnsi="Times New Roman"/>
            <w:color w:val="222222"/>
            <w:szCs w:val="24"/>
            <w:rPrChange w:id="656" w:author="Perrine, Martin L. (GSFC-5670)" w:date="2016-03-31T12:23:00Z">
              <w:rPr>
                <w:rFonts w:ascii="ArialMT" w:hAnsi="ArialMT" w:cs="ArialMT"/>
                <w:szCs w:val="24"/>
              </w:rPr>
            </w:rPrChange>
          </w:rPr>
          <w:t xml:space="preserve"> missions</w:t>
        </w:r>
      </w:ins>
      <w:ins w:id="657" w:author="Perrine, Martin L. (GSFC-5670)" w:date="2016-01-14T12:32:00Z">
        <w:r w:rsidRPr="00B6702E">
          <w:rPr>
            <w:rFonts w:ascii="Times New Roman" w:hAnsi="Times New Roman"/>
            <w:color w:val="222222"/>
            <w:szCs w:val="24"/>
            <w:rPrChange w:id="658" w:author="Perrine, Martin L. (GSFC-5670)" w:date="2016-03-31T12:23:00Z">
              <w:rPr>
                <w:rFonts w:ascii="ArialMT" w:hAnsi="ArialMT" w:cs="ArialMT"/>
                <w:szCs w:val="24"/>
              </w:rPr>
            </w:rPrChange>
          </w:rPr>
          <w:t>, and launch</w:t>
        </w:r>
      </w:ins>
      <w:ins w:id="659" w:author="Perrine, Martin L. (GSFC-5670)" w:date="2016-02-03T17:53:00Z">
        <w:r w:rsidR="001F433D" w:rsidRPr="00B6702E">
          <w:rPr>
            <w:rFonts w:ascii="Times New Roman" w:hAnsi="Times New Roman"/>
            <w:color w:val="222222"/>
            <w:szCs w:val="24"/>
            <w:rPrChange w:id="660" w:author="Perrine, Martin L. (GSFC-5670)" w:date="2016-03-31T12:23:00Z">
              <w:rPr>
                <w:rFonts w:ascii="ArialMT" w:hAnsi="ArialMT" w:cs="ArialMT"/>
                <w:szCs w:val="24"/>
              </w:rPr>
            </w:rPrChange>
          </w:rPr>
          <w:t>es</w:t>
        </w:r>
      </w:ins>
      <w:ins w:id="661" w:author="Perrine, Martin L. (GSFC-5670)" w:date="2016-01-14T12:32:00Z">
        <w:r w:rsidRPr="00B6702E">
          <w:rPr>
            <w:rFonts w:ascii="Times New Roman" w:hAnsi="Times New Roman"/>
            <w:color w:val="222222"/>
            <w:szCs w:val="24"/>
            <w:rPrChange w:id="662" w:author="Perrine, Martin L. (GSFC-5670)" w:date="2016-03-31T12:23:00Z">
              <w:rPr>
                <w:rFonts w:ascii="ArialMT" w:hAnsi="ArialMT" w:cs="ArialMT"/>
                <w:szCs w:val="24"/>
              </w:rPr>
            </w:rPrChange>
          </w:rPr>
          <w:t>.</w:t>
        </w:r>
      </w:ins>
      <w:ins w:id="663" w:author="Perrine, Martin L. (GSFC-5670)" w:date="2016-01-14T12:42:00Z">
        <w:r w:rsidR="00717436" w:rsidRPr="00B6702E">
          <w:rPr>
            <w:rFonts w:ascii="Times New Roman" w:hAnsi="Times New Roman"/>
            <w:color w:val="222222"/>
            <w:szCs w:val="24"/>
            <w:rPrChange w:id="664" w:author="Perrine, Martin L. (GSFC-5670)" w:date="2016-03-31T12:23:00Z">
              <w:rPr>
                <w:rFonts w:ascii="ArialMT" w:hAnsi="ArialMT" w:cs="ArialMT"/>
                <w:szCs w:val="24"/>
              </w:rPr>
            </w:rPrChange>
          </w:rPr>
          <w:t xml:space="preserve"> </w:t>
        </w:r>
      </w:ins>
      <w:ins w:id="665" w:author="Perrine, Martin L. (GSFC-5670)" w:date="2016-01-14T12:32:00Z">
        <w:r w:rsidR="00717436" w:rsidRPr="00B6702E">
          <w:rPr>
            <w:rFonts w:ascii="Times New Roman" w:hAnsi="Times New Roman"/>
            <w:color w:val="222222"/>
            <w:szCs w:val="24"/>
            <w:rPrChange w:id="666" w:author="Perrine, Martin L. (GSFC-5670)" w:date="2016-03-31T12:23:00Z">
              <w:rPr>
                <w:rFonts w:ascii="ArialMT" w:hAnsi="ArialMT" w:cs="ArialMT"/>
                <w:szCs w:val="24"/>
              </w:rPr>
            </w:rPrChange>
          </w:rPr>
          <w:t>Figure 2</w:t>
        </w:r>
        <w:r w:rsidR="00A521E7" w:rsidRPr="003A5E3B">
          <w:rPr>
            <w:rFonts w:ascii="Times New Roman" w:hAnsi="Times New Roman"/>
            <w:color w:val="222222"/>
            <w:szCs w:val="24"/>
          </w:rPr>
          <w:t>-1 shows one</w:t>
        </w:r>
        <w:r w:rsidRPr="00B6702E">
          <w:rPr>
            <w:rFonts w:ascii="Times New Roman" w:hAnsi="Times New Roman"/>
            <w:color w:val="222222"/>
            <w:szCs w:val="24"/>
            <w:rPrChange w:id="667" w:author="Perrine, Martin L. (GSFC-5670)" w:date="2016-03-31T12:23:00Z">
              <w:rPr>
                <w:rFonts w:ascii="ArialMT" w:hAnsi="ArialMT" w:cs="ArialMT"/>
                <w:szCs w:val="24"/>
              </w:rPr>
            </w:rPrChange>
          </w:rPr>
          <w:t xml:space="preserve"> </w:t>
        </w:r>
      </w:ins>
      <w:ins w:id="668" w:author="Perrine, Martin L. (GSFC-5670)" w:date="2016-05-10T07:47:00Z">
        <w:r w:rsidR="00A521E7">
          <w:rPr>
            <w:rFonts w:ascii="Times New Roman" w:hAnsi="Times New Roman"/>
            <w:color w:val="222222"/>
            <w:szCs w:val="24"/>
          </w:rPr>
          <w:t xml:space="preserve">ground station </w:t>
        </w:r>
      </w:ins>
      <w:ins w:id="669" w:author="Perrine, Martin L. (GSFC-5670)" w:date="2016-01-14T12:32:00Z">
        <w:r w:rsidR="00A521E7" w:rsidRPr="003A5E3B">
          <w:rPr>
            <w:rFonts w:ascii="Times New Roman" w:hAnsi="Times New Roman"/>
            <w:color w:val="222222"/>
            <w:szCs w:val="24"/>
          </w:rPr>
          <w:t>system</w:t>
        </w:r>
        <w:r w:rsidRPr="00B6702E">
          <w:rPr>
            <w:rFonts w:ascii="Times New Roman" w:hAnsi="Times New Roman"/>
            <w:color w:val="222222"/>
            <w:szCs w:val="24"/>
            <w:rPrChange w:id="670" w:author="Perrine, Martin L. (GSFC-5670)" w:date="2016-03-31T12:23:00Z">
              <w:rPr>
                <w:rFonts w:ascii="ArialMT" w:hAnsi="ArialMT" w:cs="ArialMT"/>
                <w:szCs w:val="24"/>
              </w:rPr>
            </w:rPrChange>
          </w:rPr>
          <w:t xml:space="preserve"> within NEE</w:t>
        </w:r>
      </w:ins>
      <w:ins w:id="671" w:author="Perrine, Martin L. (GSFC-5670)" w:date="2016-01-14T12:34:00Z">
        <w:r w:rsidRPr="00B6702E">
          <w:rPr>
            <w:rFonts w:ascii="Times New Roman" w:hAnsi="Times New Roman"/>
            <w:color w:val="222222"/>
            <w:szCs w:val="24"/>
            <w:rPrChange w:id="672" w:author="Perrine, Martin L. (GSFC-5670)" w:date="2016-03-31T12:23:00Z">
              <w:rPr>
                <w:rFonts w:ascii="ArialMT" w:hAnsi="ArialMT" w:cs="ArialMT"/>
                <w:szCs w:val="24"/>
              </w:rPr>
            </w:rPrChange>
          </w:rPr>
          <w:t xml:space="preserve"> and the major </w:t>
        </w:r>
      </w:ins>
      <w:ins w:id="673" w:author="Perrine, Martin L. (GSFC-5670)" w:date="2016-01-14T12:35:00Z">
        <w:r w:rsidRPr="00B6702E">
          <w:rPr>
            <w:rFonts w:ascii="Times New Roman" w:hAnsi="Times New Roman"/>
            <w:color w:val="222222"/>
            <w:szCs w:val="24"/>
            <w:rPrChange w:id="674" w:author="Perrine, Martin L. (GSFC-5670)" w:date="2016-03-31T12:23:00Z">
              <w:rPr>
                <w:rFonts w:ascii="ArialMT" w:hAnsi="ArialMT" w:cs="ArialMT"/>
                <w:szCs w:val="24"/>
              </w:rPr>
            </w:rPrChange>
          </w:rPr>
          <w:t xml:space="preserve">external </w:t>
        </w:r>
      </w:ins>
      <w:ins w:id="675" w:author="Perrine, Martin L. (GSFC-5670)" w:date="2016-01-14T12:34:00Z">
        <w:r w:rsidRPr="00B6702E">
          <w:rPr>
            <w:rFonts w:ascii="Times New Roman" w:hAnsi="Times New Roman"/>
            <w:color w:val="222222"/>
            <w:szCs w:val="24"/>
            <w:rPrChange w:id="676" w:author="Perrine, Martin L. (GSFC-5670)" w:date="2016-03-31T12:23:00Z">
              <w:rPr>
                <w:rFonts w:ascii="ArialMT" w:hAnsi="ArialMT" w:cs="ArialMT"/>
                <w:szCs w:val="24"/>
              </w:rPr>
            </w:rPrChange>
          </w:rPr>
          <w:t>interfaces</w:t>
        </w:r>
      </w:ins>
      <w:ins w:id="677" w:author="Perrine, Martin L. (GSFC-5670)" w:date="2016-01-14T12:32:00Z">
        <w:r w:rsidRPr="00B6702E">
          <w:rPr>
            <w:rFonts w:ascii="Times New Roman" w:hAnsi="Times New Roman"/>
            <w:color w:val="222222"/>
            <w:szCs w:val="24"/>
            <w:rPrChange w:id="678" w:author="Perrine, Martin L. (GSFC-5670)" w:date="2016-03-31T12:23:00Z">
              <w:rPr>
                <w:rFonts w:ascii="ArialMT" w:hAnsi="ArialMT" w:cs="ArialMT"/>
                <w:szCs w:val="24"/>
              </w:rPr>
            </w:rPrChange>
          </w:rPr>
          <w:t>. The NEN can use any of over 30</w:t>
        </w:r>
      </w:ins>
      <w:ins w:id="679" w:author="Perrine, Martin L. (GSFC-5670)" w:date="2016-01-14T12:35:00Z">
        <w:r w:rsidRPr="00B6702E">
          <w:rPr>
            <w:rFonts w:ascii="Times New Roman" w:hAnsi="Times New Roman"/>
            <w:color w:val="222222"/>
            <w:szCs w:val="24"/>
            <w:rPrChange w:id="680" w:author="Perrine, Martin L. (GSFC-5670)" w:date="2016-03-31T12:23:00Z">
              <w:rPr>
                <w:rFonts w:ascii="ArialMT" w:hAnsi="ArialMT" w:cs="ArialMT"/>
                <w:szCs w:val="24"/>
              </w:rPr>
            </w:rPrChange>
          </w:rPr>
          <w:t xml:space="preserve"> </w:t>
        </w:r>
      </w:ins>
      <w:ins w:id="681" w:author="Perrine, Martin L. (GSFC-5670)" w:date="2016-01-14T12:32:00Z">
        <w:r w:rsidRPr="00B6702E">
          <w:rPr>
            <w:rFonts w:ascii="Times New Roman" w:hAnsi="Times New Roman"/>
            <w:color w:val="222222"/>
            <w:szCs w:val="24"/>
            <w:rPrChange w:id="682" w:author="Perrine, Martin L. (GSFC-5670)" w:date="2016-03-31T12:23:00Z">
              <w:rPr>
                <w:rFonts w:ascii="ArialMT" w:hAnsi="ArialMT" w:cs="ArialMT"/>
                <w:szCs w:val="24"/>
              </w:rPr>
            </w:rPrChange>
          </w:rPr>
          <w:t>separate ground station</w:t>
        </w:r>
      </w:ins>
      <w:ins w:id="683" w:author="Perrine, Martin L. (GSFC-5670)" w:date="2016-02-03T17:54:00Z">
        <w:r w:rsidR="001F433D" w:rsidRPr="00B6702E">
          <w:rPr>
            <w:rFonts w:ascii="Times New Roman" w:hAnsi="Times New Roman"/>
            <w:color w:val="222222"/>
            <w:szCs w:val="24"/>
            <w:rPrChange w:id="684" w:author="Perrine, Martin L. (GSFC-5670)" w:date="2016-03-31T12:23:00Z">
              <w:rPr>
                <w:rFonts w:ascii="ArialMT" w:hAnsi="ArialMT" w:cs="ArialMT"/>
                <w:szCs w:val="24"/>
              </w:rPr>
            </w:rPrChange>
          </w:rPr>
          <w:t>s</w:t>
        </w:r>
      </w:ins>
      <w:ins w:id="685" w:author="Perrine, Martin L. (GSFC-5670)" w:date="2016-01-14T12:32:00Z">
        <w:r w:rsidRPr="00B6702E">
          <w:rPr>
            <w:rFonts w:ascii="Times New Roman" w:hAnsi="Times New Roman"/>
            <w:color w:val="222222"/>
            <w:szCs w:val="24"/>
            <w:rPrChange w:id="686" w:author="Perrine, Martin L. (GSFC-5670)" w:date="2016-03-31T12:23:00Z">
              <w:rPr>
                <w:rFonts w:ascii="ArialMT" w:hAnsi="ArialMT" w:cs="ArialMT"/>
                <w:szCs w:val="24"/>
              </w:rPr>
            </w:rPrChange>
          </w:rPr>
          <w:t xml:space="preserve"> located </w:t>
        </w:r>
      </w:ins>
      <w:ins w:id="687" w:author="Perrine, Martin L. (GSFC-5670)" w:date="2016-01-19T10:50:00Z">
        <w:r w:rsidR="000B4F9A" w:rsidRPr="00B6702E">
          <w:rPr>
            <w:rFonts w:ascii="Times New Roman" w:hAnsi="Times New Roman"/>
            <w:color w:val="222222"/>
            <w:szCs w:val="24"/>
            <w:rPrChange w:id="688" w:author="Perrine, Martin L. (GSFC-5670)" w:date="2016-03-31T12:23:00Z">
              <w:rPr>
                <w:rFonts w:ascii="ArialMT" w:hAnsi="ArialMT" w:cs="ArialMT"/>
                <w:szCs w:val="24"/>
              </w:rPr>
            </w:rPrChange>
          </w:rPr>
          <w:t>at</w:t>
        </w:r>
      </w:ins>
      <w:ins w:id="689" w:author="Perrine, Martin L. (GSFC-5670)" w:date="2016-01-14T12:32:00Z">
        <w:r w:rsidRPr="00B6702E">
          <w:rPr>
            <w:rFonts w:ascii="Times New Roman" w:hAnsi="Times New Roman"/>
            <w:color w:val="222222"/>
            <w:szCs w:val="24"/>
            <w:rPrChange w:id="690" w:author="Perrine, Martin L. (GSFC-5670)" w:date="2016-03-31T12:23:00Z">
              <w:rPr>
                <w:rFonts w:ascii="ArialMT" w:hAnsi="ArialMT" w:cs="ArialMT"/>
                <w:szCs w:val="24"/>
              </w:rPr>
            </w:rPrChange>
          </w:rPr>
          <w:t xml:space="preserve"> 12 </w:t>
        </w:r>
      </w:ins>
      <w:ins w:id="691" w:author="Perrine, Martin L. (GSFC-5670)" w:date="2016-01-19T10:50:00Z">
        <w:r w:rsidR="000B4F9A" w:rsidRPr="00B6702E">
          <w:rPr>
            <w:rFonts w:ascii="Times New Roman" w:hAnsi="Times New Roman"/>
            <w:color w:val="222222"/>
            <w:szCs w:val="24"/>
            <w:rPrChange w:id="692" w:author="Perrine, Martin L. (GSFC-5670)" w:date="2016-03-31T12:23:00Z">
              <w:rPr>
                <w:rFonts w:ascii="ArialMT" w:hAnsi="ArialMT" w:cs="ArialMT"/>
                <w:szCs w:val="24"/>
              </w:rPr>
            </w:rPrChange>
          </w:rPr>
          <w:t xml:space="preserve">sites </w:t>
        </w:r>
      </w:ins>
      <w:ins w:id="693" w:author="Perrine, Martin L. (GSFC-5670)" w:date="2016-01-14T12:32:00Z">
        <w:r w:rsidRPr="00B6702E">
          <w:rPr>
            <w:rFonts w:ascii="Times New Roman" w:hAnsi="Times New Roman"/>
            <w:color w:val="222222"/>
            <w:szCs w:val="24"/>
            <w:rPrChange w:id="694" w:author="Perrine, Martin L. (GSFC-5670)" w:date="2016-03-31T12:23:00Z">
              <w:rPr>
                <w:rFonts w:ascii="ArialMT" w:hAnsi="ArialMT" w:cs="ArialMT"/>
                <w:szCs w:val="24"/>
              </w:rPr>
            </w:rPrChange>
          </w:rPr>
          <w:t>strategically</w:t>
        </w:r>
      </w:ins>
      <w:ins w:id="695" w:author="Perrine, Martin L. (GSFC-5670)" w:date="2016-01-14T12:35:00Z">
        <w:r w:rsidRPr="00B6702E">
          <w:rPr>
            <w:rFonts w:ascii="Times New Roman" w:hAnsi="Times New Roman"/>
            <w:color w:val="222222"/>
            <w:szCs w:val="24"/>
            <w:rPrChange w:id="696" w:author="Perrine, Martin L. (GSFC-5670)" w:date="2016-03-31T12:23:00Z">
              <w:rPr>
                <w:rFonts w:ascii="ArialMT" w:hAnsi="ArialMT" w:cs="ArialMT"/>
                <w:szCs w:val="24"/>
              </w:rPr>
            </w:rPrChange>
          </w:rPr>
          <w:t xml:space="preserve"> </w:t>
        </w:r>
      </w:ins>
      <w:ins w:id="697" w:author="Perrine, Martin L. (GSFC-5670)" w:date="2016-01-14T12:32:00Z">
        <w:r w:rsidRPr="00B6702E">
          <w:rPr>
            <w:rFonts w:ascii="Times New Roman" w:hAnsi="Times New Roman"/>
            <w:color w:val="222222"/>
            <w:szCs w:val="24"/>
            <w:rPrChange w:id="698" w:author="Perrine, Martin L. (GSFC-5670)" w:date="2016-03-31T12:23:00Z">
              <w:rPr>
                <w:rFonts w:ascii="ArialMT" w:hAnsi="ArialMT" w:cs="ArialMT"/>
                <w:szCs w:val="24"/>
              </w:rPr>
            </w:rPrChange>
          </w:rPr>
          <w:t xml:space="preserve">placed around the globe. </w:t>
        </w:r>
      </w:ins>
      <w:ins w:id="699" w:author="Perrine, Martin L. (GSFC-5670)" w:date="2016-01-19T12:45:00Z">
        <w:r w:rsidR="00C739A8" w:rsidRPr="00B6702E">
          <w:rPr>
            <w:rFonts w:ascii="Times New Roman" w:hAnsi="Times New Roman"/>
            <w:color w:val="222222"/>
            <w:szCs w:val="24"/>
            <w:rPrChange w:id="700" w:author="Perrine, Martin L. (GSFC-5670)" w:date="2016-03-31T12:23:00Z">
              <w:rPr>
                <w:rFonts w:ascii="ArialMT" w:hAnsi="ArialMT" w:cs="ArialMT"/>
                <w:color w:val="FF0000"/>
                <w:szCs w:val="24"/>
              </w:rPr>
            </w:rPrChange>
          </w:rPr>
          <w:t>Five</w:t>
        </w:r>
      </w:ins>
      <w:ins w:id="701" w:author="Perrine, Martin L. (GSFC-5670)" w:date="2016-01-19T10:49:00Z">
        <w:r w:rsidR="000B4F9A" w:rsidRPr="00B6702E">
          <w:rPr>
            <w:rFonts w:ascii="Times New Roman" w:hAnsi="Times New Roman"/>
            <w:color w:val="222222"/>
            <w:szCs w:val="24"/>
            <w:rPrChange w:id="702" w:author="Perrine, Martin L. (GSFC-5670)" w:date="2016-03-31T12:23:00Z">
              <w:rPr>
                <w:rFonts w:ascii="ArialMT" w:hAnsi="ArialMT" w:cs="ArialMT"/>
                <w:szCs w:val="24"/>
              </w:rPr>
            </w:rPrChange>
          </w:rPr>
          <w:t xml:space="preserve"> of these sites are</w:t>
        </w:r>
      </w:ins>
      <w:ins w:id="703" w:author="Perrine, Martin L. (GSFC-5670)" w:date="2016-01-14T12:32:00Z">
        <w:r w:rsidRPr="00B6702E">
          <w:rPr>
            <w:rFonts w:ascii="Times New Roman" w:hAnsi="Times New Roman"/>
            <w:color w:val="222222"/>
            <w:szCs w:val="24"/>
            <w:rPrChange w:id="704" w:author="Perrine, Martin L. (GSFC-5670)" w:date="2016-03-31T12:23:00Z">
              <w:rPr>
                <w:rFonts w:ascii="ArialMT" w:hAnsi="ArialMT" w:cs="ArialMT"/>
                <w:szCs w:val="24"/>
              </w:rPr>
            </w:rPrChange>
          </w:rPr>
          <w:t xml:space="preserve"> NASA-owned and</w:t>
        </w:r>
      </w:ins>
      <w:ins w:id="705" w:author="Perrine, Martin L. (GSFC-5670)" w:date="2016-01-14T12:35:00Z">
        <w:r w:rsidRPr="00B6702E">
          <w:rPr>
            <w:rFonts w:ascii="Times New Roman" w:hAnsi="Times New Roman"/>
            <w:color w:val="222222"/>
            <w:szCs w:val="24"/>
            <w:rPrChange w:id="706" w:author="Perrine, Martin L. (GSFC-5670)" w:date="2016-03-31T12:23:00Z">
              <w:rPr>
                <w:rFonts w:ascii="ArialMT" w:hAnsi="ArialMT" w:cs="ArialMT"/>
                <w:szCs w:val="24"/>
              </w:rPr>
            </w:rPrChange>
          </w:rPr>
          <w:t xml:space="preserve"> </w:t>
        </w:r>
      </w:ins>
      <w:ins w:id="707" w:author="Perrine, Martin L. (GSFC-5670)" w:date="2016-01-14T12:32:00Z">
        <w:r w:rsidRPr="00B6702E">
          <w:rPr>
            <w:rFonts w:ascii="Times New Roman" w:hAnsi="Times New Roman"/>
            <w:color w:val="222222"/>
            <w:szCs w:val="24"/>
            <w:rPrChange w:id="708" w:author="Perrine, Martin L. (GSFC-5670)" w:date="2016-03-31T12:23:00Z">
              <w:rPr>
                <w:rFonts w:ascii="ArialMT" w:hAnsi="ArialMT" w:cs="ArialMT"/>
                <w:szCs w:val="24"/>
              </w:rPr>
            </w:rPrChange>
          </w:rPr>
          <w:t>operated</w:t>
        </w:r>
      </w:ins>
      <w:ins w:id="709" w:author="Perrine, Martin L. (GSFC-5670)" w:date="2016-01-19T12:45:00Z">
        <w:r w:rsidR="00C739A8" w:rsidRPr="00B6702E">
          <w:rPr>
            <w:rFonts w:ascii="Times New Roman" w:hAnsi="Times New Roman"/>
            <w:color w:val="222222"/>
            <w:szCs w:val="24"/>
            <w:rPrChange w:id="710" w:author="Perrine, Martin L. (GSFC-5670)" w:date="2016-03-31T12:23:00Z">
              <w:rPr>
                <w:rFonts w:ascii="ArialMT" w:hAnsi="ArialMT" w:cs="ArialMT"/>
                <w:szCs w:val="24"/>
              </w:rPr>
            </w:rPrChange>
          </w:rPr>
          <w:t>;</w:t>
        </w:r>
      </w:ins>
      <w:ins w:id="711" w:author="Perrine, Martin L. (GSFC-5670)" w:date="2016-01-19T10:49:00Z">
        <w:r w:rsidR="000B4F9A" w:rsidRPr="00B6702E">
          <w:rPr>
            <w:rFonts w:ascii="Times New Roman" w:hAnsi="Times New Roman"/>
            <w:color w:val="222222"/>
            <w:szCs w:val="24"/>
            <w:rPrChange w:id="712" w:author="Perrine, Martin L. (GSFC-5670)" w:date="2016-03-31T12:23:00Z">
              <w:rPr>
                <w:rFonts w:ascii="ArialMT" w:hAnsi="ArialMT" w:cs="ArialMT"/>
                <w:szCs w:val="24"/>
              </w:rPr>
            </w:rPrChange>
          </w:rPr>
          <w:t xml:space="preserve"> the others are </w:t>
        </w:r>
      </w:ins>
      <w:ins w:id="713" w:author="Perrine, Martin L. (GSFC-5670)" w:date="2016-01-19T12:45:00Z">
        <w:r w:rsidR="00C739A8" w:rsidRPr="00B6702E">
          <w:rPr>
            <w:rFonts w:ascii="Times New Roman" w:hAnsi="Times New Roman"/>
            <w:color w:val="222222"/>
            <w:szCs w:val="24"/>
            <w:rPrChange w:id="714" w:author="Perrine, Martin L. (GSFC-5670)" w:date="2016-03-31T12:23:00Z">
              <w:rPr>
                <w:rFonts w:ascii="ArialMT" w:hAnsi="ArialMT" w:cs="ArialMT"/>
                <w:szCs w:val="24"/>
              </w:rPr>
            </w:rPrChange>
          </w:rPr>
          <w:t xml:space="preserve">owned by </w:t>
        </w:r>
      </w:ins>
      <w:ins w:id="715" w:author="Perrine, Martin L. (GSFC-5670)" w:date="2016-01-14T12:32:00Z">
        <w:r w:rsidRPr="00B6702E">
          <w:rPr>
            <w:rFonts w:ascii="Times New Roman" w:hAnsi="Times New Roman"/>
            <w:color w:val="222222"/>
            <w:szCs w:val="24"/>
            <w:rPrChange w:id="716" w:author="Perrine, Martin L. (GSFC-5670)" w:date="2016-03-31T12:23:00Z">
              <w:rPr>
                <w:rFonts w:ascii="ArialMT" w:hAnsi="ArialMT" w:cs="ArialMT"/>
                <w:szCs w:val="24"/>
              </w:rPr>
            </w:rPrChange>
          </w:rPr>
          <w:t>commercial</w:t>
        </w:r>
      </w:ins>
      <w:ins w:id="717" w:author="Perrine, Martin L. (GSFC-5670)" w:date="2016-01-19T12:45:00Z">
        <w:r w:rsidR="00C739A8" w:rsidRPr="00B6702E">
          <w:rPr>
            <w:rFonts w:ascii="Times New Roman" w:hAnsi="Times New Roman"/>
            <w:color w:val="222222"/>
            <w:szCs w:val="24"/>
            <w:rPrChange w:id="718" w:author="Perrine, Martin L. (GSFC-5670)" w:date="2016-03-31T12:23:00Z">
              <w:rPr>
                <w:rFonts w:ascii="ArialMT" w:hAnsi="ArialMT" w:cs="ArialMT"/>
                <w:szCs w:val="24"/>
              </w:rPr>
            </w:rPrChange>
          </w:rPr>
          <w:t xml:space="preserve"> providers</w:t>
        </w:r>
      </w:ins>
      <w:ins w:id="719" w:author="Perrine, Martin L. (GSFC-5670)" w:date="2016-01-14T12:32:00Z">
        <w:r w:rsidRPr="00B6702E">
          <w:rPr>
            <w:rFonts w:ascii="Times New Roman" w:hAnsi="Times New Roman"/>
            <w:color w:val="222222"/>
            <w:szCs w:val="24"/>
            <w:rPrChange w:id="720" w:author="Perrine, Martin L. (GSFC-5670)" w:date="2016-03-31T12:23:00Z">
              <w:rPr>
                <w:rFonts w:ascii="ArialMT" w:hAnsi="ArialMT" w:cs="ArialMT"/>
                <w:szCs w:val="24"/>
              </w:rPr>
            </w:rPrChange>
          </w:rPr>
          <w:t>.</w:t>
        </w:r>
      </w:ins>
      <w:ins w:id="721" w:author="Perrine, Martin L. (GSFC-5670)" w:date="2016-01-14T13:07:00Z">
        <w:r w:rsidR="00C23090" w:rsidRPr="00B6702E">
          <w:rPr>
            <w:rFonts w:ascii="Times New Roman" w:hAnsi="Times New Roman"/>
            <w:color w:val="222222"/>
            <w:szCs w:val="24"/>
            <w:rPrChange w:id="722" w:author="Perrine, Martin L. (GSFC-5670)" w:date="2016-03-31T12:23:00Z">
              <w:rPr>
                <w:rFonts w:ascii="ArialMT" w:hAnsi="ArialMT" w:cs="ArialMT"/>
                <w:szCs w:val="24"/>
              </w:rPr>
            </w:rPrChange>
          </w:rPr>
          <w:t xml:space="preserve"> </w:t>
        </w:r>
      </w:ins>
    </w:p>
    <w:p w14:paraId="36F09381" w14:textId="77777777" w:rsidR="00C23090" w:rsidRDefault="00C23090">
      <w:pPr>
        <w:autoSpaceDE w:val="0"/>
        <w:autoSpaceDN w:val="0"/>
        <w:adjustRightInd w:val="0"/>
        <w:spacing w:before="0" w:after="0"/>
        <w:jc w:val="left"/>
        <w:rPr>
          <w:ins w:id="723" w:author="Perrine, Martin L. (GSFC-5670)" w:date="2016-01-14T13:07:00Z"/>
          <w:rFonts w:ascii="ArialMT" w:hAnsi="ArialMT" w:cs="ArialMT"/>
          <w:szCs w:val="24"/>
        </w:rPr>
        <w:pPrChange w:id="724" w:author="Perrine, Martin L. (GSFC-5670)" w:date="2016-01-14T12:33:00Z">
          <w:pPr>
            <w:pStyle w:val="NormalWeb"/>
            <w:shd w:val="clear" w:color="auto" w:fill="FFFFFF"/>
            <w:spacing w:before="0" w:beforeAutospacing="0" w:after="150" w:afterAutospacing="0" w:line="338" w:lineRule="atLeast"/>
          </w:pPr>
        </w:pPrChange>
      </w:pPr>
    </w:p>
    <w:p w14:paraId="66BB935E" w14:textId="75BD77BF" w:rsidR="00171842" w:rsidRDefault="00C23090">
      <w:pPr>
        <w:autoSpaceDE w:val="0"/>
        <w:autoSpaceDN w:val="0"/>
        <w:adjustRightInd w:val="0"/>
        <w:spacing w:before="0" w:after="0"/>
        <w:jc w:val="left"/>
        <w:rPr>
          <w:ins w:id="725" w:author="Perrine, Martin L. (GSFC-5670)" w:date="2016-01-19T12:43:00Z"/>
          <w:rFonts w:ascii="Times New Roman" w:hAnsi="Times New Roman"/>
          <w:color w:val="222222"/>
          <w:szCs w:val="24"/>
        </w:rPr>
        <w:pPrChange w:id="726" w:author="Perrine, Martin L. (GSFC-5670)" w:date="2016-01-14T12:33:00Z">
          <w:pPr>
            <w:pStyle w:val="NormalWeb"/>
            <w:shd w:val="clear" w:color="auto" w:fill="FFFFFF"/>
            <w:spacing w:before="0" w:beforeAutospacing="0" w:after="150" w:afterAutospacing="0" w:line="338" w:lineRule="atLeast"/>
          </w:pPr>
        </w:pPrChange>
      </w:pPr>
      <w:ins w:id="727" w:author="Perrine, Martin L. (GSFC-5670)" w:date="2016-01-14T13:07:00Z">
        <w:r w:rsidRPr="00C23090">
          <w:rPr>
            <w:rFonts w:ascii="Times New Roman" w:hAnsi="Times New Roman"/>
            <w:color w:val="222222"/>
            <w:szCs w:val="24"/>
          </w:rPr>
          <w:t xml:space="preserve">The Networks Integration Management Office (NIMO) serves as a liaison for spacecraft and scientific customers needing access to </w:t>
        </w:r>
      </w:ins>
      <w:ins w:id="728" w:author="Perrine, Martin L. (GSFC-5670)" w:date="2016-01-19T10:51:00Z">
        <w:r w:rsidR="000B4F9A">
          <w:rPr>
            <w:rFonts w:ascii="Times New Roman" w:hAnsi="Times New Roman"/>
            <w:color w:val="222222"/>
            <w:szCs w:val="24"/>
          </w:rPr>
          <w:t>NEE</w:t>
        </w:r>
      </w:ins>
      <w:ins w:id="729" w:author="Perrine, Martin L. (GSFC-5670)" w:date="2016-01-14T13:07:00Z">
        <w:r w:rsidRPr="00C23090">
          <w:rPr>
            <w:rFonts w:ascii="Times New Roman" w:hAnsi="Times New Roman"/>
            <w:color w:val="222222"/>
            <w:szCs w:val="24"/>
          </w:rPr>
          <w:t>. NIMO provides networks coverage and loading analyses, RF compatibility testing, and assistance with networks testing for customers as well as on-console coordination launch services</w:t>
        </w:r>
      </w:ins>
      <w:ins w:id="730" w:author="Perrine, Martin L. (GSFC-5670)" w:date="2016-02-04T09:14:00Z">
        <w:r w:rsidR="00226A88">
          <w:rPr>
            <w:rFonts w:ascii="Times New Roman" w:hAnsi="Times New Roman"/>
            <w:color w:val="222222"/>
            <w:szCs w:val="24"/>
          </w:rPr>
          <w:t>.</w:t>
        </w:r>
      </w:ins>
      <w:ins w:id="731" w:author="Perrine, Martin L. (GSFC-5670)" w:date="2016-01-14T13:07:00Z">
        <w:r w:rsidRPr="00C23090">
          <w:rPr>
            <w:rFonts w:ascii="Times New Roman" w:hAnsi="Times New Roman"/>
            <w:color w:val="222222"/>
            <w:szCs w:val="24"/>
          </w:rPr>
          <w:t xml:space="preserve"> NIMO can coordinate services from service providers throughout NASA</w:t>
        </w:r>
      </w:ins>
      <w:ins w:id="732" w:author="Perrine, Martin L. (GSFC-5670)" w:date="2016-02-04T09:14:00Z">
        <w:r w:rsidR="00226A88">
          <w:rPr>
            <w:rFonts w:ascii="Times New Roman" w:hAnsi="Times New Roman"/>
            <w:color w:val="222222"/>
            <w:szCs w:val="24"/>
          </w:rPr>
          <w:t xml:space="preserve"> and acts as a </w:t>
        </w:r>
      </w:ins>
      <w:ins w:id="733" w:author="Perrine, Martin L. (GSFC-5670)" w:date="2016-02-04T09:15:00Z">
        <w:r w:rsidR="00226A88">
          <w:rPr>
            <w:rFonts w:ascii="Times New Roman" w:hAnsi="Times New Roman"/>
            <w:color w:val="222222"/>
            <w:szCs w:val="24"/>
          </w:rPr>
          <w:t>“one stop shop” for satellite missions who need TCT services</w:t>
        </w:r>
      </w:ins>
      <w:ins w:id="734" w:author="Perrine, Martin L. (GSFC-5670)" w:date="2016-01-14T13:07:00Z">
        <w:r w:rsidRPr="00C23090">
          <w:rPr>
            <w:rFonts w:ascii="Times New Roman" w:hAnsi="Times New Roman"/>
            <w:color w:val="222222"/>
            <w:szCs w:val="24"/>
          </w:rPr>
          <w:t>.</w:t>
        </w:r>
      </w:ins>
      <w:ins w:id="735" w:author="Perrine, Martin L. (GSFC-5670)" w:date="2016-02-03T18:01:00Z">
        <w:r w:rsidR="00D35CE6">
          <w:rPr>
            <w:rFonts w:ascii="Times New Roman" w:hAnsi="Times New Roman"/>
            <w:color w:val="222222"/>
            <w:szCs w:val="24"/>
          </w:rPr>
          <w:t xml:space="preserve"> </w:t>
        </w:r>
      </w:ins>
      <w:ins w:id="736" w:author="Perrine, Martin L. (GSFC-5670)" w:date="2016-02-03T18:02:00Z">
        <w:r w:rsidR="00D35CE6">
          <w:rPr>
            <w:rFonts w:ascii="Times New Roman" w:hAnsi="Times New Roman"/>
            <w:color w:val="222222"/>
            <w:szCs w:val="24"/>
          </w:rPr>
          <w:t xml:space="preserve">NIMO </w:t>
        </w:r>
      </w:ins>
      <w:ins w:id="737" w:author="Perrine, Martin L. (GSFC-5670)" w:date="2016-02-04T09:16:00Z">
        <w:r w:rsidR="00226A88">
          <w:rPr>
            <w:rFonts w:ascii="Times New Roman" w:hAnsi="Times New Roman"/>
            <w:color w:val="222222"/>
            <w:szCs w:val="24"/>
          </w:rPr>
          <w:t>creates</w:t>
        </w:r>
      </w:ins>
      <w:ins w:id="738" w:author="Perrine, Martin L. (GSFC-5670)" w:date="2016-02-03T18:02:00Z">
        <w:r w:rsidR="00D35CE6">
          <w:rPr>
            <w:rFonts w:ascii="Times New Roman" w:hAnsi="Times New Roman"/>
            <w:color w:val="222222"/>
            <w:szCs w:val="24"/>
          </w:rPr>
          <w:t xml:space="preserve"> daily </w:t>
        </w:r>
      </w:ins>
      <w:ins w:id="739" w:author="Perrine, Martin L. (GSFC-5670)" w:date="2016-02-03T18:01:00Z">
        <w:r w:rsidR="00D35CE6">
          <w:rPr>
            <w:rFonts w:ascii="Times New Roman" w:hAnsi="Times New Roman"/>
            <w:color w:val="222222"/>
            <w:szCs w:val="24"/>
          </w:rPr>
          <w:t>operation</w:t>
        </w:r>
      </w:ins>
      <w:ins w:id="740" w:author="Perrine, Martin L. (GSFC-5670)" w:date="2016-02-04T09:16:00Z">
        <w:r w:rsidR="00226A88">
          <w:rPr>
            <w:rFonts w:ascii="Times New Roman" w:hAnsi="Times New Roman"/>
            <w:color w:val="222222"/>
            <w:szCs w:val="24"/>
          </w:rPr>
          <w:t>s</w:t>
        </w:r>
      </w:ins>
      <w:ins w:id="741" w:author="Perrine, Martin L. (GSFC-5670)" w:date="2016-02-03T18:01:00Z">
        <w:r w:rsidR="00D35CE6">
          <w:rPr>
            <w:rFonts w:ascii="Times New Roman" w:hAnsi="Times New Roman"/>
            <w:color w:val="222222"/>
            <w:szCs w:val="24"/>
          </w:rPr>
          <w:t xml:space="preserve"> schedules</w:t>
        </w:r>
      </w:ins>
      <w:ins w:id="742" w:author="Perrine, Martin L. (GSFC-5670)" w:date="2016-02-03T18:02:00Z">
        <w:r w:rsidR="00D35CE6">
          <w:rPr>
            <w:rFonts w:ascii="Times New Roman" w:hAnsi="Times New Roman"/>
            <w:color w:val="222222"/>
            <w:szCs w:val="24"/>
          </w:rPr>
          <w:t xml:space="preserve"> </w:t>
        </w:r>
      </w:ins>
      <w:ins w:id="743" w:author="Perrine, Martin L. (GSFC-5670)" w:date="2016-02-03T18:05:00Z">
        <w:r w:rsidR="00D35CE6">
          <w:rPr>
            <w:rFonts w:ascii="Times New Roman" w:hAnsi="Times New Roman"/>
            <w:color w:val="222222"/>
            <w:szCs w:val="24"/>
          </w:rPr>
          <w:t>for</w:t>
        </w:r>
      </w:ins>
      <w:ins w:id="744" w:author="Perrine, Martin L. (GSFC-5670)" w:date="2016-02-03T18:04:00Z">
        <w:r w:rsidR="00D35CE6">
          <w:rPr>
            <w:rFonts w:ascii="Times New Roman" w:hAnsi="Times New Roman"/>
            <w:color w:val="222222"/>
            <w:szCs w:val="24"/>
          </w:rPr>
          <w:t xml:space="preserve"> </w:t>
        </w:r>
      </w:ins>
      <w:ins w:id="745" w:author="Perrine, Martin L. (GSFC-5670)" w:date="2016-02-03T18:02:00Z">
        <w:r w:rsidR="00D35CE6">
          <w:rPr>
            <w:rFonts w:ascii="Times New Roman" w:hAnsi="Times New Roman"/>
            <w:color w:val="222222"/>
            <w:szCs w:val="24"/>
          </w:rPr>
          <w:t>NEN</w:t>
        </w:r>
      </w:ins>
      <w:ins w:id="746" w:author="Perrine, Martin L. (GSFC-5670)" w:date="2016-02-03T18:01:00Z">
        <w:r w:rsidR="00D35CE6">
          <w:rPr>
            <w:rFonts w:ascii="Times New Roman" w:hAnsi="Times New Roman"/>
            <w:color w:val="222222"/>
            <w:szCs w:val="24"/>
          </w:rPr>
          <w:t xml:space="preserve"> </w:t>
        </w:r>
      </w:ins>
      <w:ins w:id="747" w:author="Perrine, Martin L. (GSFC-5670)" w:date="2016-02-04T09:19:00Z">
        <w:r w:rsidR="00226A88">
          <w:rPr>
            <w:rFonts w:ascii="Times New Roman" w:hAnsi="Times New Roman"/>
            <w:color w:val="222222"/>
            <w:szCs w:val="24"/>
          </w:rPr>
          <w:t xml:space="preserve">as well as for the Space Network </w:t>
        </w:r>
      </w:ins>
      <w:ins w:id="748" w:author="Perrine, Martin L. (GSFC-5670)" w:date="2016-02-03T18:01:00Z">
        <w:r w:rsidR="00D35CE6">
          <w:rPr>
            <w:rFonts w:ascii="Times New Roman" w:hAnsi="Times New Roman"/>
            <w:color w:val="222222"/>
            <w:szCs w:val="24"/>
          </w:rPr>
          <w:t>to provide TCT services for</w:t>
        </w:r>
      </w:ins>
      <w:ins w:id="749" w:author="Perrine, Martin L. (GSFC-5670)" w:date="2016-02-03T18:02:00Z">
        <w:r w:rsidR="00D35CE6">
          <w:rPr>
            <w:rFonts w:ascii="Times New Roman" w:hAnsi="Times New Roman"/>
            <w:color w:val="222222"/>
            <w:szCs w:val="24"/>
          </w:rPr>
          <w:t xml:space="preserve"> </w:t>
        </w:r>
      </w:ins>
      <w:ins w:id="750" w:author="Perrine, Martin L. (GSFC-5670)" w:date="2016-02-03T18:05:00Z">
        <w:r w:rsidR="00D35CE6">
          <w:rPr>
            <w:rFonts w:ascii="Times New Roman" w:hAnsi="Times New Roman"/>
            <w:color w:val="222222"/>
            <w:szCs w:val="24"/>
          </w:rPr>
          <w:t>its</w:t>
        </w:r>
      </w:ins>
      <w:ins w:id="751" w:author="Perrine, Martin L. (GSFC-5670)" w:date="2016-02-03T18:02:00Z">
        <w:r w:rsidR="00D35CE6">
          <w:rPr>
            <w:rFonts w:ascii="Times New Roman" w:hAnsi="Times New Roman"/>
            <w:color w:val="222222"/>
            <w:szCs w:val="24"/>
          </w:rPr>
          <w:t xml:space="preserve"> satellite customers</w:t>
        </w:r>
      </w:ins>
      <w:ins w:id="752" w:author="Perrine, Martin L. (GSFC-5670)" w:date="2016-02-03T18:01:00Z">
        <w:r w:rsidR="00D35CE6">
          <w:rPr>
            <w:rFonts w:ascii="Times New Roman" w:hAnsi="Times New Roman"/>
            <w:color w:val="222222"/>
            <w:szCs w:val="24"/>
          </w:rPr>
          <w:t xml:space="preserve">. </w:t>
        </w:r>
      </w:ins>
    </w:p>
    <w:p w14:paraId="42930C8D" w14:textId="77777777" w:rsidR="00C739A8" w:rsidRDefault="00C739A8">
      <w:pPr>
        <w:autoSpaceDE w:val="0"/>
        <w:autoSpaceDN w:val="0"/>
        <w:adjustRightInd w:val="0"/>
        <w:spacing w:before="0" w:after="0"/>
        <w:jc w:val="left"/>
        <w:rPr>
          <w:ins w:id="753" w:author="Perrine, Martin L. (GSFC-5670)" w:date="2016-01-13T16:54:00Z"/>
          <w:rFonts w:ascii="Times New Roman" w:hAnsi="Times New Roman"/>
          <w:color w:val="222222"/>
          <w:szCs w:val="24"/>
        </w:rPr>
        <w:pPrChange w:id="754" w:author="Perrine, Martin L. (GSFC-5670)" w:date="2016-01-14T12:33:00Z">
          <w:pPr>
            <w:pStyle w:val="NormalWeb"/>
            <w:shd w:val="clear" w:color="auto" w:fill="FFFFFF"/>
            <w:spacing w:before="0" w:beforeAutospacing="0" w:after="150" w:afterAutospacing="0" w:line="338" w:lineRule="atLeast"/>
          </w:pPr>
        </w:pPrChange>
      </w:pPr>
    </w:p>
    <w:p w14:paraId="21C43E97" w14:textId="482F01A9" w:rsidR="00717436" w:rsidRDefault="00B17427">
      <w:pPr>
        <w:pStyle w:val="NormalWeb"/>
        <w:keepNext/>
        <w:shd w:val="clear" w:color="auto" w:fill="FFFFFF"/>
        <w:spacing w:before="0" w:beforeAutospacing="0" w:after="150" w:afterAutospacing="0" w:line="338" w:lineRule="atLeast"/>
        <w:rPr>
          <w:ins w:id="755" w:author="Perrine, Martin L. (GSFC-5670)" w:date="2016-01-14T12:40:00Z"/>
        </w:rPr>
        <w:pPrChange w:id="756" w:author="Perrine, Martin L. (GSFC-5670)" w:date="2016-01-14T12:40:00Z">
          <w:pPr>
            <w:pStyle w:val="NormalWeb"/>
            <w:shd w:val="clear" w:color="auto" w:fill="FFFFFF"/>
            <w:spacing w:before="0" w:beforeAutospacing="0" w:after="150" w:afterAutospacing="0" w:line="338" w:lineRule="atLeast"/>
          </w:pPr>
        </w:pPrChange>
      </w:pPr>
      <w:ins w:id="757" w:author="Perrine, Martin L. (GSFC-5670)" w:date="2016-03-31T12:11:00Z">
        <w:r w:rsidRPr="00D1182C">
          <w:object w:dxaOrig="9261" w:dyaOrig="6140" w14:anchorId="10147F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6pt;height:240.2pt" o:ole="">
              <v:imagedata r:id="rId14" o:title=""/>
            </v:shape>
            <o:OLEObject Type="Embed" ProgID="Visio.Drawing.11" ShapeID="_x0000_i1025" DrawAspect="Content" ObjectID="_1530361102" r:id="rId15"/>
          </w:object>
        </w:r>
      </w:ins>
    </w:p>
    <w:p w14:paraId="00A1F90F" w14:textId="2C433A0A" w:rsidR="00717436" w:rsidRDefault="00717436">
      <w:pPr>
        <w:pStyle w:val="Caption"/>
        <w:rPr>
          <w:ins w:id="758" w:author="Perrine, Martin L. (GSFC-5670)" w:date="2016-01-14T12:40:00Z"/>
        </w:rPr>
      </w:pPr>
      <w:bookmarkStart w:id="759" w:name="_Toc450640903"/>
      <w:ins w:id="760" w:author="Perrine, Martin L. (GSFC-5670)" w:date="2016-01-14T12:40:00Z">
        <w:r>
          <w:t xml:space="preserve">Figure </w:t>
        </w:r>
      </w:ins>
      <w:ins w:id="761" w:author="Perrine, Martin L. (GSFC-5670)" w:date="2016-05-10T10:52:00Z">
        <w:r w:rsidR="000F1532">
          <w:fldChar w:fldCharType="begin"/>
        </w:r>
        <w:r w:rsidR="000F1532">
          <w:instrText xml:space="preserve"> STYLEREF 1 \s </w:instrText>
        </w:r>
      </w:ins>
      <w:r w:rsidR="000F1532">
        <w:fldChar w:fldCharType="separate"/>
      </w:r>
      <w:r w:rsidR="000F1532">
        <w:rPr>
          <w:noProof/>
        </w:rPr>
        <w:t>2</w:t>
      </w:r>
      <w:ins w:id="762" w:author="Perrine, Martin L. (GSFC-5670)" w:date="2016-05-10T10:52:00Z">
        <w:r w:rsidR="000F1532">
          <w:fldChar w:fldCharType="end"/>
        </w:r>
        <w:r w:rsidR="000F1532">
          <w:noBreakHyphen/>
        </w:r>
        <w:r w:rsidR="000F1532">
          <w:fldChar w:fldCharType="begin"/>
        </w:r>
        <w:r w:rsidR="000F1532">
          <w:instrText xml:space="preserve"> SEQ Figure \* ARABIC \s 1 </w:instrText>
        </w:r>
      </w:ins>
      <w:r w:rsidR="000F1532">
        <w:fldChar w:fldCharType="separate"/>
      </w:r>
      <w:ins w:id="763" w:author="Perrine, Martin L. (GSFC-5670)" w:date="2016-05-10T10:52:00Z">
        <w:r w:rsidR="000F1532">
          <w:rPr>
            <w:noProof/>
          </w:rPr>
          <w:t>1</w:t>
        </w:r>
        <w:r w:rsidR="000F1532">
          <w:fldChar w:fldCharType="end"/>
        </w:r>
      </w:ins>
      <w:ins w:id="764" w:author="Perrine, Martin L. (GSFC-5670)" w:date="2016-01-14T12:40:00Z">
        <w:r>
          <w:t xml:space="preserve"> Near Earth Element and Interactions with External Systems</w:t>
        </w:r>
        <w:bookmarkEnd w:id="759"/>
      </w:ins>
    </w:p>
    <w:p w14:paraId="057F22D3" w14:textId="0262C24A" w:rsidR="004F5D33" w:rsidRDefault="000A46B1" w:rsidP="003D7411">
      <w:pPr>
        <w:pStyle w:val="NormalWeb"/>
        <w:shd w:val="clear" w:color="auto" w:fill="FFFFFF"/>
        <w:spacing w:before="0" w:beforeAutospacing="0" w:after="150" w:afterAutospacing="0" w:line="338" w:lineRule="atLeast"/>
        <w:rPr>
          <w:ins w:id="765" w:author="Perrine, Martin L. (GSFC-5670)" w:date="2016-01-14T12:21:00Z"/>
          <w:rFonts w:ascii="Times New Roman" w:hAnsi="Times New Roman"/>
          <w:color w:val="222222"/>
          <w:sz w:val="24"/>
          <w:szCs w:val="24"/>
        </w:rPr>
      </w:pPr>
      <w:ins w:id="766" w:author="Perrine, Martin L. (GSFC-5670)" w:date="2016-01-13T16:48:00Z">
        <w:r>
          <w:rPr>
            <w:rFonts w:ascii="Times New Roman" w:hAnsi="Times New Roman"/>
            <w:color w:val="222222"/>
            <w:sz w:val="24"/>
            <w:szCs w:val="24"/>
          </w:rPr>
          <w:lastRenderedPageBreak/>
          <w:t xml:space="preserve"> </w:t>
        </w:r>
      </w:ins>
    </w:p>
    <w:p w14:paraId="0F987D0D" w14:textId="77E82F48" w:rsidR="00E67C18" w:rsidRDefault="00E67C18" w:rsidP="003D7411">
      <w:pPr>
        <w:pStyle w:val="NormalWeb"/>
        <w:shd w:val="clear" w:color="auto" w:fill="FFFFFF"/>
        <w:spacing w:before="0" w:beforeAutospacing="0" w:after="150" w:afterAutospacing="0" w:line="338" w:lineRule="atLeast"/>
        <w:rPr>
          <w:ins w:id="767" w:author="Perrine, Martin L. (GSFC-5670)" w:date="2016-02-04T09:22:00Z"/>
          <w:rFonts w:ascii="Times New Roman" w:hAnsi="Times New Roman"/>
          <w:color w:val="222222"/>
          <w:sz w:val="24"/>
          <w:szCs w:val="24"/>
        </w:rPr>
      </w:pPr>
      <w:ins w:id="768" w:author="Perrine, Martin L. (GSFC-5670)" w:date="2016-01-19T14:19:00Z">
        <w:r>
          <w:rPr>
            <w:rFonts w:ascii="Times New Roman" w:hAnsi="Times New Roman"/>
            <w:color w:val="222222"/>
            <w:sz w:val="24"/>
            <w:szCs w:val="24"/>
          </w:rPr>
          <w:t>The CSO</w:t>
        </w:r>
      </w:ins>
      <w:ins w:id="769" w:author="Perrine, Martin L. (GSFC-5670)" w:date="2016-03-31T12:25:00Z">
        <w:r w:rsidR="00B6702E">
          <w:rPr>
            <w:rFonts w:ascii="Times New Roman" w:hAnsi="Times New Roman"/>
            <w:color w:val="222222"/>
            <w:sz w:val="24"/>
            <w:szCs w:val="24"/>
          </w:rPr>
          <w:t>/NISN</w:t>
        </w:r>
      </w:ins>
      <w:ins w:id="770" w:author="Perrine, Martin L. (GSFC-5670)" w:date="2016-01-19T14:19:00Z">
        <w:r>
          <w:rPr>
            <w:rFonts w:ascii="Times New Roman" w:hAnsi="Times New Roman"/>
            <w:color w:val="222222"/>
            <w:sz w:val="24"/>
            <w:szCs w:val="24"/>
          </w:rPr>
          <w:t xml:space="preserve"> provides </w:t>
        </w:r>
      </w:ins>
      <w:ins w:id="771" w:author="Perrine, Martin L. (GSFC-5670)" w:date="2016-02-03T18:00:00Z">
        <w:r w:rsidR="00D35CE6">
          <w:rPr>
            <w:rFonts w:ascii="Times New Roman" w:hAnsi="Times New Roman"/>
            <w:color w:val="222222"/>
            <w:sz w:val="24"/>
            <w:szCs w:val="24"/>
          </w:rPr>
          <w:t xml:space="preserve">data and voice </w:t>
        </w:r>
      </w:ins>
      <w:ins w:id="772" w:author="Perrine, Martin L. (GSFC-5670)" w:date="2016-01-19T14:19:00Z">
        <w:r>
          <w:rPr>
            <w:rFonts w:ascii="Times New Roman" w:hAnsi="Times New Roman"/>
            <w:color w:val="222222"/>
            <w:sz w:val="24"/>
            <w:szCs w:val="24"/>
          </w:rPr>
          <w:t>communications</w:t>
        </w:r>
      </w:ins>
      <w:ins w:id="773" w:author="Perrine, Martin L. (GSFC-5670)" w:date="2016-01-19T14:20:00Z">
        <w:r>
          <w:rPr>
            <w:rFonts w:ascii="Times New Roman" w:hAnsi="Times New Roman"/>
            <w:color w:val="222222"/>
            <w:sz w:val="24"/>
            <w:szCs w:val="24"/>
          </w:rPr>
          <w:t xml:space="preserve"> throughout NASA</w:t>
        </w:r>
      </w:ins>
      <w:ins w:id="774" w:author="Perrine, Martin L. (GSFC-5670)" w:date="2016-01-19T14:23:00Z">
        <w:r w:rsidR="007B679B">
          <w:rPr>
            <w:rFonts w:ascii="Times New Roman" w:hAnsi="Times New Roman"/>
            <w:color w:val="222222"/>
            <w:sz w:val="24"/>
            <w:szCs w:val="24"/>
          </w:rPr>
          <w:t xml:space="preserve"> using IP standard</w:t>
        </w:r>
        <w:r>
          <w:rPr>
            <w:rFonts w:ascii="Times New Roman" w:hAnsi="Times New Roman"/>
            <w:color w:val="222222"/>
            <w:sz w:val="24"/>
            <w:szCs w:val="24"/>
          </w:rPr>
          <w:t xml:space="preserve"> data</w:t>
        </w:r>
      </w:ins>
      <w:ins w:id="775" w:author="Perrine, Martin L. (GSFC-5670)" w:date="2016-01-19T14:24:00Z">
        <w:r w:rsidR="007B679B">
          <w:rPr>
            <w:rFonts w:ascii="Times New Roman" w:hAnsi="Times New Roman"/>
            <w:color w:val="222222"/>
            <w:sz w:val="24"/>
            <w:szCs w:val="24"/>
          </w:rPr>
          <w:t xml:space="preserve"> networks</w:t>
        </w:r>
      </w:ins>
      <w:ins w:id="776" w:author="Perrine, Martin L. (GSFC-5670)" w:date="2016-01-19T14:20:00Z">
        <w:r>
          <w:rPr>
            <w:rFonts w:ascii="Times New Roman" w:hAnsi="Times New Roman"/>
            <w:color w:val="222222"/>
            <w:sz w:val="24"/>
            <w:szCs w:val="24"/>
          </w:rPr>
          <w:t>. DAPHNE will interface with CSO</w:t>
        </w:r>
      </w:ins>
      <w:ins w:id="777" w:author="Perrine, Martin L. (GSFC-5670)" w:date="2016-03-31T12:25:00Z">
        <w:r w:rsidR="00B6702E">
          <w:rPr>
            <w:rFonts w:ascii="Times New Roman" w:hAnsi="Times New Roman"/>
            <w:color w:val="222222"/>
            <w:sz w:val="24"/>
            <w:szCs w:val="24"/>
          </w:rPr>
          <w:t>/NISN</w:t>
        </w:r>
      </w:ins>
      <w:ins w:id="778" w:author="Perrine, Martin L. (GSFC-5670)" w:date="2016-01-19T14:20:00Z">
        <w:r>
          <w:rPr>
            <w:rFonts w:ascii="Times New Roman" w:hAnsi="Times New Roman"/>
            <w:color w:val="222222"/>
            <w:sz w:val="24"/>
            <w:szCs w:val="24"/>
          </w:rPr>
          <w:t xml:space="preserve"> </w:t>
        </w:r>
      </w:ins>
      <w:ins w:id="779" w:author="Perrine, Martin L. (GSFC-5670)" w:date="2016-01-19T14:51:00Z">
        <w:r w:rsidR="00AF58CA">
          <w:rPr>
            <w:rFonts w:ascii="Times New Roman" w:hAnsi="Times New Roman"/>
            <w:color w:val="222222"/>
            <w:sz w:val="24"/>
            <w:szCs w:val="24"/>
          </w:rPr>
          <w:t>firewalls</w:t>
        </w:r>
      </w:ins>
      <w:ins w:id="780" w:author="Perrine, Martin L. (GSFC-5670)" w:date="2016-01-19T14:20:00Z">
        <w:r>
          <w:rPr>
            <w:rFonts w:ascii="Times New Roman" w:hAnsi="Times New Roman"/>
            <w:color w:val="222222"/>
            <w:sz w:val="24"/>
            <w:szCs w:val="24"/>
          </w:rPr>
          <w:t xml:space="preserve"> </w:t>
        </w:r>
      </w:ins>
      <w:ins w:id="781" w:author="Perrine, Martin L. (GSFC-5670)" w:date="2016-01-19T14:22:00Z">
        <w:r>
          <w:rPr>
            <w:rFonts w:ascii="Times New Roman" w:hAnsi="Times New Roman"/>
            <w:color w:val="222222"/>
            <w:sz w:val="24"/>
            <w:szCs w:val="24"/>
          </w:rPr>
          <w:t>to transfer</w:t>
        </w:r>
      </w:ins>
      <w:ins w:id="782" w:author="Perrine, Martin L. (GSFC-5670)" w:date="2016-01-19T14:17:00Z">
        <w:r>
          <w:rPr>
            <w:rFonts w:ascii="Times New Roman" w:hAnsi="Times New Roman"/>
            <w:color w:val="222222"/>
            <w:sz w:val="24"/>
            <w:szCs w:val="24"/>
          </w:rPr>
          <w:t xml:space="preserve"> the data to the customers MOC</w:t>
        </w:r>
      </w:ins>
      <w:ins w:id="783" w:author="Perrine, Martin L. (GSFC-5670)" w:date="2016-01-19T14:51:00Z">
        <w:r w:rsidR="00AF58CA">
          <w:rPr>
            <w:rFonts w:ascii="Times New Roman" w:hAnsi="Times New Roman"/>
            <w:color w:val="222222"/>
            <w:sz w:val="24"/>
            <w:szCs w:val="24"/>
          </w:rPr>
          <w:t xml:space="preserve"> over their networks</w:t>
        </w:r>
      </w:ins>
      <w:ins w:id="784" w:author="Perrine, Martin L. (GSFC-5670)" w:date="2016-01-19T14:21:00Z">
        <w:r>
          <w:rPr>
            <w:rFonts w:ascii="Times New Roman" w:hAnsi="Times New Roman"/>
            <w:color w:val="222222"/>
            <w:sz w:val="24"/>
            <w:szCs w:val="24"/>
          </w:rPr>
          <w:t>.</w:t>
        </w:r>
      </w:ins>
      <w:ins w:id="785" w:author="Perrine, Martin L. (GSFC-5670)" w:date="2016-01-19T14:17:00Z">
        <w:r>
          <w:rPr>
            <w:rFonts w:ascii="Times New Roman" w:hAnsi="Times New Roman"/>
            <w:color w:val="222222"/>
            <w:sz w:val="24"/>
            <w:szCs w:val="24"/>
          </w:rPr>
          <w:t xml:space="preserve"> </w:t>
        </w:r>
      </w:ins>
      <w:ins w:id="786" w:author="Perrine, Martin L. (GSFC-5670)" w:date="2016-02-04T09:51:00Z">
        <w:r w:rsidR="00295740">
          <w:rPr>
            <w:rFonts w:ascii="Times New Roman" w:hAnsi="Times New Roman"/>
            <w:color w:val="222222"/>
            <w:sz w:val="24"/>
            <w:szCs w:val="24"/>
          </w:rPr>
          <w:t>NASA Information Tech</w:t>
        </w:r>
      </w:ins>
      <w:ins w:id="787" w:author="Perrine, Martin L. (GSFC-5670)" w:date="2016-03-31T12:32:00Z">
        <w:r w:rsidR="007421F7">
          <w:rPr>
            <w:rFonts w:ascii="Times New Roman" w:hAnsi="Times New Roman"/>
            <w:color w:val="222222"/>
            <w:sz w:val="24"/>
            <w:szCs w:val="24"/>
          </w:rPr>
          <w:t>n</w:t>
        </w:r>
      </w:ins>
      <w:ins w:id="788" w:author="Perrine, Martin L. (GSFC-5670)" w:date="2016-02-04T09:51:00Z">
        <w:r w:rsidR="007421F7">
          <w:rPr>
            <w:rFonts w:ascii="Times New Roman" w:hAnsi="Times New Roman"/>
            <w:color w:val="222222"/>
            <w:sz w:val="24"/>
            <w:szCs w:val="24"/>
          </w:rPr>
          <w:t>olog</w:t>
        </w:r>
        <w:r w:rsidR="00295740">
          <w:rPr>
            <w:rFonts w:ascii="Times New Roman" w:hAnsi="Times New Roman"/>
            <w:color w:val="222222"/>
            <w:sz w:val="24"/>
            <w:szCs w:val="24"/>
          </w:rPr>
          <w:t>y (IT</w:t>
        </w:r>
      </w:ins>
      <w:ins w:id="789" w:author="Perrine, Martin L. (GSFC-5670)" w:date="2016-04-08T15:21:00Z">
        <w:r w:rsidR="00315C59">
          <w:rPr>
            <w:rFonts w:ascii="Times New Roman" w:hAnsi="Times New Roman"/>
            <w:color w:val="222222"/>
            <w:sz w:val="24"/>
            <w:szCs w:val="24"/>
          </w:rPr>
          <w:t>) security</w:t>
        </w:r>
      </w:ins>
      <w:ins w:id="790" w:author="Perrine, Martin L. (GSFC-5670)" w:date="2016-02-04T09:50:00Z">
        <w:r w:rsidR="00295740">
          <w:rPr>
            <w:rFonts w:ascii="Times New Roman" w:hAnsi="Times New Roman"/>
            <w:color w:val="222222"/>
            <w:sz w:val="24"/>
            <w:szCs w:val="24"/>
          </w:rPr>
          <w:t xml:space="preserve"> protocols are implemented </w:t>
        </w:r>
      </w:ins>
      <w:ins w:id="791" w:author="Perrine, Martin L. (GSFC-5670)" w:date="2016-02-04T09:51:00Z">
        <w:r w:rsidR="00295740">
          <w:rPr>
            <w:rFonts w:ascii="Times New Roman" w:hAnsi="Times New Roman"/>
            <w:color w:val="222222"/>
            <w:sz w:val="24"/>
            <w:szCs w:val="24"/>
          </w:rPr>
          <w:t>throughout</w:t>
        </w:r>
      </w:ins>
      <w:ins w:id="792" w:author="Perrine, Martin L. (GSFC-5670)" w:date="2016-02-04T09:50:00Z">
        <w:r w:rsidR="00295740">
          <w:rPr>
            <w:rFonts w:ascii="Times New Roman" w:hAnsi="Times New Roman"/>
            <w:color w:val="222222"/>
            <w:sz w:val="24"/>
            <w:szCs w:val="24"/>
          </w:rPr>
          <w:t xml:space="preserve"> </w:t>
        </w:r>
      </w:ins>
      <w:ins w:id="793" w:author="Perrine, Martin L. (GSFC-5670)" w:date="2016-02-04T09:51:00Z">
        <w:r w:rsidR="00295740">
          <w:rPr>
            <w:rFonts w:ascii="Times New Roman" w:hAnsi="Times New Roman"/>
            <w:color w:val="222222"/>
            <w:sz w:val="24"/>
            <w:szCs w:val="24"/>
          </w:rPr>
          <w:t>the network.</w:t>
        </w:r>
      </w:ins>
    </w:p>
    <w:p w14:paraId="1552DAA2" w14:textId="16F696CA" w:rsidR="00226A88" w:rsidRDefault="00226A88" w:rsidP="003D7411">
      <w:pPr>
        <w:pStyle w:val="NormalWeb"/>
        <w:shd w:val="clear" w:color="auto" w:fill="FFFFFF"/>
        <w:spacing w:before="0" w:beforeAutospacing="0" w:after="150" w:afterAutospacing="0" w:line="338" w:lineRule="atLeast"/>
        <w:rPr>
          <w:ins w:id="794" w:author="Perrine, Martin L. (GSFC-5670)" w:date="2016-02-04T09:40:00Z"/>
          <w:rFonts w:ascii="Times New Roman" w:hAnsi="Times New Roman"/>
          <w:color w:val="222222"/>
          <w:sz w:val="24"/>
          <w:szCs w:val="24"/>
        </w:rPr>
      </w:pPr>
      <w:ins w:id="795" w:author="Perrine, Martin L. (GSFC-5670)" w:date="2016-02-04T09:22:00Z">
        <w:r>
          <w:rPr>
            <w:rFonts w:ascii="Times New Roman" w:hAnsi="Times New Roman"/>
            <w:color w:val="222222"/>
            <w:sz w:val="24"/>
            <w:szCs w:val="24"/>
          </w:rPr>
          <w:t xml:space="preserve">The </w:t>
        </w:r>
      </w:ins>
      <w:ins w:id="796" w:author="Perrine, Martin L. (GSFC-5670)" w:date="2016-02-04T09:24:00Z">
        <w:r w:rsidR="00C82379">
          <w:rPr>
            <w:rFonts w:ascii="Times New Roman" w:hAnsi="Times New Roman"/>
            <w:color w:val="222222"/>
            <w:sz w:val="24"/>
            <w:szCs w:val="24"/>
          </w:rPr>
          <w:t xml:space="preserve">five NASA owned stations </w:t>
        </w:r>
      </w:ins>
      <w:ins w:id="797" w:author="Perrine, Martin L. (GSFC-5670)" w:date="2016-04-08T15:21:00Z">
        <w:r w:rsidR="00315C59">
          <w:rPr>
            <w:rFonts w:ascii="Times New Roman" w:hAnsi="Times New Roman"/>
            <w:color w:val="222222"/>
            <w:sz w:val="24"/>
            <w:szCs w:val="24"/>
          </w:rPr>
          <w:t>that NEN</w:t>
        </w:r>
      </w:ins>
      <w:ins w:id="798" w:author="Perrine, Martin L. (GSFC-5670)" w:date="2016-02-04T09:23:00Z">
        <w:r>
          <w:rPr>
            <w:rFonts w:ascii="Times New Roman" w:hAnsi="Times New Roman"/>
            <w:color w:val="222222"/>
            <w:sz w:val="24"/>
            <w:szCs w:val="24"/>
          </w:rPr>
          <w:t xml:space="preserve"> provides </w:t>
        </w:r>
      </w:ins>
      <w:ins w:id="799" w:author="Perrine, Martin L. (GSFC-5670)" w:date="2016-02-04T09:27:00Z">
        <w:r w:rsidR="00C82379">
          <w:rPr>
            <w:rFonts w:ascii="Times New Roman" w:hAnsi="Times New Roman"/>
            <w:color w:val="222222"/>
            <w:sz w:val="24"/>
            <w:szCs w:val="24"/>
          </w:rPr>
          <w:t xml:space="preserve">TCT </w:t>
        </w:r>
      </w:ins>
      <w:ins w:id="800" w:author="Perrine, Martin L. (GSFC-5670)" w:date="2016-02-04T09:23:00Z">
        <w:r>
          <w:rPr>
            <w:rFonts w:ascii="Times New Roman" w:hAnsi="Times New Roman"/>
            <w:color w:val="222222"/>
            <w:sz w:val="24"/>
            <w:szCs w:val="24"/>
          </w:rPr>
          <w:t xml:space="preserve">services from </w:t>
        </w:r>
      </w:ins>
      <w:ins w:id="801" w:author="Perrine, Martin L. (GSFC-5670)" w:date="2016-02-04T09:24:00Z">
        <w:r w:rsidR="00C82379">
          <w:rPr>
            <w:rFonts w:ascii="Times New Roman" w:hAnsi="Times New Roman"/>
            <w:color w:val="222222"/>
            <w:sz w:val="24"/>
            <w:szCs w:val="24"/>
          </w:rPr>
          <w:t xml:space="preserve">are referred to as </w:t>
        </w:r>
      </w:ins>
      <w:ins w:id="802" w:author="Perrine, Martin L. (GSFC-5670)" w:date="2016-02-04T09:22:00Z">
        <w:r>
          <w:rPr>
            <w:rFonts w:ascii="Times New Roman" w:hAnsi="Times New Roman"/>
            <w:color w:val="222222"/>
            <w:sz w:val="24"/>
            <w:szCs w:val="24"/>
          </w:rPr>
          <w:t xml:space="preserve">NASA </w:t>
        </w:r>
        <w:r w:rsidR="00C82379">
          <w:rPr>
            <w:rFonts w:ascii="Times New Roman" w:hAnsi="Times New Roman"/>
            <w:color w:val="222222"/>
            <w:sz w:val="24"/>
            <w:szCs w:val="24"/>
          </w:rPr>
          <w:t>Ground Station</w:t>
        </w:r>
      </w:ins>
      <w:ins w:id="803" w:author="Perrine, Martin L. (GSFC-5670)" w:date="2016-02-04T09:52:00Z">
        <w:r w:rsidR="00295740">
          <w:rPr>
            <w:rFonts w:ascii="Times New Roman" w:hAnsi="Times New Roman"/>
            <w:color w:val="222222"/>
            <w:sz w:val="24"/>
            <w:szCs w:val="24"/>
          </w:rPr>
          <w:t>s</w:t>
        </w:r>
      </w:ins>
      <w:ins w:id="804" w:author="Perrine, Martin L. (GSFC-5670)" w:date="2016-02-04T09:22:00Z">
        <w:r w:rsidR="00C82379">
          <w:rPr>
            <w:rFonts w:ascii="Times New Roman" w:hAnsi="Times New Roman"/>
            <w:color w:val="222222"/>
            <w:sz w:val="24"/>
            <w:szCs w:val="24"/>
          </w:rPr>
          <w:t xml:space="preserve">. Each station </w:t>
        </w:r>
        <w:r>
          <w:rPr>
            <w:rFonts w:ascii="Times New Roman" w:hAnsi="Times New Roman"/>
            <w:color w:val="222222"/>
            <w:sz w:val="24"/>
            <w:szCs w:val="24"/>
          </w:rPr>
          <w:t>is made up of a</w:t>
        </w:r>
      </w:ins>
      <w:ins w:id="805" w:author="Perrine, Martin L. (GSFC-5670)" w:date="2016-02-04T09:25:00Z">
        <w:r w:rsidR="00C82379">
          <w:rPr>
            <w:rFonts w:ascii="Times New Roman" w:hAnsi="Times New Roman"/>
            <w:color w:val="222222"/>
            <w:sz w:val="24"/>
            <w:szCs w:val="24"/>
          </w:rPr>
          <w:t>n ant</w:t>
        </w:r>
      </w:ins>
      <w:ins w:id="806" w:author="Perrine, Martin L. (GSFC-5670)" w:date="2016-02-04T09:22:00Z">
        <w:r w:rsidR="00295740">
          <w:rPr>
            <w:rFonts w:ascii="Times New Roman" w:hAnsi="Times New Roman"/>
            <w:color w:val="222222"/>
            <w:sz w:val="24"/>
            <w:szCs w:val="24"/>
          </w:rPr>
          <w:t>enna subsystem</w:t>
        </w:r>
      </w:ins>
      <w:ins w:id="807" w:author="Perrine, Martin L. (GSFC-5670)" w:date="2016-02-04T09:25:00Z">
        <w:r w:rsidR="00C82379">
          <w:rPr>
            <w:rFonts w:ascii="Times New Roman" w:hAnsi="Times New Roman"/>
            <w:color w:val="222222"/>
            <w:sz w:val="24"/>
            <w:szCs w:val="24"/>
          </w:rPr>
          <w:t>, a signal processing subsystem,</w:t>
        </w:r>
      </w:ins>
      <w:ins w:id="808" w:author="Perrine, Martin L. (GSFC-5670)" w:date="2016-02-04T09:26:00Z">
        <w:r w:rsidR="00C82379">
          <w:rPr>
            <w:rFonts w:ascii="Times New Roman" w:hAnsi="Times New Roman"/>
            <w:color w:val="222222"/>
            <w:sz w:val="24"/>
            <w:szCs w:val="24"/>
          </w:rPr>
          <w:t xml:space="preserve"> </w:t>
        </w:r>
      </w:ins>
      <w:ins w:id="809" w:author="Perrine, Martin L. (GSFC-5670)" w:date="2016-03-31T12:34:00Z">
        <w:r w:rsidR="007421F7">
          <w:rPr>
            <w:rFonts w:ascii="Times New Roman" w:hAnsi="Times New Roman"/>
            <w:color w:val="222222"/>
            <w:sz w:val="24"/>
            <w:szCs w:val="24"/>
          </w:rPr>
          <w:t xml:space="preserve">and </w:t>
        </w:r>
      </w:ins>
      <w:ins w:id="810" w:author="Perrine, Martin L. (GSFC-5670)" w:date="2016-02-04T09:26:00Z">
        <w:r w:rsidR="00C82379">
          <w:rPr>
            <w:rFonts w:ascii="Times New Roman" w:hAnsi="Times New Roman"/>
            <w:color w:val="222222"/>
            <w:sz w:val="24"/>
            <w:szCs w:val="24"/>
          </w:rPr>
          <w:t>a data transfer subsystem</w:t>
        </w:r>
      </w:ins>
      <w:ins w:id="811" w:author="Perrine, Martin L. (GSFC-5670)" w:date="2016-03-31T12:34:00Z">
        <w:r w:rsidR="007421F7">
          <w:rPr>
            <w:rFonts w:ascii="Times New Roman" w:hAnsi="Times New Roman"/>
            <w:color w:val="222222"/>
            <w:sz w:val="24"/>
            <w:szCs w:val="24"/>
          </w:rPr>
          <w:t xml:space="preserve"> as shown </w:t>
        </w:r>
      </w:ins>
      <w:ins w:id="812" w:author="Perrine, Martin L. (GSFC-5670)" w:date="2016-04-08T15:21:00Z">
        <w:r w:rsidR="00315C59">
          <w:rPr>
            <w:rFonts w:ascii="Times New Roman" w:hAnsi="Times New Roman"/>
            <w:color w:val="222222"/>
            <w:sz w:val="24"/>
            <w:szCs w:val="24"/>
          </w:rPr>
          <w:t>in Fig</w:t>
        </w:r>
      </w:ins>
      <w:ins w:id="813" w:author="Perrine, Martin L. (GSFC-5670)" w:date="2016-02-05T15:13:00Z">
        <w:r w:rsidR="00E51228">
          <w:rPr>
            <w:rFonts w:ascii="Times New Roman" w:hAnsi="Times New Roman"/>
            <w:color w:val="222222"/>
            <w:sz w:val="24"/>
            <w:szCs w:val="24"/>
          </w:rPr>
          <w:t>. 2-1</w:t>
        </w:r>
      </w:ins>
      <w:ins w:id="814" w:author="Perrine, Martin L. (GSFC-5670)" w:date="2016-02-04T09:26:00Z">
        <w:r w:rsidR="00C82379">
          <w:rPr>
            <w:rFonts w:ascii="Times New Roman" w:hAnsi="Times New Roman"/>
            <w:color w:val="222222"/>
            <w:sz w:val="24"/>
            <w:szCs w:val="24"/>
          </w:rPr>
          <w:t>.</w:t>
        </w:r>
      </w:ins>
      <w:ins w:id="815" w:author="Perrine, Martin L. (GSFC-5670)" w:date="2016-02-04T09:35:00Z">
        <w:r w:rsidR="00A51E6F">
          <w:rPr>
            <w:rFonts w:ascii="Times New Roman" w:hAnsi="Times New Roman"/>
            <w:color w:val="222222"/>
            <w:sz w:val="24"/>
            <w:szCs w:val="24"/>
          </w:rPr>
          <w:t xml:space="preserve">  The </w:t>
        </w:r>
      </w:ins>
      <w:ins w:id="816" w:author="Perrine, Martin L. (GSFC-5670)" w:date="2016-02-04T09:53:00Z">
        <w:r w:rsidR="00295740">
          <w:rPr>
            <w:rFonts w:ascii="Times New Roman" w:hAnsi="Times New Roman"/>
            <w:color w:val="222222"/>
            <w:sz w:val="24"/>
            <w:szCs w:val="24"/>
          </w:rPr>
          <w:t xml:space="preserve">single </w:t>
        </w:r>
      </w:ins>
      <w:ins w:id="817" w:author="Perrine, Martin L. (GSFC-5670)" w:date="2016-03-31T12:35:00Z">
        <w:r w:rsidR="007421F7">
          <w:rPr>
            <w:rFonts w:ascii="Times New Roman" w:hAnsi="Times New Roman"/>
            <w:color w:val="222222"/>
            <w:sz w:val="24"/>
            <w:szCs w:val="24"/>
          </w:rPr>
          <w:t>mission and control center (</w:t>
        </w:r>
      </w:ins>
      <w:ins w:id="818" w:author="Perrine, Martin L. (GSFC-5670)" w:date="2016-02-04T09:35:00Z">
        <w:r w:rsidR="00A51E6F">
          <w:rPr>
            <w:rFonts w:ascii="Times New Roman" w:hAnsi="Times New Roman"/>
            <w:color w:val="222222"/>
            <w:sz w:val="24"/>
            <w:szCs w:val="24"/>
          </w:rPr>
          <w:t>M&amp;C</w:t>
        </w:r>
      </w:ins>
      <w:ins w:id="819" w:author="Perrine, Martin L. (GSFC-5670)" w:date="2016-03-31T12:35:00Z">
        <w:r w:rsidR="007421F7">
          <w:rPr>
            <w:rFonts w:ascii="Times New Roman" w:hAnsi="Times New Roman"/>
            <w:color w:val="222222"/>
            <w:sz w:val="24"/>
            <w:szCs w:val="24"/>
          </w:rPr>
          <w:t>)</w:t>
        </w:r>
      </w:ins>
      <w:ins w:id="820" w:author="Perrine, Martin L. (GSFC-5670)" w:date="2016-02-04T09:53:00Z">
        <w:r w:rsidR="00295740">
          <w:rPr>
            <w:rFonts w:ascii="Times New Roman" w:hAnsi="Times New Roman"/>
            <w:color w:val="222222"/>
            <w:sz w:val="24"/>
            <w:szCs w:val="24"/>
          </w:rPr>
          <w:t xml:space="preserve"> located in Wallops Flight Facility</w:t>
        </w:r>
      </w:ins>
      <w:ins w:id="821" w:author="Perrine, Martin L. (GSFC-5670)" w:date="2016-02-04T09:35:00Z">
        <w:r w:rsidR="00A51E6F">
          <w:rPr>
            <w:rFonts w:ascii="Times New Roman" w:hAnsi="Times New Roman"/>
            <w:color w:val="222222"/>
            <w:sz w:val="24"/>
            <w:szCs w:val="24"/>
          </w:rPr>
          <w:t xml:space="preserve"> controls all NEN systems </w:t>
        </w:r>
      </w:ins>
      <w:ins w:id="822" w:author="Perrine, Martin L. (GSFC-5670)" w:date="2016-02-04T09:56:00Z">
        <w:r w:rsidR="00B12B0B">
          <w:rPr>
            <w:rFonts w:ascii="Times New Roman" w:hAnsi="Times New Roman"/>
            <w:color w:val="222222"/>
            <w:sz w:val="24"/>
            <w:szCs w:val="24"/>
          </w:rPr>
          <w:t>over CSO</w:t>
        </w:r>
      </w:ins>
      <w:ins w:id="823" w:author="Perrine, Martin L. (GSFC-5670)" w:date="2016-03-31T12:35:00Z">
        <w:r w:rsidR="007421F7">
          <w:rPr>
            <w:rFonts w:ascii="Times New Roman" w:hAnsi="Times New Roman"/>
            <w:color w:val="222222"/>
            <w:sz w:val="24"/>
            <w:szCs w:val="24"/>
          </w:rPr>
          <w:t>/NISN</w:t>
        </w:r>
      </w:ins>
      <w:ins w:id="824" w:author="Perrine, Martin L. (GSFC-5670)" w:date="2016-02-04T09:56:00Z">
        <w:r w:rsidR="00B12B0B">
          <w:rPr>
            <w:rFonts w:ascii="Times New Roman" w:hAnsi="Times New Roman"/>
            <w:color w:val="222222"/>
            <w:sz w:val="24"/>
            <w:szCs w:val="24"/>
          </w:rPr>
          <w:t xml:space="preserve"> provided TCP/</w:t>
        </w:r>
      </w:ins>
      <w:ins w:id="825" w:author="Perrine, Martin L. (GSFC-5670)" w:date="2016-04-08T15:21:00Z">
        <w:r w:rsidR="00315C59">
          <w:rPr>
            <w:rFonts w:ascii="Times New Roman" w:hAnsi="Times New Roman"/>
            <w:color w:val="222222"/>
            <w:sz w:val="24"/>
            <w:szCs w:val="24"/>
          </w:rPr>
          <w:t>IP networks</w:t>
        </w:r>
      </w:ins>
      <w:ins w:id="826" w:author="Perrine, Martin L. (GSFC-5670)" w:date="2016-02-04T09:37:00Z">
        <w:r w:rsidR="00A51E6F">
          <w:rPr>
            <w:rFonts w:ascii="Times New Roman" w:hAnsi="Times New Roman"/>
            <w:color w:val="222222"/>
            <w:sz w:val="24"/>
            <w:szCs w:val="24"/>
          </w:rPr>
          <w:t>.</w:t>
        </w:r>
      </w:ins>
      <w:ins w:id="827" w:author="Perrine, Martin L. (GSFC-5670)" w:date="2016-02-04T09:35:00Z">
        <w:r w:rsidR="00A51E6F">
          <w:rPr>
            <w:rFonts w:ascii="Times New Roman" w:hAnsi="Times New Roman"/>
            <w:color w:val="222222"/>
            <w:sz w:val="24"/>
            <w:szCs w:val="24"/>
          </w:rPr>
          <w:t xml:space="preserve"> </w:t>
        </w:r>
      </w:ins>
      <w:ins w:id="828" w:author="Perrine, Martin L. (GSFC-5670)" w:date="2016-02-04T09:28:00Z">
        <w:r w:rsidR="00C82379">
          <w:rPr>
            <w:rFonts w:ascii="Times New Roman" w:hAnsi="Times New Roman"/>
            <w:color w:val="222222"/>
            <w:sz w:val="24"/>
            <w:szCs w:val="24"/>
          </w:rPr>
          <w:t xml:space="preserve">The Antenna Subsystem includes the various </w:t>
        </w:r>
      </w:ins>
      <w:ins w:id="829" w:author="Perrine, Martin L. (GSFC-5670)" w:date="2016-02-04T09:29:00Z">
        <w:r w:rsidR="00C82379">
          <w:rPr>
            <w:rFonts w:ascii="Times New Roman" w:hAnsi="Times New Roman"/>
            <w:color w:val="222222"/>
            <w:sz w:val="24"/>
            <w:szCs w:val="24"/>
          </w:rPr>
          <w:t xml:space="preserve">tracking </w:t>
        </w:r>
      </w:ins>
      <w:ins w:id="830" w:author="Perrine, Martin L. (GSFC-5670)" w:date="2016-02-04T09:28:00Z">
        <w:r w:rsidR="00C82379">
          <w:rPr>
            <w:rFonts w:ascii="Times New Roman" w:hAnsi="Times New Roman"/>
            <w:color w:val="222222"/>
            <w:sz w:val="24"/>
            <w:szCs w:val="24"/>
          </w:rPr>
          <w:t>antennas and front end electronics needed to establish radio links to</w:t>
        </w:r>
      </w:ins>
      <w:ins w:id="831" w:author="Perrine, Martin L. (GSFC-5670)" w:date="2016-02-05T15:13:00Z">
        <w:r w:rsidR="00E51228">
          <w:rPr>
            <w:rFonts w:ascii="Times New Roman" w:hAnsi="Times New Roman"/>
            <w:color w:val="222222"/>
            <w:sz w:val="24"/>
            <w:szCs w:val="24"/>
          </w:rPr>
          <w:t xml:space="preserve"> and from</w:t>
        </w:r>
      </w:ins>
      <w:ins w:id="832" w:author="Perrine, Martin L. (GSFC-5670)" w:date="2016-02-04T09:28:00Z">
        <w:r w:rsidR="00C82379">
          <w:rPr>
            <w:rFonts w:ascii="Times New Roman" w:hAnsi="Times New Roman"/>
            <w:color w:val="222222"/>
            <w:sz w:val="24"/>
            <w:szCs w:val="24"/>
          </w:rPr>
          <w:t xml:space="preserve"> </w:t>
        </w:r>
      </w:ins>
      <w:ins w:id="833" w:author="Perrine, Martin L. (GSFC-5670)" w:date="2016-02-05T15:13:00Z">
        <w:r w:rsidR="00E51228">
          <w:rPr>
            <w:rFonts w:ascii="Times New Roman" w:hAnsi="Times New Roman"/>
            <w:color w:val="222222"/>
            <w:sz w:val="24"/>
            <w:szCs w:val="24"/>
          </w:rPr>
          <w:t>a</w:t>
        </w:r>
      </w:ins>
      <w:ins w:id="834" w:author="Perrine, Martin L. (GSFC-5670)" w:date="2016-02-04T09:28:00Z">
        <w:r w:rsidR="00C82379">
          <w:rPr>
            <w:rFonts w:ascii="Times New Roman" w:hAnsi="Times New Roman"/>
            <w:color w:val="222222"/>
            <w:sz w:val="24"/>
            <w:szCs w:val="24"/>
          </w:rPr>
          <w:t xml:space="preserve"> satellite. </w:t>
        </w:r>
      </w:ins>
      <w:ins w:id="835" w:author="Perrine, Martin L. (GSFC-5670)" w:date="2016-02-04T09:29:00Z">
        <w:r w:rsidR="00C82379">
          <w:rPr>
            <w:rFonts w:ascii="Times New Roman" w:hAnsi="Times New Roman"/>
            <w:color w:val="222222"/>
            <w:sz w:val="24"/>
            <w:szCs w:val="24"/>
          </w:rPr>
          <w:t>The Signal Processing Subsystem contains transmission and reception hardware as well as equipment to provide necessary high level signal processing su</w:t>
        </w:r>
        <w:r w:rsidR="00A51E6F">
          <w:rPr>
            <w:rFonts w:ascii="Times New Roman" w:hAnsi="Times New Roman"/>
            <w:color w:val="222222"/>
            <w:sz w:val="24"/>
            <w:szCs w:val="24"/>
          </w:rPr>
          <w:t>ch as multiplexing, framing</w:t>
        </w:r>
      </w:ins>
      <w:ins w:id="836" w:author="Perrine, Martin L. (GSFC-5670)" w:date="2016-02-04T09:40:00Z">
        <w:r w:rsidR="00A51E6F">
          <w:rPr>
            <w:rFonts w:ascii="Times New Roman" w:hAnsi="Times New Roman"/>
            <w:color w:val="222222"/>
            <w:sz w:val="24"/>
            <w:szCs w:val="24"/>
          </w:rPr>
          <w:t>, synchronization, modulation and demodulation</w:t>
        </w:r>
      </w:ins>
      <w:ins w:id="837" w:author="Perrine, Martin L. (GSFC-5670)" w:date="2016-02-04T09:29:00Z">
        <w:r w:rsidR="00E51228">
          <w:rPr>
            <w:rFonts w:ascii="Times New Roman" w:hAnsi="Times New Roman"/>
            <w:color w:val="222222"/>
            <w:sz w:val="24"/>
            <w:szCs w:val="24"/>
          </w:rPr>
          <w:t xml:space="preserve"> and </w:t>
        </w:r>
      </w:ins>
      <w:ins w:id="838" w:author="Perrine, Martin L. (GSFC-5670)" w:date="2016-03-31T12:37:00Z">
        <w:r w:rsidR="007421F7">
          <w:rPr>
            <w:rFonts w:ascii="Times New Roman" w:hAnsi="Times New Roman"/>
            <w:color w:val="222222"/>
            <w:sz w:val="24"/>
            <w:szCs w:val="24"/>
          </w:rPr>
          <w:t xml:space="preserve">implementation </w:t>
        </w:r>
      </w:ins>
      <w:ins w:id="839" w:author="Perrine, Martin L. (GSFC-5670)" w:date="2016-04-08T15:21:00Z">
        <w:r w:rsidR="00315C59">
          <w:rPr>
            <w:rFonts w:ascii="Times New Roman" w:hAnsi="Times New Roman"/>
            <w:color w:val="222222"/>
            <w:sz w:val="24"/>
            <w:szCs w:val="24"/>
          </w:rPr>
          <w:t>of CCSDS</w:t>
        </w:r>
      </w:ins>
      <w:ins w:id="840" w:author="Perrine, Martin L. (GSFC-5670)" w:date="2016-02-04T10:14:00Z">
        <w:r w:rsidR="00CD70FA">
          <w:rPr>
            <w:rFonts w:ascii="Times New Roman" w:hAnsi="Times New Roman"/>
            <w:color w:val="222222"/>
            <w:sz w:val="24"/>
            <w:szCs w:val="24"/>
          </w:rPr>
          <w:t xml:space="preserve"> standards.</w:t>
        </w:r>
      </w:ins>
      <w:ins w:id="841" w:author="Perrine, Martin L. (GSFC-5670)" w:date="2016-02-04T09:29:00Z">
        <w:r w:rsidR="00C82379">
          <w:rPr>
            <w:rFonts w:ascii="Times New Roman" w:hAnsi="Times New Roman"/>
            <w:color w:val="222222"/>
            <w:sz w:val="24"/>
            <w:szCs w:val="24"/>
          </w:rPr>
          <w:t xml:space="preserve"> </w:t>
        </w:r>
      </w:ins>
      <w:ins w:id="842" w:author="Perrine, Martin L. (GSFC-5670)" w:date="2016-02-04T09:32:00Z">
        <w:r w:rsidR="00C82379">
          <w:rPr>
            <w:rFonts w:ascii="Times New Roman" w:hAnsi="Times New Roman"/>
            <w:color w:val="222222"/>
            <w:sz w:val="24"/>
            <w:szCs w:val="24"/>
          </w:rPr>
          <w:t xml:space="preserve">This subsystem includes </w:t>
        </w:r>
      </w:ins>
      <w:ins w:id="843" w:author="Perrine, Martin L. (GSFC-5670)" w:date="2016-02-04T09:33:00Z">
        <w:r w:rsidR="007421F7">
          <w:rPr>
            <w:rFonts w:ascii="Times New Roman" w:hAnsi="Times New Roman"/>
            <w:color w:val="222222"/>
            <w:sz w:val="24"/>
            <w:szCs w:val="24"/>
          </w:rPr>
          <w:t xml:space="preserve">intermediate frequency (IF) </w:t>
        </w:r>
        <w:r w:rsidR="00C82379">
          <w:rPr>
            <w:rFonts w:ascii="Times New Roman" w:hAnsi="Times New Roman"/>
            <w:color w:val="222222"/>
            <w:sz w:val="24"/>
            <w:szCs w:val="24"/>
          </w:rPr>
          <w:t xml:space="preserve">receiver </w:t>
        </w:r>
      </w:ins>
      <w:ins w:id="844" w:author="Perrine, Martin L. (GSFC-5670)" w:date="2016-02-05T15:15:00Z">
        <w:r w:rsidR="00E51228">
          <w:rPr>
            <w:rFonts w:ascii="Times New Roman" w:hAnsi="Times New Roman"/>
            <w:color w:val="222222"/>
            <w:sz w:val="24"/>
            <w:szCs w:val="24"/>
          </w:rPr>
          <w:t>equipment</w:t>
        </w:r>
      </w:ins>
      <w:ins w:id="845" w:author="Perrine, Martin L. (GSFC-5670)" w:date="2016-02-04T09:33:00Z">
        <w:r w:rsidR="007421F7">
          <w:rPr>
            <w:rFonts w:ascii="Times New Roman" w:hAnsi="Times New Roman"/>
            <w:color w:val="222222"/>
            <w:sz w:val="24"/>
            <w:szCs w:val="24"/>
          </w:rPr>
          <w:t xml:space="preserve"> that will </w:t>
        </w:r>
        <w:r w:rsidR="007D6E7C">
          <w:rPr>
            <w:rFonts w:ascii="Times New Roman" w:hAnsi="Times New Roman"/>
            <w:color w:val="222222"/>
            <w:sz w:val="24"/>
            <w:szCs w:val="24"/>
          </w:rPr>
          <w:t>feed</w:t>
        </w:r>
        <w:r w:rsidR="00C82379">
          <w:rPr>
            <w:rFonts w:ascii="Times New Roman" w:hAnsi="Times New Roman"/>
            <w:color w:val="222222"/>
            <w:sz w:val="24"/>
            <w:szCs w:val="24"/>
          </w:rPr>
          <w:t xml:space="preserve"> telemetry data</w:t>
        </w:r>
      </w:ins>
      <w:ins w:id="846" w:author="Perrine, Martin L. (GSFC-5670)" w:date="2016-03-31T12:38:00Z">
        <w:r w:rsidR="007421F7">
          <w:rPr>
            <w:rFonts w:ascii="Times New Roman" w:hAnsi="Times New Roman"/>
            <w:color w:val="222222"/>
            <w:sz w:val="24"/>
            <w:szCs w:val="24"/>
          </w:rPr>
          <w:t xml:space="preserve"> to DAPHNE</w:t>
        </w:r>
      </w:ins>
      <w:ins w:id="847" w:author="Perrine, Martin L. (GSFC-5670)" w:date="2016-02-04T09:33:00Z">
        <w:r w:rsidR="00C82379">
          <w:rPr>
            <w:rFonts w:ascii="Times New Roman" w:hAnsi="Times New Roman"/>
            <w:color w:val="222222"/>
            <w:sz w:val="24"/>
            <w:szCs w:val="24"/>
          </w:rPr>
          <w:t>.</w:t>
        </w:r>
      </w:ins>
    </w:p>
    <w:p w14:paraId="30CB8BCA" w14:textId="04DCEB76" w:rsidR="00A51E6F" w:rsidRDefault="00A51E6F" w:rsidP="003D7411">
      <w:pPr>
        <w:pStyle w:val="NormalWeb"/>
        <w:shd w:val="clear" w:color="auto" w:fill="FFFFFF"/>
        <w:spacing w:before="0" w:beforeAutospacing="0" w:after="150" w:afterAutospacing="0" w:line="338" w:lineRule="atLeast"/>
        <w:rPr>
          <w:ins w:id="848" w:author="Perrine, Martin L. (GSFC-5670)" w:date="2016-02-04T09:22:00Z"/>
          <w:rFonts w:ascii="Times New Roman" w:hAnsi="Times New Roman"/>
          <w:color w:val="222222"/>
          <w:sz w:val="24"/>
          <w:szCs w:val="24"/>
        </w:rPr>
      </w:pPr>
      <w:ins w:id="849" w:author="Perrine, Martin L. (GSFC-5670)" w:date="2016-02-04T09:40:00Z">
        <w:r>
          <w:rPr>
            <w:rFonts w:ascii="Times New Roman" w:hAnsi="Times New Roman"/>
            <w:color w:val="222222"/>
            <w:sz w:val="24"/>
            <w:szCs w:val="24"/>
          </w:rPr>
          <w:t xml:space="preserve">The Data Transfer Subsystem </w:t>
        </w:r>
      </w:ins>
      <w:ins w:id="850" w:author="Perrine, Martin L. (GSFC-5670)" w:date="2016-02-04T10:11:00Z">
        <w:r w:rsidR="00CD70FA">
          <w:rPr>
            <w:rFonts w:ascii="Times New Roman" w:hAnsi="Times New Roman"/>
            <w:color w:val="222222"/>
            <w:sz w:val="24"/>
            <w:szCs w:val="24"/>
          </w:rPr>
          <w:t>distributes the</w:t>
        </w:r>
      </w:ins>
      <w:ins w:id="851" w:author="Perrine, Martin L. (GSFC-5670)" w:date="2016-02-04T09:40:00Z">
        <w:r>
          <w:rPr>
            <w:rFonts w:ascii="Times New Roman" w:hAnsi="Times New Roman"/>
            <w:color w:val="222222"/>
            <w:sz w:val="24"/>
            <w:szCs w:val="24"/>
          </w:rPr>
          <w:t xml:space="preserve"> </w:t>
        </w:r>
      </w:ins>
      <w:ins w:id="852" w:author="Perrine, Martin L. (GSFC-5670)" w:date="2016-02-04T09:42:00Z">
        <w:r>
          <w:rPr>
            <w:rFonts w:ascii="Times New Roman" w:hAnsi="Times New Roman"/>
            <w:color w:val="222222"/>
            <w:sz w:val="24"/>
            <w:szCs w:val="24"/>
          </w:rPr>
          <w:t xml:space="preserve">telemetry data received </w:t>
        </w:r>
      </w:ins>
      <w:ins w:id="853" w:author="Perrine, Martin L. (GSFC-5670)" w:date="2016-02-05T15:15:00Z">
        <w:r w:rsidR="00E51228">
          <w:rPr>
            <w:rFonts w:ascii="Times New Roman" w:hAnsi="Times New Roman"/>
            <w:color w:val="222222"/>
            <w:sz w:val="24"/>
            <w:szCs w:val="24"/>
          </w:rPr>
          <w:t xml:space="preserve">to the </w:t>
        </w:r>
      </w:ins>
      <w:ins w:id="854" w:author="Perrine, Martin L. (GSFC-5670)" w:date="2016-03-31T12:39:00Z">
        <w:r w:rsidR="007421F7">
          <w:rPr>
            <w:rFonts w:ascii="Times New Roman" w:hAnsi="Times New Roman"/>
            <w:color w:val="222222"/>
            <w:sz w:val="24"/>
            <w:szCs w:val="24"/>
          </w:rPr>
          <w:t xml:space="preserve">various </w:t>
        </w:r>
      </w:ins>
      <w:ins w:id="855" w:author="Perrine, Martin L. (GSFC-5670)" w:date="2016-02-05T15:15:00Z">
        <w:r w:rsidR="00E51228">
          <w:rPr>
            <w:rFonts w:ascii="Times New Roman" w:hAnsi="Times New Roman"/>
            <w:color w:val="222222"/>
            <w:sz w:val="24"/>
            <w:szCs w:val="24"/>
          </w:rPr>
          <w:t>user</w:t>
        </w:r>
      </w:ins>
      <w:ins w:id="856" w:author="Perrine, Martin L. (GSFC-5670)" w:date="2016-03-31T12:39:00Z">
        <w:r w:rsidR="007421F7">
          <w:rPr>
            <w:rFonts w:ascii="Times New Roman" w:hAnsi="Times New Roman"/>
            <w:color w:val="222222"/>
            <w:sz w:val="24"/>
            <w:szCs w:val="24"/>
          </w:rPr>
          <w:t>s</w:t>
        </w:r>
      </w:ins>
      <w:ins w:id="857" w:author="Perrine, Martin L. (GSFC-5670)" w:date="2016-02-05T15:16:00Z">
        <w:r w:rsidR="00E51228">
          <w:rPr>
            <w:rFonts w:ascii="Times New Roman" w:hAnsi="Times New Roman"/>
            <w:color w:val="222222"/>
            <w:sz w:val="24"/>
            <w:szCs w:val="24"/>
          </w:rPr>
          <w:t xml:space="preserve">. </w:t>
        </w:r>
      </w:ins>
      <w:ins w:id="858" w:author="Perrine, Martin L. (GSFC-5670)" w:date="2016-02-04T09:44:00Z">
        <w:r w:rsidR="00295740">
          <w:rPr>
            <w:rFonts w:ascii="Times New Roman" w:hAnsi="Times New Roman"/>
            <w:color w:val="222222"/>
            <w:sz w:val="24"/>
            <w:szCs w:val="24"/>
          </w:rPr>
          <w:t xml:space="preserve">The </w:t>
        </w:r>
      </w:ins>
      <w:ins w:id="859" w:author="Perrine, Martin L. (GSFC-5670)" w:date="2016-02-04T10:12:00Z">
        <w:r w:rsidR="00CD70FA">
          <w:rPr>
            <w:rFonts w:ascii="Times New Roman" w:hAnsi="Times New Roman"/>
            <w:color w:val="222222"/>
            <w:sz w:val="24"/>
            <w:szCs w:val="24"/>
          </w:rPr>
          <w:t>system</w:t>
        </w:r>
      </w:ins>
      <w:ins w:id="860" w:author="Perrine, Martin L. (GSFC-5670)" w:date="2016-02-04T09:44:00Z">
        <w:r w:rsidR="00295740">
          <w:rPr>
            <w:rFonts w:ascii="Times New Roman" w:hAnsi="Times New Roman"/>
            <w:color w:val="222222"/>
            <w:sz w:val="24"/>
            <w:szCs w:val="24"/>
          </w:rPr>
          <w:t xml:space="preserve"> </w:t>
        </w:r>
      </w:ins>
      <w:ins w:id="861" w:author="Perrine, Martin L. (GSFC-5670)" w:date="2016-02-04T09:47:00Z">
        <w:r w:rsidR="00295740">
          <w:rPr>
            <w:rFonts w:ascii="Times New Roman" w:hAnsi="Times New Roman"/>
            <w:color w:val="222222"/>
            <w:sz w:val="24"/>
            <w:szCs w:val="24"/>
          </w:rPr>
          <w:t>separates</w:t>
        </w:r>
      </w:ins>
      <w:ins w:id="862" w:author="Perrine, Martin L. (GSFC-5670)" w:date="2016-02-04T09:44:00Z">
        <w:r w:rsidR="00295740">
          <w:rPr>
            <w:rFonts w:ascii="Times New Roman" w:hAnsi="Times New Roman"/>
            <w:color w:val="222222"/>
            <w:sz w:val="24"/>
            <w:szCs w:val="24"/>
          </w:rPr>
          <w:t xml:space="preserve"> </w:t>
        </w:r>
      </w:ins>
      <w:ins w:id="863" w:author="Perrine, Martin L. (GSFC-5670)" w:date="2016-02-04T09:47:00Z">
        <w:r w:rsidR="00295740">
          <w:rPr>
            <w:rFonts w:ascii="Times New Roman" w:hAnsi="Times New Roman"/>
            <w:color w:val="222222"/>
            <w:sz w:val="24"/>
            <w:szCs w:val="24"/>
          </w:rPr>
          <w:t>telemetry</w:t>
        </w:r>
      </w:ins>
      <w:ins w:id="864" w:author="Perrine, Martin L. (GSFC-5670)" w:date="2016-02-04T09:44:00Z">
        <w:r w:rsidR="00295740">
          <w:rPr>
            <w:rFonts w:ascii="Times New Roman" w:hAnsi="Times New Roman"/>
            <w:color w:val="222222"/>
            <w:sz w:val="24"/>
            <w:szCs w:val="24"/>
          </w:rPr>
          <w:t xml:space="preserve"> data </w:t>
        </w:r>
      </w:ins>
      <w:ins w:id="865" w:author="Perrine, Martin L. (GSFC-5670)" w:date="2016-02-04T09:49:00Z">
        <w:r w:rsidR="00295740">
          <w:rPr>
            <w:rFonts w:ascii="Times New Roman" w:hAnsi="Times New Roman"/>
            <w:color w:val="222222"/>
            <w:sz w:val="24"/>
            <w:szCs w:val="24"/>
          </w:rPr>
          <w:t>according to mission format</w:t>
        </w:r>
      </w:ins>
      <w:ins w:id="866" w:author="Perrine, Martin L. (GSFC-5670)" w:date="2016-02-04T09:48:00Z">
        <w:r w:rsidR="00295740">
          <w:rPr>
            <w:rFonts w:ascii="Times New Roman" w:hAnsi="Times New Roman"/>
            <w:color w:val="222222"/>
            <w:sz w:val="24"/>
            <w:szCs w:val="24"/>
          </w:rPr>
          <w:t xml:space="preserve"> </w:t>
        </w:r>
      </w:ins>
      <w:ins w:id="867" w:author="Perrine, Martin L. (GSFC-5670)" w:date="2016-02-04T09:44:00Z">
        <w:r w:rsidR="00295740">
          <w:rPr>
            <w:rFonts w:ascii="Times New Roman" w:hAnsi="Times New Roman"/>
            <w:color w:val="222222"/>
            <w:sz w:val="24"/>
            <w:szCs w:val="24"/>
          </w:rPr>
          <w:t xml:space="preserve">and </w:t>
        </w:r>
      </w:ins>
      <w:ins w:id="868" w:author="Perrine, Martin L. (GSFC-5670)" w:date="2016-02-05T15:16:00Z">
        <w:r w:rsidR="00E51228">
          <w:rPr>
            <w:rFonts w:ascii="Times New Roman" w:hAnsi="Times New Roman"/>
            <w:color w:val="222222"/>
            <w:sz w:val="24"/>
            <w:szCs w:val="24"/>
          </w:rPr>
          <w:t>sends</w:t>
        </w:r>
      </w:ins>
      <w:ins w:id="869" w:author="Perrine, Martin L. (GSFC-5670)" w:date="2016-02-04T09:44:00Z">
        <w:r w:rsidR="00295740">
          <w:rPr>
            <w:rFonts w:ascii="Times New Roman" w:hAnsi="Times New Roman"/>
            <w:color w:val="222222"/>
            <w:sz w:val="24"/>
            <w:szCs w:val="24"/>
          </w:rPr>
          <w:t xml:space="preserve"> it to the </w:t>
        </w:r>
      </w:ins>
      <w:ins w:id="870" w:author="Perrine, Martin L. (GSFC-5670)" w:date="2016-02-04T09:50:00Z">
        <w:r w:rsidR="00295740">
          <w:rPr>
            <w:rFonts w:ascii="Times New Roman" w:hAnsi="Times New Roman"/>
            <w:color w:val="222222"/>
            <w:sz w:val="24"/>
            <w:szCs w:val="24"/>
          </w:rPr>
          <w:t>M</w:t>
        </w:r>
      </w:ins>
      <w:ins w:id="871" w:author="Perrine, Martin L. (GSFC-5670)" w:date="2016-02-04T09:44:00Z">
        <w:r w:rsidR="00295740">
          <w:rPr>
            <w:rFonts w:ascii="Times New Roman" w:hAnsi="Times New Roman"/>
            <w:color w:val="222222"/>
            <w:sz w:val="24"/>
            <w:szCs w:val="24"/>
          </w:rPr>
          <w:t xml:space="preserve">ission </w:t>
        </w:r>
      </w:ins>
      <w:ins w:id="872" w:author="Perrine, Martin L. (GSFC-5670)" w:date="2016-02-04T09:50:00Z">
        <w:r w:rsidR="00295740">
          <w:rPr>
            <w:rFonts w:ascii="Times New Roman" w:hAnsi="Times New Roman"/>
            <w:color w:val="222222"/>
            <w:sz w:val="24"/>
            <w:szCs w:val="24"/>
          </w:rPr>
          <w:t>O</w:t>
        </w:r>
      </w:ins>
      <w:ins w:id="873" w:author="Perrine, Martin L. (GSFC-5670)" w:date="2016-02-04T09:44:00Z">
        <w:r w:rsidR="00295740">
          <w:rPr>
            <w:rFonts w:ascii="Times New Roman" w:hAnsi="Times New Roman"/>
            <w:color w:val="222222"/>
            <w:sz w:val="24"/>
            <w:szCs w:val="24"/>
          </w:rPr>
          <w:t>peration Center (MOC</w:t>
        </w:r>
      </w:ins>
      <w:ins w:id="874" w:author="Perrine, Martin L. (GSFC-5670)" w:date="2016-03-31T12:39:00Z">
        <w:r w:rsidR="007421F7">
          <w:rPr>
            <w:rFonts w:ascii="Times New Roman" w:hAnsi="Times New Roman"/>
            <w:color w:val="222222"/>
            <w:sz w:val="24"/>
            <w:szCs w:val="24"/>
          </w:rPr>
          <w:t>) over</w:t>
        </w:r>
      </w:ins>
      <w:ins w:id="875" w:author="Perrine, Martin L. (GSFC-5670)" w:date="2016-02-04T09:44:00Z">
        <w:r w:rsidR="00295740">
          <w:rPr>
            <w:rFonts w:ascii="Times New Roman" w:hAnsi="Times New Roman"/>
            <w:color w:val="222222"/>
            <w:sz w:val="24"/>
            <w:szCs w:val="24"/>
          </w:rPr>
          <w:t xml:space="preserve"> the CSO</w:t>
        </w:r>
      </w:ins>
      <w:ins w:id="876" w:author="Perrine, Martin L. (GSFC-5670)" w:date="2016-03-31T12:39:00Z">
        <w:r w:rsidR="007421F7">
          <w:rPr>
            <w:rFonts w:ascii="Times New Roman" w:hAnsi="Times New Roman"/>
            <w:color w:val="222222"/>
            <w:sz w:val="24"/>
            <w:szCs w:val="24"/>
          </w:rPr>
          <w:t>/NISN</w:t>
        </w:r>
      </w:ins>
      <w:ins w:id="877" w:author="Perrine, Martin L. (GSFC-5670)" w:date="2016-02-04T09:44:00Z">
        <w:r w:rsidR="00295740">
          <w:rPr>
            <w:rFonts w:ascii="Times New Roman" w:hAnsi="Times New Roman"/>
            <w:color w:val="222222"/>
            <w:sz w:val="24"/>
            <w:szCs w:val="24"/>
          </w:rPr>
          <w:t xml:space="preserve"> network. </w:t>
        </w:r>
      </w:ins>
      <w:ins w:id="878" w:author="Perrine, Martin L. (GSFC-5670)" w:date="2016-02-04T09:58:00Z">
        <w:r w:rsidR="00B12B0B">
          <w:rPr>
            <w:rFonts w:ascii="Times New Roman" w:hAnsi="Times New Roman"/>
            <w:color w:val="222222"/>
            <w:sz w:val="24"/>
            <w:szCs w:val="24"/>
          </w:rPr>
          <w:t>The data is buffered in the DTS to provide backup</w:t>
        </w:r>
      </w:ins>
      <w:ins w:id="879" w:author="Perrine, Martin L. (GSFC-5670)" w:date="2016-02-05T15:17:00Z">
        <w:r w:rsidR="00E51228">
          <w:rPr>
            <w:rFonts w:ascii="Times New Roman" w:hAnsi="Times New Roman"/>
            <w:color w:val="222222"/>
            <w:sz w:val="24"/>
            <w:szCs w:val="24"/>
          </w:rPr>
          <w:t>,</w:t>
        </w:r>
      </w:ins>
      <w:ins w:id="880" w:author="Perrine, Martin L. (GSFC-5670)" w:date="2016-02-04T09:58:00Z">
        <w:r w:rsidR="00B12B0B">
          <w:rPr>
            <w:rFonts w:ascii="Times New Roman" w:hAnsi="Times New Roman"/>
            <w:color w:val="222222"/>
            <w:sz w:val="24"/>
            <w:szCs w:val="24"/>
          </w:rPr>
          <w:t xml:space="preserve"> as well as</w:t>
        </w:r>
      </w:ins>
      <w:ins w:id="881" w:author="Perrine, Martin L. (GSFC-5670)" w:date="2016-02-05T15:17:00Z">
        <w:r w:rsidR="00E51228">
          <w:rPr>
            <w:rFonts w:ascii="Times New Roman" w:hAnsi="Times New Roman"/>
            <w:color w:val="222222"/>
            <w:sz w:val="24"/>
            <w:szCs w:val="24"/>
          </w:rPr>
          <w:t>,</w:t>
        </w:r>
      </w:ins>
      <w:ins w:id="882" w:author="Perrine, Martin L. (GSFC-5670)" w:date="2016-02-04T09:58:00Z">
        <w:r w:rsidR="00B12B0B">
          <w:rPr>
            <w:rFonts w:ascii="Times New Roman" w:hAnsi="Times New Roman"/>
            <w:color w:val="222222"/>
            <w:sz w:val="24"/>
            <w:szCs w:val="24"/>
          </w:rPr>
          <w:t xml:space="preserve"> to </w:t>
        </w:r>
      </w:ins>
      <w:ins w:id="883" w:author="Perrine, Martin L. (GSFC-5670)" w:date="2016-02-04T09:59:00Z">
        <w:r w:rsidR="00B12B0B">
          <w:rPr>
            <w:rFonts w:ascii="Times New Roman" w:hAnsi="Times New Roman"/>
            <w:color w:val="222222"/>
            <w:sz w:val="24"/>
            <w:szCs w:val="24"/>
          </w:rPr>
          <w:t>accommodate</w:t>
        </w:r>
      </w:ins>
      <w:ins w:id="884" w:author="Perrine, Martin L. (GSFC-5670)" w:date="2016-02-04T09:58:00Z">
        <w:r w:rsidR="00B12B0B">
          <w:rPr>
            <w:rFonts w:ascii="Times New Roman" w:hAnsi="Times New Roman"/>
            <w:color w:val="222222"/>
            <w:sz w:val="24"/>
            <w:szCs w:val="24"/>
          </w:rPr>
          <w:t xml:space="preserve"> </w:t>
        </w:r>
      </w:ins>
      <w:ins w:id="885" w:author="Perrine, Martin L. (GSFC-5670)" w:date="2016-02-04T09:59:00Z">
        <w:r w:rsidR="00B12B0B">
          <w:rPr>
            <w:rFonts w:ascii="Times New Roman" w:hAnsi="Times New Roman"/>
            <w:color w:val="222222"/>
            <w:sz w:val="24"/>
            <w:szCs w:val="24"/>
          </w:rPr>
          <w:t>the data</w:t>
        </w:r>
      </w:ins>
      <w:ins w:id="886" w:author="Perrine, Martin L. (GSFC-5670)" w:date="2016-02-04T09:44:00Z">
        <w:r w:rsidR="00295740">
          <w:rPr>
            <w:rFonts w:ascii="Times New Roman" w:hAnsi="Times New Roman"/>
            <w:color w:val="222222"/>
            <w:sz w:val="24"/>
            <w:szCs w:val="24"/>
          </w:rPr>
          <w:t xml:space="preserve"> networks </w:t>
        </w:r>
      </w:ins>
      <w:ins w:id="887" w:author="Perrine, Martin L. (GSFC-5670)" w:date="2016-02-04T09:59:00Z">
        <w:r w:rsidR="00B12B0B">
          <w:rPr>
            <w:rFonts w:ascii="Times New Roman" w:hAnsi="Times New Roman"/>
            <w:color w:val="222222"/>
            <w:sz w:val="24"/>
            <w:szCs w:val="24"/>
          </w:rPr>
          <w:t xml:space="preserve">which may be </w:t>
        </w:r>
      </w:ins>
      <w:ins w:id="888" w:author="Perrine, Martin L. (GSFC-5670)" w:date="2016-02-04T09:44:00Z">
        <w:r w:rsidR="00295740">
          <w:rPr>
            <w:rFonts w:ascii="Times New Roman" w:hAnsi="Times New Roman"/>
            <w:color w:val="222222"/>
            <w:sz w:val="24"/>
            <w:szCs w:val="24"/>
          </w:rPr>
          <w:t>sl</w:t>
        </w:r>
        <w:r w:rsidR="00B12B0B">
          <w:rPr>
            <w:rFonts w:ascii="Times New Roman" w:hAnsi="Times New Roman"/>
            <w:color w:val="222222"/>
            <w:sz w:val="24"/>
            <w:szCs w:val="24"/>
          </w:rPr>
          <w:t>ower than the incoming data.</w:t>
        </w:r>
      </w:ins>
      <w:ins w:id="889" w:author="Perrine, Martin L. (GSFC-5670)" w:date="2016-02-04T10:13:00Z">
        <w:r w:rsidR="00CD70FA">
          <w:rPr>
            <w:rFonts w:ascii="Times New Roman" w:hAnsi="Times New Roman"/>
            <w:color w:val="222222"/>
            <w:sz w:val="24"/>
            <w:szCs w:val="24"/>
          </w:rPr>
          <w:t xml:space="preserve"> </w:t>
        </w:r>
      </w:ins>
    </w:p>
    <w:p w14:paraId="7DC93D9A" w14:textId="6C9451D5" w:rsidR="007454A1" w:rsidRDefault="00171842" w:rsidP="003D7411">
      <w:pPr>
        <w:pStyle w:val="NormalWeb"/>
        <w:shd w:val="clear" w:color="auto" w:fill="FFFFFF"/>
        <w:spacing w:before="0" w:beforeAutospacing="0" w:after="150" w:afterAutospacing="0" w:line="338" w:lineRule="atLeast"/>
        <w:rPr>
          <w:ins w:id="890" w:author="Perrine, Martin L. (GSFC-5670)" w:date="2016-01-19T13:47:00Z"/>
          <w:rFonts w:ascii="Times New Roman" w:hAnsi="Times New Roman"/>
          <w:color w:val="222222"/>
          <w:sz w:val="24"/>
          <w:szCs w:val="24"/>
        </w:rPr>
      </w:pPr>
      <w:ins w:id="891" w:author="Perrine, Martin L. (GSFC-5670)" w:date="2016-01-19T10:57:00Z">
        <w:r>
          <w:rPr>
            <w:rFonts w:ascii="Times New Roman" w:hAnsi="Times New Roman"/>
            <w:color w:val="222222"/>
            <w:sz w:val="24"/>
            <w:szCs w:val="24"/>
          </w:rPr>
          <w:t xml:space="preserve">DAPHNE </w:t>
        </w:r>
      </w:ins>
      <w:ins w:id="892" w:author="Perrine, Martin L. (GSFC-5670)" w:date="2016-03-31T12:43:00Z">
        <w:r w:rsidR="008F5190">
          <w:rPr>
            <w:rFonts w:ascii="Times New Roman" w:hAnsi="Times New Roman"/>
            <w:color w:val="222222"/>
            <w:sz w:val="24"/>
            <w:szCs w:val="24"/>
          </w:rPr>
          <w:t xml:space="preserve">is </w:t>
        </w:r>
      </w:ins>
      <w:ins w:id="893" w:author="Perrine, Martin L. (GSFC-5670)" w:date="2016-03-31T12:40:00Z">
        <w:r w:rsidR="007421F7">
          <w:rPr>
            <w:rFonts w:ascii="Times New Roman" w:hAnsi="Times New Roman"/>
            <w:color w:val="222222"/>
            <w:sz w:val="24"/>
            <w:szCs w:val="24"/>
          </w:rPr>
          <w:t>part of</w:t>
        </w:r>
      </w:ins>
      <w:ins w:id="894" w:author="Perrine, Martin L. (GSFC-5670)" w:date="2016-02-03T18:07:00Z">
        <w:r w:rsidR="00D35CE6">
          <w:rPr>
            <w:rFonts w:ascii="Times New Roman" w:hAnsi="Times New Roman"/>
            <w:color w:val="222222"/>
            <w:sz w:val="24"/>
            <w:szCs w:val="24"/>
          </w:rPr>
          <w:t xml:space="preserve"> an ongoing development effort to </w:t>
        </w:r>
      </w:ins>
      <w:ins w:id="895" w:author="Perrine, Martin L. (GSFC-5670)" w:date="2016-02-03T18:08:00Z">
        <w:r w:rsidR="00D35CE6">
          <w:rPr>
            <w:rFonts w:ascii="Times New Roman" w:hAnsi="Times New Roman"/>
            <w:color w:val="222222"/>
            <w:sz w:val="24"/>
            <w:szCs w:val="24"/>
          </w:rPr>
          <w:t xml:space="preserve">upgrade the DTS. </w:t>
        </w:r>
      </w:ins>
      <w:ins w:id="896" w:author="Perrine, Martin L. (GSFC-5670)" w:date="2016-01-13T17:11:00Z">
        <w:r w:rsidR="007E2E23">
          <w:rPr>
            <w:rFonts w:ascii="Times New Roman" w:hAnsi="Times New Roman"/>
            <w:color w:val="222222"/>
            <w:sz w:val="24"/>
            <w:szCs w:val="24"/>
          </w:rPr>
          <w:t xml:space="preserve"> </w:t>
        </w:r>
      </w:ins>
      <w:ins w:id="897" w:author="Perrine, Martin L. (GSFC-5670)" w:date="2016-02-03T18:09:00Z">
        <w:r w:rsidR="00D35CE6">
          <w:rPr>
            <w:rFonts w:ascii="Times New Roman" w:hAnsi="Times New Roman"/>
            <w:color w:val="222222"/>
            <w:sz w:val="24"/>
            <w:szCs w:val="24"/>
          </w:rPr>
          <w:t xml:space="preserve">DAPHNE </w:t>
        </w:r>
      </w:ins>
      <w:ins w:id="898" w:author="Perrine, Martin L. (GSFC-5670)" w:date="2016-01-13T16:49:00Z">
        <w:r w:rsidR="000A46B1">
          <w:rPr>
            <w:rFonts w:ascii="Times New Roman" w:hAnsi="Times New Roman"/>
            <w:color w:val="222222"/>
            <w:sz w:val="24"/>
            <w:szCs w:val="24"/>
          </w:rPr>
          <w:t xml:space="preserve">will </w:t>
        </w:r>
      </w:ins>
      <w:ins w:id="899" w:author="Perrine, Martin L. (GSFC-5670)" w:date="2016-01-13T16:54:00Z">
        <w:r w:rsidR="00306A9F">
          <w:rPr>
            <w:rFonts w:ascii="Times New Roman" w:hAnsi="Times New Roman"/>
            <w:color w:val="222222"/>
            <w:sz w:val="24"/>
            <w:szCs w:val="24"/>
          </w:rPr>
          <w:t xml:space="preserve">significantly </w:t>
        </w:r>
      </w:ins>
      <w:ins w:id="900" w:author="Perrine, Martin L. (GSFC-5670)" w:date="2016-01-13T16:49:00Z">
        <w:r w:rsidR="000A46B1">
          <w:rPr>
            <w:rFonts w:ascii="Times New Roman" w:hAnsi="Times New Roman"/>
            <w:color w:val="222222"/>
            <w:sz w:val="24"/>
            <w:szCs w:val="24"/>
          </w:rPr>
          <w:t>increase</w:t>
        </w:r>
      </w:ins>
      <w:ins w:id="901" w:author="Perrine, Martin L. (GSFC-5670)" w:date="2016-01-13T16:50:00Z">
        <w:r w:rsidR="00B12B0B">
          <w:rPr>
            <w:rFonts w:ascii="Times New Roman" w:hAnsi="Times New Roman"/>
            <w:color w:val="222222"/>
            <w:sz w:val="24"/>
            <w:szCs w:val="24"/>
          </w:rPr>
          <w:t xml:space="preserve"> the telemetry data rates and storage volume </w:t>
        </w:r>
        <w:r w:rsidR="000A46B1">
          <w:rPr>
            <w:rFonts w:ascii="Times New Roman" w:hAnsi="Times New Roman"/>
            <w:color w:val="222222"/>
            <w:sz w:val="24"/>
            <w:szCs w:val="24"/>
          </w:rPr>
          <w:t>that</w:t>
        </w:r>
      </w:ins>
      <w:ins w:id="902" w:author="Perrine, Martin L. (GSFC-5670)" w:date="2016-01-13T16:49:00Z">
        <w:r w:rsidR="000A46B1">
          <w:rPr>
            <w:rFonts w:ascii="Times New Roman" w:hAnsi="Times New Roman"/>
            <w:color w:val="222222"/>
            <w:sz w:val="24"/>
            <w:szCs w:val="24"/>
          </w:rPr>
          <w:t xml:space="preserve"> NEN can provide </w:t>
        </w:r>
      </w:ins>
      <w:ins w:id="903" w:author="Perrine, Martin L. (GSFC-5670)" w:date="2016-01-19T10:59:00Z">
        <w:r>
          <w:rPr>
            <w:rFonts w:ascii="Times New Roman" w:hAnsi="Times New Roman"/>
            <w:color w:val="222222"/>
            <w:sz w:val="24"/>
            <w:szCs w:val="24"/>
          </w:rPr>
          <w:t xml:space="preserve">to </w:t>
        </w:r>
      </w:ins>
      <w:ins w:id="904" w:author="Perrine, Martin L. (GSFC-5670)" w:date="2016-01-13T16:49:00Z">
        <w:r w:rsidR="000A46B1">
          <w:rPr>
            <w:rFonts w:ascii="Times New Roman" w:hAnsi="Times New Roman"/>
            <w:color w:val="222222"/>
            <w:sz w:val="24"/>
            <w:szCs w:val="24"/>
          </w:rPr>
          <w:t>it</w:t>
        </w:r>
      </w:ins>
      <w:ins w:id="905" w:author="Perrine, Martin L. (GSFC-5670)" w:date="2016-01-13T16:50:00Z">
        <w:r w:rsidR="007421F7">
          <w:rPr>
            <w:rFonts w:ascii="Times New Roman" w:hAnsi="Times New Roman"/>
            <w:color w:val="222222"/>
            <w:sz w:val="24"/>
            <w:szCs w:val="24"/>
          </w:rPr>
          <w:t xml:space="preserve">s science satellite customers. </w:t>
        </w:r>
      </w:ins>
    </w:p>
    <w:p w14:paraId="5A5CEC4C" w14:textId="01106236" w:rsidR="000A46B1" w:rsidRDefault="000A46B1" w:rsidP="003D7411">
      <w:pPr>
        <w:pStyle w:val="NormalWeb"/>
        <w:shd w:val="clear" w:color="auto" w:fill="FFFFFF"/>
        <w:spacing w:before="0" w:beforeAutospacing="0" w:after="150" w:afterAutospacing="0" w:line="338" w:lineRule="atLeast"/>
        <w:rPr>
          <w:ins w:id="906" w:author="Perrine, Martin L. (GSFC-5670)" w:date="2016-01-13T16:48:00Z"/>
          <w:rFonts w:ascii="Times New Roman" w:hAnsi="Times New Roman"/>
          <w:color w:val="222222"/>
          <w:sz w:val="24"/>
          <w:szCs w:val="24"/>
        </w:rPr>
      </w:pPr>
      <w:ins w:id="907" w:author="Perrine, Martin L. (GSFC-5670)" w:date="2016-01-13T16:50:00Z">
        <w:r>
          <w:rPr>
            <w:rFonts w:ascii="Times New Roman" w:hAnsi="Times New Roman"/>
            <w:color w:val="222222"/>
            <w:sz w:val="24"/>
            <w:szCs w:val="24"/>
          </w:rPr>
          <w:t xml:space="preserve">The </w:t>
        </w:r>
      </w:ins>
      <w:ins w:id="908" w:author="Perrine, Martin L. (GSFC-5670)" w:date="2016-01-19T10:57:00Z">
        <w:r w:rsidR="00171842">
          <w:rPr>
            <w:rFonts w:ascii="Times New Roman" w:hAnsi="Times New Roman"/>
            <w:color w:val="222222"/>
            <w:sz w:val="24"/>
            <w:szCs w:val="24"/>
          </w:rPr>
          <w:t>DAPHNE</w:t>
        </w:r>
      </w:ins>
      <w:ins w:id="909" w:author="Perrine, Martin L. (GSFC-5670)" w:date="2016-01-13T16:50:00Z">
        <w:r>
          <w:rPr>
            <w:rFonts w:ascii="Times New Roman" w:hAnsi="Times New Roman"/>
            <w:color w:val="222222"/>
            <w:sz w:val="24"/>
            <w:szCs w:val="24"/>
          </w:rPr>
          <w:t xml:space="preserve"> </w:t>
        </w:r>
      </w:ins>
      <w:ins w:id="910" w:author="Perrine, Martin L. (GSFC-5670)" w:date="2016-01-14T12:37:00Z">
        <w:r w:rsidR="00717436">
          <w:rPr>
            <w:rFonts w:ascii="Times New Roman" w:hAnsi="Times New Roman"/>
            <w:color w:val="222222"/>
            <w:sz w:val="24"/>
            <w:szCs w:val="24"/>
          </w:rPr>
          <w:t>system</w:t>
        </w:r>
      </w:ins>
      <w:ins w:id="911" w:author="Perrine, Martin L. (GSFC-5670)" w:date="2016-01-19T13:49:00Z">
        <w:r w:rsidR="007454A1" w:rsidRPr="00B12B0B">
          <w:rPr>
            <w:rFonts w:ascii="Times New Roman" w:hAnsi="Times New Roman"/>
            <w:color w:val="222222"/>
            <w:sz w:val="24"/>
            <w:szCs w:val="24"/>
            <w:rPrChange w:id="912" w:author="Perrine, Martin L. (GSFC-5670)" w:date="2016-02-04T10:04:00Z">
              <w:rPr/>
            </w:rPrChange>
          </w:rPr>
          <w:t xml:space="preserve"> architecture borrows heavily from the notional architectures of early </w:t>
        </w:r>
      </w:ins>
      <w:ins w:id="913" w:author="Perrine, Martin L. (GSFC-5670)" w:date="2016-01-19T14:00:00Z">
        <w:r w:rsidR="00E7524B" w:rsidRPr="00B12B0B">
          <w:rPr>
            <w:rFonts w:ascii="Times New Roman" w:hAnsi="Times New Roman"/>
            <w:color w:val="222222"/>
            <w:sz w:val="24"/>
            <w:szCs w:val="24"/>
            <w:rPrChange w:id="914" w:author="Perrine, Martin L. (GSFC-5670)" w:date="2016-02-04T10:04:00Z">
              <w:rPr/>
            </w:rPrChange>
          </w:rPr>
          <w:t>Internet Protocol (</w:t>
        </w:r>
      </w:ins>
      <w:ins w:id="915" w:author="Perrine, Martin L. (GSFC-5670)" w:date="2016-01-19T13:49:00Z">
        <w:r w:rsidR="007454A1" w:rsidRPr="00B12B0B">
          <w:rPr>
            <w:rFonts w:ascii="Times New Roman" w:hAnsi="Times New Roman"/>
            <w:color w:val="222222"/>
            <w:sz w:val="24"/>
            <w:szCs w:val="24"/>
            <w:rPrChange w:id="916" w:author="Perrine, Martin L. (GSFC-5670)" w:date="2016-02-04T10:04:00Z">
              <w:rPr/>
            </w:rPrChange>
          </w:rPr>
          <w:t>IP</w:t>
        </w:r>
      </w:ins>
      <w:ins w:id="917" w:author="Perrine, Martin L. (GSFC-5670)" w:date="2016-01-19T14:00:00Z">
        <w:r w:rsidR="00E7524B" w:rsidRPr="00B12B0B">
          <w:rPr>
            <w:rFonts w:ascii="Times New Roman" w:hAnsi="Times New Roman"/>
            <w:color w:val="222222"/>
            <w:sz w:val="24"/>
            <w:szCs w:val="24"/>
            <w:rPrChange w:id="918" w:author="Perrine, Martin L. (GSFC-5670)" w:date="2016-02-04T10:04:00Z">
              <w:rPr/>
            </w:rPrChange>
          </w:rPr>
          <w:t>)</w:t>
        </w:r>
      </w:ins>
      <w:ins w:id="919" w:author="Perrine, Martin L. (GSFC-5670)" w:date="2016-01-19T13:49:00Z">
        <w:r w:rsidR="007421F7">
          <w:rPr>
            <w:rFonts w:ascii="Times New Roman" w:hAnsi="Times New Roman"/>
            <w:color w:val="222222"/>
            <w:sz w:val="24"/>
            <w:szCs w:val="24"/>
          </w:rPr>
          <w:t xml:space="preserve"> communications bridges</w:t>
        </w:r>
        <w:r w:rsidR="007454A1" w:rsidRPr="00B12B0B">
          <w:rPr>
            <w:rFonts w:ascii="Times New Roman" w:hAnsi="Times New Roman"/>
            <w:color w:val="222222"/>
            <w:sz w:val="24"/>
            <w:szCs w:val="24"/>
            <w:rPrChange w:id="920" w:author="Perrine, Martin L. (GSFC-5670)" w:date="2016-02-04T10:04:00Z">
              <w:rPr/>
            </w:rPrChange>
          </w:rPr>
          <w:t>.</w:t>
        </w:r>
      </w:ins>
      <w:ins w:id="921" w:author="Perrine, Martin L. (GSFC-5670)" w:date="2016-01-14T12:37:00Z">
        <w:r w:rsidR="00717436">
          <w:rPr>
            <w:rFonts w:ascii="Times New Roman" w:hAnsi="Times New Roman"/>
            <w:color w:val="222222"/>
            <w:sz w:val="24"/>
            <w:szCs w:val="24"/>
          </w:rPr>
          <w:t xml:space="preserve"> </w:t>
        </w:r>
      </w:ins>
      <w:ins w:id="922" w:author="Perrine, Martin L. (GSFC-5670)" w:date="2016-01-19T13:50:00Z">
        <w:r w:rsidR="007454A1">
          <w:rPr>
            <w:rFonts w:ascii="Times New Roman" w:hAnsi="Times New Roman"/>
            <w:color w:val="222222"/>
            <w:sz w:val="24"/>
            <w:szCs w:val="24"/>
          </w:rPr>
          <w:t xml:space="preserve">The system </w:t>
        </w:r>
      </w:ins>
      <w:ins w:id="923" w:author="Perrine, Martin L. (GSFC-5670)" w:date="2016-01-13T16:50:00Z">
        <w:r>
          <w:rPr>
            <w:rFonts w:ascii="Times New Roman" w:hAnsi="Times New Roman"/>
            <w:color w:val="222222"/>
            <w:sz w:val="24"/>
            <w:szCs w:val="24"/>
          </w:rPr>
          <w:t xml:space="preserve">is </w:t>
        </w:r>
      </w:ins>
      <w:ins w:id="924" w:author="Perrine, Martin L. (GSFC-5670)" w:date="2016-01-14T12:37:00Z">
        <w:r w:rsidR="00717436">
          <w:rPr>
            <w:rFonts w:ascii="Times New Roman" w:hAnsi="Times New Roman"/>
            <w:color w:val="222222"/>
            <w:sz w:val="24"/>
            <w:szCs w:val="24"/>
          </w:rPr>
          <w:t xml:space="preserve">made up of custom </w:t>
        </w:r>
      </w:ins>
      <w:ins w:id="925" w:author="Perrine, Martin L. (GSFC-5670)" w:date="2016-01-14T08:31:00Z">
        <w:r w:rsidR="00522C44">
          <w:rPr>
            <w:rFonts w:ascii="Times New Roman" w:hAnsi="Times New Roman"/>
            <w:color w:val="222222"/>
            <w:sz w:val="24"/>
            <w:szCs w:val="24"/>
          </w:rPr>
          <w:t>software developed at GSFC</w:t>
        </w:r>
      </w:ins>
      <w:ins w:id="926" w:author="Perrine, Martin L. (GSFC-5670)" w:date="2016-01-19T13:48:00Z">
        <w:r w:rsidR="00B12B0B">
          <w:rPr>
            <w:rFonts w:ascii="Times New Roman" w:hAnsi="Times New Roman"/>
            <w:color w:val="222222"/>
            <w:sz w:val="24"/>
            <w:szCs w:val="24"/>
          </w:rPr>
          <w:t xml:space="preserve"> by Code 566 that </w:t>
        </w:r>
      </w:ins>
      <w:ins w:id="927" w:author="Perrine, Martin L. (GSFC-5670)" w:date="2016-01-14T08:31:00Z">
        <w:r w:rsidR="00522C44">
          <w:rPr>
            <w:rFonts w:ascii="Times New Roman" w:hAnsi="Times New Roman"/>
            <w:color w:val="222222"/>
            <w:sz w:val="24"/>
            <w:szCs w:val="24"/>
          </w:rPr>
          <w:t xml:space="preserve">runs on </w:t>
        </w:r>
      </w:ins>
      <w:ins w:id="928" w:author="Perrine, Martin L. (GSFC-5670)" w:date="2016-01-13T16:50:00Z">
        <w:r>
          <w:rPr>
            <w:rFonts w:ascii="Times New Roman" w:hAnsi="Times New Roman"/>
            <w:color w:val="222222"/>
            <w:sz w:val="24"/>
            <w:szCs w:val="24"/>
          </w:rPr>
          <w:t xml:space="preserve">commercial </w:t>
        </w:r>
      </w:ins>
      <w:ins w:id="929" w:author="Perrine, Martin L. (GSFC-5670)" w:date="2016-01-13T16:52:00Z">
        <w:r>
          <w:rPr>
            <w:rFonts w:ascii="Times New Roman" w:hAnsi="Times New Roman"/>
            <w:color w:val="222222"/>
            <w:sz w:val="24"/>
            <w:szCs w:val="24"/>
          </w:rPr>
          <w:t>computer server</w:t>
        </w:r>
      </w:ins>
      <w:ins w:id="930" w:author="Perrine, Martin L. (GSFC-5670)" w:date="2016-01-14T08:30:00Z">
        <w:r w:rsidR="00522C44">
          <w:rPr>
            <w:rFonts w:ascii="Times New Roman" w:hAnsi="Times New Roman"/>
            <w:color w:val="222222"/>
            <w:sz w:val="24"/>
            <w:szCs w:val="24"/>
          </w:rPr>
          <w:t>s</w:t>
        </w:r>
      </w:ins>
      <w:ins w:id="931" w:author="Perrine, Martin L. (GSFC-5670)" w:date="2016-01-13T16:52:00Z">
        <w:r>
          <w:rPr>
            <w:rFonts w:ascii="Times New Roman" w:hAnsi="Times New Roman"/>
            <w:color w:val="222222"/>
            <w:sz w:val="24"/>
            <w:szCs w:val="24"/>
          </w:rPr>
          <w:t xml:space="preserve"> </w:t>
        </w:r>
      </w:ins>
      <w:ins w:id="932" w:author="Perrine, Martin L. (GSFC-5670)" w:date="2016-01-13T16:53:00Z">
        <w:r w:rsidR="00522C44">
          <w:rPr>
            <w:rFonts w:ascii="Times New Roman" w:hAnsi="Times New Roman"/>
            <w:color w:val="222222"/>
            <w:sz w:val="24"/>
            <w:szCs w:val="24"/>
          </w:rPr>
          <w:t xml:space="preserve">and </w:t>
        </w:r>
      </w:ins>
      <w:ins w:id="933" w:author="Perrine, Martin L. (GSFC-5670)" w:date="2016-01-14T08:32:00Z">
        <w:r w:rsidR="00522C44">
          <w:rPr>
            <w:rFonts w:ascii="Times New Roman" w:hAnsi="Times New Roman"/>
            <w:color w:val="222222"/>
            <w:sz w:val="24"/>
            <w:szCs w:val="24"/>
          </w:rPr>
          <w:t xml:space="preserve">controls </w:t>
        </w:r>
      </w:ins>
      <w:ins w:id="934" w:author="Perrine, Martin L. (GSFC-5670)" w:date="2016-02-03T18:11:00Z">
        <w:r w:rsidR="00D71DE2">
          <w:rPr>
            <w:rFonts w:ascii="Times New Roman" w:hAnsi="Times New Roman"/>
            <w:color w:val="222222"/>
            <w:sz w:val="24"/>
            <w:szCs w:val="24"/>
          </w:rPr>
          <w:t>commercial</w:t>
        </w:r>
      </w:ins>
      <w:ins w:id="935" w:author="Perrine, Martin L. (GSFC-5670)" w:date="2016-01-14T08:33:00Z">
        <w:r w:rsidR="00522C44">
          <w:rPr>
            <w:rFonts w:ascii="Times New Roman" w:hAnsi="Times New Roman"/>
            <w:color w:val="222222"/>
            <w:sz w:val="24"/>
            <w:szCs w:val="24"/>
          </w:rPr>
          <w:t xml:space="preserve"> network switches</w:t>
        </w:r>
      </w:ins>
      <w:ins w:id="936" w:author="Perrine, Martin L. (GSFC-5670)" w:date="2016-01-14T12:38:00Z">
        <w:r w:rsidR="00717436">
          <w:rPr>
            <w:rFonts w:ascii="Times New Roman" w:hAnsi="Times New Roman"/>
            <w:color w:val="222222"/>
            <w:sz w:val="24"/>
            <w:szCs w:val="24"/>
          </w:rPr>
          <w:t>,</w:t>
        </w:r>
      </w:ins>
      <w:ins w:id="937" w:author="Perrine, Martin L. (GSFC-5670)" w:date="2016-01-14T08:33:00Z">
        <w:r w:rsidR="00522C44">
          <w:rPr>
            <w:rFonts w:ascii="Times New Roman" w:hAnsi="Times New Roman"/>
            <w:color w:val="222222"/>
            <w:sz w:val="24"/>
            <w:szCs w:val="24"/>
          </w:rPr>
          <w:t xml:space="preserve"> and </w:t>
        </w:r>
      </w:ins>
      <w:ins w:id="938" w:author="Perrine, Martin L. (GSFC-5670)" w:date="2016-01-13T16:53:00Z">
        <w:r w:rsidR="00522C44">
          <w:rPr>
            <w:rFonts w:ascii="Times New Roman" w:hAnsi="Times New Roman"/>
            <w:color w:val="222222"/>
            <w:sz w:val="24"/>
            <w:szCs w:val="24"/>
          </w:rPr>
          <w:t>memory drives</w:t>
        </w:r>
        <w:r w:rsidR="00306A9F">
          <w:rPr>
            <w:rFonts w:ascii="Times New Roman" w:hAnsi="Times New Roman"/>
            <w:color w:val="222222"/>
            <w:sz w:val="24"/>
            <w:szCs w:val="24"/>
          </w:rPr>
          <w:t xml:space="preserve">. </w:t>
        </w:r>
      </w:ins>
      <w:ins w:id="939" w:author="Perrine, Martin L. (GSFC-5670)" w:date="2016-01-19T13:51:00Z">
        <w:r w:rsidR="007454A1">
          <w:rPr>
            <w:rFonts w:ascii="Times New Roman" w:hAnsi="Times New Roman"/>
            <w:color w:val="222222"/>
            <w:sz w:val="24"/>
            <w:szCs w:val="24"/>
          </w:rPr>
          <w:t xml:space="preserve">The use of commercial standard </w:t>
        </w:r>
      </w:ins>
      <w:ins w:id="940" w:author="Perrine, Martin L. (GSFC-5670)" w:date="2016-02-04T10:04:00Z">
        <w:r w:rsidR="00B12B0B">
          <w:rPr>
            <w:rFonts w:ascii="Times New Roman" w:hAnsi="Times New Roman"/>
            <w:color w:val="222222"/>
            <w:sz w:val="24"/>
            <w:szCs w:val="24"/>
          </w:rPr>
          <w:t>hardware</w:t>
        </w:r>
      </w:ins>
      <w:ins w:id="941" w:author="Perrine, Martin L. (GSFC-5670)" w:date="2016-01-19T13:51:00Z">
        <w:r w:rsidR="007454A1">
          <w:rPr>
            <w:rFonts w:ascii="Times New Roman" w:hAnsi="Times New Roman"/>
            <w:color w:val="222222"/>
            <w:sz w:val="24"/>
            <w:szCs w:val="24"/>
          </w:rPr>
          <w:t xml:space="preserve"> is intended to </w:t>
        </w:r>
      </w:ins>
      <w:ins w:id="942" w:author="Perrine, Martin L. (GSFC-5670)" w:date="2016-02-03T18:12:00Z">
        <w:r w:rsidR="00D71DE2">
          <w:rPr>
            <w:rFonts w:ascii="Times New Roman" w:hAnsi="Times New Roman"/>
            <w:color w:val="222222"/>
            <w:sz w:val="24"/>
            <w:szCs w:val="24"/>
          </w:rPr>
          <w:t>lower</w:t>
        </w:r>
      </w:ins>
      <w:ins w:id="943" w:author="Perrine, Martin L. (GSFC-5670)" w:date="2016-01-19T13:51:00Z">
        <w:r w:rsidR="007454A1">
          <w:rPr>
            <w:rFonts w:ascii="Times New Roman" w:hAnsi="Times New Roman"/>
            <w:color w:val="222222"/>
            <w:sz w:val="24"/>
            <w:szCs w:val="24"/>
          </w:rPr>
          <w:t xml:space="preserve"> cost by </w:t>
        </w:r>
      </w:ins>
      <w:ins w:id="944" w:author="Perrine, Martin L. (GSFC-5670)" w:date="2016-01-19T14:02:00Z">
        <w:r w:rsidR="00E7524B">
          <w:rPr>
            <w:rFonts w:ascii="Times New Roman" w:hAnsi="Times New Roman"/>
            <w:color w:val="222222"/>
            <w:sz w:val="24"/>
            <w:szCs w:val="24"/>
          </w:rPr>
          <w:t xml:space="preserve">reducing </w:t>
        </w:r>
      </w:ins>
      <w:ins w:id="945" w:author="Perrine, Martin L. (GSFC-5670)" w:date="2016-02-04T10:05:00Z">
        <w:r w:rsidR="00CD70FA">
          <w:rPr>
            <w:rFonts w:ascii="Times New Roman" w:hAnsi="Times New Roman"/>
            <w:color w:val="222222"/>
            <w:sz w:val="24"/>
            <w:szCs w:val="24"/>
          </w:rPr>
          <w:t>development</w:t>
        </w:r>
      </w:ins>
      <w:ins w:id="946" w:author="Perrine, Martin L. (GSFC-5670)" w:date="2016-01-19T14:02:00Z">
        <w:r w:rsidR="008F5190">
          <w:rPr>
            <w:rFonts w:ascii="Times New Roman" w:hAnsi="Times New Roman"/>
            <w:color w:val="222222"/>
            <w:sz w:val="24"/>
            <w:szCs w:val="24"/>
          </w:rPr>
          <w:t xml:space="preserve"> time, and hardware expenses</w:t>
        </w:r>
      </w:ins>
      <w:ins w:id="947" w:author="Perrine, Martin L. (GSFC-5670)" w:date="2016-03-31T12:42:00Z">
        <w:r w:rsidR="008F5190">
          <w:rPr>
            <w:rFonts w:ascii="Times New Roman" w:hAnsi="Times New Roman"/>
            <w:color w:val="222222"/>
            <w:sz w:val="24"/>
            <w:szCs w:val="24"/>
          </w:rPr>
          <w:t>;</w:t>
        </w:r>
      </w:ins>
      <w:ins w:id="948" w:author="Perrine, Martin L. (GSFC-5670)" w:date="2016-01-19T14:02:00Z">
        <w:r w:rsidR="008F5190">
          <w:rPr>
            <w:rFonts w:ascii="Times New Roman" w:hAnsi="Times New Roman"/>
            <w:color w:val="222222"/>
            <w:sz w:val="24"/>
            <w:szCs w:val="24"/>
          </w:rPr>
          <w:t xml:space="preserve"> </w:t>
        </w:r>
      </w:ins>
      <w:ins w:id="949" w:author="Perrine, Martin L. (GSFC-5670)" w:date="2016-03-31T12:43:00Z">
        <w:r w:rsidR="008F5190">
          <w:rPr>
            <w:rFonts w:ascii="Times New Roman" w:hAnsi="Times New Roman"/>
            <w:color w:val="222222"/>
            <w:sz w:val="24"/>
            <w:szCs w:val="24"/>
          </w:rPr>
          <w:t>while</w:t>
        </w:r>
      </w:ins>
      <w:ins w:id="950" w:author="Perrine, Martin L. (GSFC-5670)" w:date="2016-01-19T14:02:00Z">
        <w:r w:rsidR="008F5190">
          <w:rPr>
            <w:rFonts w:ascii="Times New Roman" w:hAnsi="Times New Roman"/>
            <w:color w:val="222222"/>
            <w:sz w:val="24"/>
            <w:szCs w:val="24"/>
          </w:rPr>
          <w:t xml:space="preserve"> at the same time</w:t>
        </w:r>
      </w:ins>
      <w:ins w:id="951" w:author="Perrine, Martin L. (GSFC-5670)" w:date="2016-02-04T10:05:00Z">
        <w:r w:rsidR="00B12B0B">
          <w:rPr>
            <w:rFonts w:ascii="Times New Roman" w:hAnsi="Times New Roman"/>
            <w:color w:val="222222"/>
            <w:sz w:val="24"/>
            <w:szCs w:val="24"/>
          </w:rPr>
          <w:t xml:space="preserve"> </w:t>
        </w:r>
      </w:ins>
      <w:ins w:id="952" w:author="Perrine, Martin L. (GSFC-5670)" w:date="2016-01-19T13:51:00Z">
        <w:r w:rsidR="007454A1">
          <w:rPr>
            <w:rFonts w:ascii="Times New Roman" w:hAnsi="Times New Roman"/>
            <w:color w:val="222222"/>
            <w:sz w:val="24"/>
            <w:szCs w:val="24"/>
          </w:rPr>
          <w:t>improving compatibility</w:t>
        </w:r>
      </w:ins>
      <w:ins w:id="953" w:author="Perrine, Martin L. (GSFC-5670)" w:date="2016-01-19T14:02:00Z">
        <w:r w:rsidR="00E7524B">
          <w:rPr>
            <w:rFonts w:ascii="Times New Roman" w:hAnsi="Times New Roman"/>
            <w:color w:val="222222"/>
            <w:sz w:val="24"/>
            <w:szCs w:val="24"/>
          </w:rPr>
          <w:t>,</w:t>
        </w:r>
      </w:ins>
      <w:ins w:id="954" w:author="Perrine, Martin L. (GSFC-5670)" w:date="2016-01-19T13:51:00Z">
        <w:r w:rsidR="007454A1">
          <w:rPr>
            <w:rFonts w:ascii="Times New Roman" w:hAnsi="Times New Roman"/>
            <w:color w:val="222222"/>
            <w:sz w:val="24"/>
            <w:szCs w:val="24"/>
          </w:rPr>
          <w:t xml:space="preserve"> and supportability.</w:t>
        </w:r>
      </w:ins>
    </w:p>
    <w:p w14:paraId="39E1FFAB" w14:textId="657880DD" w:rsidR="00EC6AA0" w:rsidRDefault="003D7411" w:rsidP="003D7411">
      <w:pPr>
        <w:pStyle w:val="NormalWeb"/>
        <w:shd w:val="clear" w:color="auto" w:fill="FFFFFF"/>
        <w:spacing w:before="0" w:beforeAutospacing="0" w:after="150" w:afterAutospacing="0" w:line="338" w:lineRule="atLeast"/>
        <w:rPr>
          <w:ins w:id="955" w:author="Perrine, Martin L. (GSFC-5670)" w:date="2016-01-13T16:59:00Z"/>
          <w:rFonts w:ascii="Times New Roman" w:hAnsi="Times New Roman"/>
          <w:color w:val="222222"/>
          <w:sz w:val="24"/>
          <w:szCs w:val="24"/>
        </w:rPr>
      </w:pPr>
      <w:del w:id="956" w:author="Perrine, Martin L. (GSFC-5670)" w:date="2016-02-05T15:19:00Z">
        <w:r w:rsidRPr="003D7411" w:rsidDel="00E51228">
          <w:rPr>
            <w:rFonts w:ascii="Times New Roman" w:hAnsi="Times New Roman"/>
            <w:color w:val="222222"/>
            <w:sz w:val="24"/>
            <w:szCs w:val="24"/>
          </w:rPr>
          <w:delText xml:space="preserve">The </w:delText>
        </w:r>
      </w:del>
      <w:del w:id="957" w:author="Perrine, Martin L. (GSFC-5670)" w:date="2016-01-19T10:57:00Z">
        <w:r w:rsidRPr="003D7411" w:rsidDel="00171842">
          <w:rPr>
            <w:rFonts w:ascii="Times New Roman" w:hAnsi="Times New Roman"/>
            <w:color w:val="222222"/>
            <w:sz w:val="24"/>
            <w:szCs w:val="24"/>
          </w:rPr>
          <w:delText>NENG</w:delText>
        </w:r>
      </w:del>
      <w:ins w:id="958" w:author="Perrine, Martin L. (GSFC-5670)" w:date="2016-01-19T10:57:00Z">
        <w:r w:rsidR="00171842">
          <w:rPr>
            <w:rFonts w:ascii="Times New Roman" w:hAnsi="Times New Roman"/>
            <w:color w:val="222222"/>
            <w:sz w:val="24"/>
            <w:szCs w:val="24"/>
          </w:rPr>
          <w:t>DAPHNE</w:t>
        </w:r>
      </w:ins>
      <w:r w:rsidRPr="003D7411">
        <w:rPr>
          <w:rFonts w:ascii="Times New Roman" w:hAnsi="Times New Roman"/>
          <w:color w:val="222222"/>
          <w:sz w:val="24"/>
          <w:szCs w:val="24"/>
        </w:rPr>
        <w:t xml:space="preserve"> </w:t>
      </w:r>
      <w:del w:id="959" w:author="Perrine, Martin L. (GSFC-5670)" w:date="2016-01-13T16:52:00Z">
        <w:r w:rsidRPr="003D7411" w:rsidDel="000A46B1">
          <w:rPr>
            <w:rFonts w:ascii="Times New Roman" w:hAnsi="Times New Roman"/>
            <w:color w:val="222222"/>
            <w:sz w:val="24"/>
            <w:szCs w:val="24"/>
          </w:rPr>
          <w:delText xml:space="preserve">software </w:delText>
        </w:r>
      </w:del>
      <w:ins w:id="960" w:author="Perrine, Martin L. (GSFC-5670)" w:date="2016-01-13T16:52:00Z">
        <w:r w:rsidR="000A46B1">
          <w:rPr>
            <w:rFonts w:ascii="Times New Roman" w:hAnsi="Times New Roman"/>
            <w:color w:val="222222"/>
            <w:sz w:val="24"/>
            <w:szCs w:val="24"/>
          </w:rPr>
          <w:t xml:space="preserve"> </w:t>
        </w:r>
      </w:ins>
      <w:r w:rsidRPr="003D7411">
        <w:rPr>
          <w:rFonts w:ascii="Times New Roman" w:hAnsi="Times New Roman"/>
          <w:color w:val="222222"/>
          <w:sz w:val="24"/>
          <w:szCs w:val="24"/>
        </w:rPr>
        <w:t xml:space="preserve">has a long </w:t>
      </w:r>
      <w:ins w:id="961" w:author="Perrine, Martin L. (GSFC-5670)" w:date="2016-01-14T08:33:00Z">
        <w:r w:rsidR="00522C44">
          <w:rPr>
            <w:rFonts w:ascii="Times New Roman" w:hAnsi="Times New Roman"/>
            <w:color w:val="222222"/>
            <w:sz w:val="24"/>
            <w:szCs w:val="24"/>
          </w:rPr>
          <w:t xml:space="preserve">operational </w:t>
        </w:r>
      </w:ins>
      <w:r w:rsidRPr="003D7411">
        <w:rPr>
          <w:rFonts w:ascii="Times New Roman" w:hAnsi="Times New Roman"/>
          <w:color w:val="222222"/>
          <w:sz w:val="24"/>
          <w:szCs w:val="24"/>
        </w:rPr>
        <w:t xml:space="preserve">heritage. </w:t>
      </w:r>
      <w:del w:id="962" w:author="Perrine, Martin L. (GSFC-5670)" w:date="2016-02-03T18:13:00Z">
        <w:r w:rsidRPr="003D7411" w:rsidDel="00D71DE2">
          <w:rPr>
            <w:rFonts w:ascii="Times New Roman" w:hAnsi="Times New Roman"/>
            <w:color w:val="222222"/>
            <w:sz w:val="24"/>
            <w:szCs w:val="24"/>
          </w:rPr>
          <w:delText>T</w:delText>
        </w:r>
      </w:del>
      <w:ins w:id="963" w:author="Perrine, Martin L. (GSFC-5670)" w:date="2016-02-03T18:13:00Z">
        <w:r w:rsidR="00D71DE2">
          <w:rPr>
            <w:rFonts w:ascii="Times New Roman" w:hAnsi="Times New Roman"/>
            <w:color w:val="222222"/>
            <w:sz w:val="24"/>
            <w:szCs w:val="24"/>
          </w:rPr>
          <w:t>T</w:t>
        </w:r>
      </w:ins>
      <w:r w:rsidRPr="003D7411">
        <w:rPr>
          <w:rFonts w:ascii="Times New Roman" w:hAnsi="Times New Roman"/>
          <w:color w:val="222222"/>
          <w:sz w:val="24"/>
          <w:szCs w:val="24"/>
        </w:rPr>
        <w:t xml:space="preserve">he software was initially developed to support the Solar Dynamics Observatory (SDO) within the Data Distribution System (DDS). The software </w:t>
      </w:r>
      <w:del w:id="964" w:author="Perrine, Martin L. (GSFC-5670)" w:date="2016-01-13T17:04:00Z">
        <w:r w:rsidRPr="003D7411" w:rsidDel="007E2E23">
          <w:rPr>
            <w:rFonts w:ascii="Times New Roman" w:hAnsi="Times New Roman"/>
            <w:color w:val="222222"/>
            <w:sz w:val="24"/>
            <w:szCs w:val="24"/>
          </w:rPr>
          <w:delText>was reused, with</w:delText>
        </w:r>
      </w:del>
      <w:ins w:id="965" w:author="Perrine, Martin L. (GSFC-5670)" w:date="2016-01-13T17:04:00Z">
        <w:r w:rsidR="007E2E23">
          <w:rPr>
            <w:rFonts w:ascii="Times New Roman" w:hAnsi="Times New Roman"/>
            <w:color w:val="222222"/>
            <w:sz w:val="24"/>
            <w:szCs w:val="24"/>
          </w:rPr>
          <w:t xml:space="preserve"> </w:t>
        </w:r>
      </w:ins>
      <w:del w:id="966" w:author="Perrine, Martin L. (GSFC-5670)" w:date="2016-01-19T11:05:00Z">
        <w:r w:rsidRPr="003D7411" w:rsidDel="00CB1E61">
          <w:rPr>
            <w:rFonts w:ascii="Times New Roman" w:hAnsi="Times New Roman"/>
            <w:color w:val="222222"/>
            <w:sz w:val="24"/>
            <w:szCs w:val="24"/>
          </w:rPr>
          <w:delText xml:space="preserve"> modifi</w:delText>
        </w:r>
      </w:del>
      <w:ins w:id="967" w:author="Perrine, Martin L. (GSFC-5670)" w:date="2016-01-19T11:05:00Z">
        <w:r w:rsidR="00CB1E61">
          <w:rPr>
            <w:rFonts w:ascii="Times New Roman" w:hAnsi="Times New Roman"/>
            <w:color w:val="222222"/>
            <w:sz w:val="24"/>
            <w:szCs w:val="24"/>
          </w:rPr>
          <w:t xml:space="preserve">was </w:t>
        </w:r>
      </w:ins>
      <w:ins w:id="968" w:author="Perrine, Martin L. (GSFC-5670)" w:date="2016-02-03T18:13:00Z">
        <w:r w:rsidR="00D71DE2">
          <w:rPr>
            <w:rFonts w:ascii="Times New Roman" w:hAnsi="Times New Roman"/>
            <w:color w:val="222222"/>
            <w:sz w:val="24"/>
            <w:szCs w:val="24"/>
          </w:rPr>
          <w:t xml:space="preserve">than </w:t>
        </w:r>
      </w:ins>
      <w:ins w:id="969" w:author="Perrine, Martin L. (GSFC-5670)" w:date="2016-01-19T11:05:00Z">
        <w:r w:rsidR="00CB1E61" w:rsidRPr="003D7411">
          <w:rPr>
            <w:rFonts w:ascii="Times New Roman" w:hAnsi="Times New Roman"/>
            <w:color w:val="222222"/>
            <w:sz w:val="24"/>
            <w:szCs w:val="24"/>
          </w:rPr>
          <w:t>modified</w:t>
        </w:r>
      </w:ins>
      <w:ins w:id="970" w:author="Perrine, Martin L. (GSFC-5670)" w:date="2016-01-13T17:04:00Z">
        <w:r w:rsidR="007E2E23">
          <w:rPr>
            <w:rFonts w:ascii="Times New Roman" w:hAnsi="Times New Roman"/>
            <w:color w:val="222222"/>
            <w:sz w:val="24"/>
            <w:szCs w:val="24"/>
          </w:rPr>
          <w:t xml:space="preserve"> and </w:t>
        </w:r>
      </w:ins>
      <w:ins w:id="971" w:author="Perrine, Martin L. (GSFC-5670)" w:date="2016-01-19T12:46:00Z">
        <w:r w:rsidR="00C739A8">
          <w:rPr>
            <w:rFonts w:ascii="Times New Roman" w:hAnsi="Times New Roman"/>
            <w:color w:val="222222"/>
            <w:sz w:val="24"/>
            <w:szCs w:val="24"/>
          </w:rPr>
          <w:t>enhanced</w:t>
        </w:r>
      </w:ins>
      <w:ins w:id="972" w:author="Perrine, Martin L. (GSFC-5670)" w:date="2016-02-03T18:13:00Z">
        <w:r w:rsidR="00D71DE2">
          <w:rPr>
            <w:rFonts w:ascii="Times New Roman" w:hAnsi="Times New Roman"/>
            <w:color w:val="222222"/>
            <w:sz w:val="24"/>
            <w:szCs w:val="24"/>
          </w:rPr>
          <w:t xml:space="preserve"> under Phase 1</w:t>
        </w:r>
      </w:ins>
      <w:del w:id="973" w:author="Perrine, Martin L. (GSFC-5670)" w:date="2016-01-13T17:04:00Z">
        <w:r w:rsidRPr="003D7411" w:rsidDel="007E2E23">
          <w:rPr>
            <w:rFonts w:ascii="Times New Roman" w:hAnsi="Times New Roman"/>
            <w:color w:val="222222"/>
            <w:sz w:val="24"/>
            <w:szCs w:val="24"/>
          </w:rPr>
          <w:delText>cations</w:delText>
        </w:r>
      </w:del>
      <w:r w:rsidRPr="003D7411">
        <w:rPr>
          <w:rFonts w:ascii="Times New Roman" w:hAnsi="Times New Roman"/>
          <w:color w:val="222222"/>
          <w:sz w:val="24"/>
          <w:szCs w:val="24"/>
        </w:rPr>
        <w:t xml:space="preserve">, </w:t>
      </w:r>
      <w:del w:id="974" w:author="Perrine, Martin L. (GSFC-5670)" w:date="2016-01-13T16:55:00Z">
        <w:r w:rsidRPr="003D7411" w:rsidDel="00306A9F">
          <w:rPr>
            <w:rFonts w:ascii="Times New Roman" w:hAnsi="Times New Roman"/>
            <w:color w:val="222222"/>
            <w:sz w:val="24"/>
            <w:szCs w:val="24"/>
          </w:rPr>
          <w:delText xml:space="preserve">multiple times </w:delText>
        </w:r>
      </w:del>
      <w:r w:rsidRPr="003D7411">
        <w:rPr>
          <w:rFonts w:ascii="Times New Roman" w:hAnsi="Times New Roman"/>
          <w:color w:val="222222"/>
          <w:sz w:val="24"/>
          <w:szCs w:val="24"/>
        </w:rPr>
        <w:t>to support</w:t>
      </w:r>
      <w:ins w:id="975" w:author="Perrine, Martin L. (GSFC-5670)" w:date="2016-01-14T08:37:00Z">
        <w:r w:rsidR="00581867">
          <w:rPr>
            <w:rFonts w:ascii="Times New Roman" w:hAnsi="Times New Roman"/>
            <w:color w:val="222222"/>
            <w:sz w:val="24"/>
            <w:szCs w:val="24"/>
          </w:rPr>
          <w:t xml:space="preserve"> the</w:t>
        </w:r>
      </w:ins>
      <w:r w:rsidRPr="003D7411">
        <w:rPr>
          <w:rFonts w:ascii="Times New Roman" w:hAnsi="Times New Roman"/>
          <w:color w:val="222222"/>
          <w:sz w:val="24"/>
          <w:szCs w:val="24"/>
        </w:rPr>
        <w:t xml:space="preserve"> Lunar Reconnaissance Orbiter (LRO) </w:t>
      </w:r>
      <w:del w:id="976" w:author="Perrine, Martin L. (GSFC-5670)" w:date="2016-02-05T15:19:00Z">
        <w:r w:rsidRPr="003D7411" w:rsidDel="00E51228">
          <w:rPr>
            <w:rFonts w:ascii="Times New Roman" w:hAnsi="Times New Roman"/>
            <w:color w:val="222222"/>
            <w:sz w:val="24"/>
            <w:szCs w:val="24"/>
          </w:rPr>
          <w:delText xml:space="preserve">mission </w:delText>
        </w:r>
      </w:del>
      <w:ins w:id="977" w:author="Perrine, Martin L. (GSFC-5670)" w:date="2016-02-05T15:19:00Z">
        <w:r w:rsidR="00E51228" w:rsidRPr="003D7411">
          <w:rPr>
            <w:rFonts w:ascii="Times New Roman" w:hAnsi="Times New Roman"/>
            <w:color w:val="222222"/>
            <w:sz w:val="24"/>
            <w:szCs w:val="24"/>
          </w:rPr>
          <w:t>mission</w:t>
        </w:r>
      </w:ins>
      <w:del w:id="978" w:author="Perrine, Martin L. (GSFC-5670)" w:date="2016-01-14T08:36:00Z">
        <w:r w:rsidRPr="003D7411" w:rsidDel="00581867">
          <w:rPr>
            <w:rFonts w:ascii="Times New Roman" w:hAnsi="Times New Roman"/>
            <w:color w:val="222222"/>
            <w:sz w:val="24"/>
            <w:szCs w:val="24"/>
          </w:rPr>
          <w:delText xml:space="preserve">within </w:delText>
        </w:r>
      </w:del>
      <w:del w:id="979" w:author="Perrine, Martin L. (GSFC-5670)" w:date="2016-02-04T10:08:00Z">
        <w:r w:rsidRPr="003D7411" w:rsidDel="00CD70FA">
          <w:rPr>
            <w:rFonts w:ascii="Times New Roman" w:hAnsi="Times New Roman"/>
            <w:color w:val="222222"/>
            <w:sz w:val="24"/>
            <w:szCs w:val="24"/>
          </w:rPr>
          <w:delText xml:space="preserve">the White Sands One (WS1) </w:delText>
        </w:r>
      </w:del>
      <w:del w:id="980" w:author="Perrine, Martin L. (GSFC-5670)" w:date="2016-01-14T08:36:00Z">
        <w:r w:rsidRPr="003D7411" w:rsidDel="00581867">
          <w:rPr>
            <w:rFonts w:ascii="Times New Roman" w:hAnsi="Times New Roman"/>
            <w:color w:val="222222"/>
            <w:sz w:val="24"/>
            <w:szCs w:val="24"/>
          </w:rPr>
          <w:delText>system,</w:delText>
        </w:r>
      </w:del>
      <w:ins w:id="981" w:author="Perrine, Martin L. (GSFC-5670)" w:date="2016-01-14T08:37:00Z">
        <w:r w:rsidR="00581867">
          <w:rPr>
            <w:rFonts w:ascii="Times New Roman" w:hAnsi="Times New Roman"/>
            <w:color w:val="222222"/>
            <w:sz w:val="24"/>
            <w:szCs w:val="24"/>
          </w:rPr>
          <w:t>,</w:t>
        </w:r>
      </w:ins>
      <w:r w:rsidRPr="003D7411">
        <w:rPr>
          <w:rFonts w:ascii="Times New Roman" w:hAnsi="Times New Roman"/>
          <w:color w:val="222222"/>
          <w:sz w:val="24"/>
          <w:szCs w:val="24"/>
        </w:rPr>
        <w:t xml:space="preserve"> Interface Region Imaging Spectrograph (IRIS) mission</w:t>
      </w:r>
      <w:del w:id="982" w:author="Perrine, Martin L. (GSFC-5670)" w:date="2016-01-13T16:56:00Z">
        <w:r w:rsidRPr="003D7411" w:rsidDel="00306A9F">
          <w:rPr>
            <w:rFonts w:ascii="Times New Roman" w:hAnsi="Times New Roman"/>
            <w:color w:val="222222"/>
            <w:sz w:val="24"/>
            <w:szCs w:val="24"/>
          </w:rPr>
          <w:delText xml:space="preserve"> within the NENG system</w:delText>
        </w:r>
      </w:del>
      <w:r w:rsidRPr="003D7411">
        <w:rPr>
          <w:rFonts w:ascii="Times New Roman" w:hAnsi="Times New Roman"/>
          <w:color w:val="222222"/>
          <w:sz w:val="24"/>
          <w:szCs w:val="24"/>
        </w:rPr>
        <w:t xml:space="preserve">, and Soil Moisture Active Passive (SMAP) </w:t>
      </w:r>
      <w:commentRangeStart w:id="983"/>
      <w:r w:rsidRPr="003D7411">
        <w:rPr>
          <w:rFonts w:ascii="Times New Roman" w:hAnsi="Times New Roman"/>
          <w:color w:val="222222"/>
          <w:sz w:val="24"/>
          <w:szCs w:val="24"/>
        </w:rPr>
        <w:t>mission</w:t>
      </w:r>
      <w:commentRangeEnd w:id="983"/>
      <w:r w:rsidR="00AF1AEF">
        <w:rPr>
          <w:rStyle w:val="CommentReference"/>
          <w:rFonts w:ascii="Arial" w:hAnsi="Arial"/>
        </w:rPr>
        <w:commentReference w:id="983"/>
      </w:r>
      <w:ins w:id="984" w:author="Perrine, Martin L. (GSFC-5670)" w:date="2016-01-13T16:56:00Z">
        <w:r w:rsidR="00306A9F">
          <w:rPr>
            <w:rFonts w:ascii="Times New Roman" w:hAnsi="Times New Roman"/>
            <w:color w:val="222222"/>
            <w:sz w:val="24"/>
            <w:szCs w:val="24"/>
          </w:rPr>
          <w:t xml:space="preserve">. </w:t>
        </w:r>
      </w:ins>
      <w:ins w:id="985" w:author="Perrine, Martin L. (GSFC-5670)" w:date="2016-02-04T10:06:00Z">
        <w:r w:rsidR="00CD70FA">
          <w:rPr>
            <w:rFonts w:ascii="Times New Roman" w:hAnsi="Times New Roman"/>
            <w:color w:val="222222"/>
            <w:sz w:val="24"/>
            <w:szCs w:val="24"/>
          </w:rPr>
          <w:t>T</w:t>
        </w:r>
      </w:ins>
      <w:ins w:id="986" w:author="Perrine, Martin L. (GSFC-5670)" w:date="2016-02-03T18:14:00Z">
        <w:r w:rsidR="00D71DE2">
          <w:rPr>
            <w:rFonts w:ascii="Times New Roman" w:hAnsi="Times New Roman"/>
            <w:color w:val="222222"/>
            <w:sz w:val="24"/>
            <w:szCs w:val="24"/>
          </w:rPr>
          <w:t>he system was called the NEN Gateway or NENG</w:t>
        </w:r>
      </w:ins>
      <w:ins w:id="987" w:author="Perrine, Martin L. (GSFC-5670)" w:date="2016-02-04T10:06:00Z">
        <w:r w:rsidR="00CD70FA">
          <w:rPr>
            <w:rFonts w:ascii="Times New Roman" w:hAnsi="Times New Roman"/>
            <w:color w:val="222222"/>
            <w:sz w:val="24"/>
            <w:szCs w:val="24"/>
          </w:rPr>
          <w:t xml:space="preserve"> </w:t>
        </w:r>
      </w:ins>
      <w:ins w:id="988" w:author="Perrine, Martin L. (GSFC-5670)" w:date="2016-02-04T10:07:00Z">
        <w:r w:rsidR="00CD70FA">
          <w:rPr>
            <w:rFonts w:ascii="Times New Roman" w:hAnsi="Times New Roman"/>
            <w:color w:val="222222"/>
            <w:sz w:val="24"/>
            <w:szCs w:val="24"/>
          </w:rPr>
          <w:t>f</w:t>
        </w:r>
      </w:ins>
      <w:ins w:id="989" w:author="Perrine, Martin L. (GSFC-5670)" w:date="2016-02-03T18:16:00Z">
        <w:r w:rsidR="00D71DE2">
          <w:rPr>
            <w:rFonts w:ascii="Times New Roman" w:hAnsi="Times New Roman"/>
            <w:color w:val="222222"/>
            <w:sz w:val="24"/>
            <w:szCs w:val="24"/>
          </w:rPr>
          <w:t xml:space="preserve">or these </w:t>
        </w:r>
        <w:r w:rsidR="00D71DE2">
          <w:rPr>
            <w:rFonts w:ascii="Times New Roman" w:hAnsi="Times New Roman"/>
            <w:color w:val="222222"/>
            <w:sz w:val="24"/>
            <w:szCs w:val="24"/>
          </w:rPr>
          <w:lastRenderedPageBreak/>
          <w:t xml:space="preserve">missions </w:t>
        </w:r>
      </w:ins>
      <w:ins w:id="990" w:author="Perrine, Martin L. (GSFC-5670)" w:date="2016-02-04T10:07:00Z">
        <w:r w:rsidR="00CD70FA">
          <w:rPr>
            <w:rFonts w:ascii="Times New Roman" w:hAnsi="Times New Roman"/>
            <w:color w:val="222222"/>
            <w:sz w:val="24"/>
            <w:szCs w:val="24"/>
          </w:rPr>
          <w:t>and was</w:t>
        </w:r>
      </w:ins>
      <w:ins w:id="991" w:author="Perrine, Martin L. (GSFC-5670)" w:date="2016-01-13T16:56:00Z">
        <w:r w:rsidR="00306A9F">
          <w:rPr>
            <w:rFonts w:ascii="Times New Roman" w:hAnsi="Times New Roman"/>
            <w:color w:val="222222"/>
            <w:sz w:val="24"/>
            <w:szCs w:val="24"/>
          </w:rPr>
          <w:t xml:space="preserve"> deployed to </w:t>
        </w:r>
      </w:ins>
      <w:ins w:id="992" w:author="Perrine, Martin L. (GSFC-5670)" w:date="2016-01-13T16:58:00Z">
        <w:r w:rsidR="00306A9F">
          <w:rPr>
            <w:rFonts w:ascii="Times New Roman" w:hAnsi="Times New Roman"/>
            <w:color w:val="222222"/>
            <w:sz w:val="24"/>
            <w:szCs w:val="24"/>
          </w:rPr>
          <w:t xml:space="preserve">the White Sands (WS1) system, and </w:t>
        </w:r>
      </w:ins>
      <w:del w:id="993" w:author="Perrine, Martin L. (GSFC-5670)" w:date="2016-01-19T11:05:00Z">
        <w:r w:rsidRPr="003D7411" w:rsidDel="00CB1E61">
          <w:rPr>
            <w:rFonts w:ascii="Times New Roman" w:hAnsi="Times New Roman"/>
            <w:color w:val="222222"/>
            <w:sz w:val="24"/>
            <w:szCs w:val="24"/>
          </w:rPr>
          <w:delText xml:space="preserve"> </w:delText>
        </w:r>
      </w:del>
      <w:ins w:id="994" w:author="Perrine, Martin L. (GSFC-5670)" w:date="2016-01-19T11:05:00Z">
        <w:r w:rsidR="00CB1E61">
          <w:rPr>
            <w:rFonts w:ascii="Times New Roman" w:hAnsi="Times New Roman"/>
            <w:color w:val="222222"/>
            <w:sz w:val="24"/>
            <w:szCs w:val="24"/>
          </w:rPr>
          <w:t xml:space="preserve">to </w:t>
        </w:r>
      </w:ins>
      <w:del w:id="995" w:author="Perrine, Martin L. (GSFC-5670)" w:date="2016-01-13T16:58:00Z">
        <w:r w:rsidRPr="003D7411" w:rsidDel="00306A9F">
          <w:rPr>
            <w:rFonts w:ascii="Times New Roman" w:hAnsi="Times New Roman"/>
            <w:color w:val="222222"/>
            <w:sz w:val="24"/>
            <w:szCs w:val="24"/>
          </w:rPr>
          <w:delText xml:space="preserve">within </w:delText>
        </w:r>
      </w:del>
      <w:r w:rsidRPr="003D7411">
        <w:rPr>
          <w:rFonts w:ascii="Times New Roman" w:hAnsi="Times New Roman"/>
          <w:color w:val="222222"/>
          <w:sz w:val="24"/>
          <w:szCs w:val="24"/>
        </w:rPr>
        <w:t>the McMurdo TDRSS Relay System (MTRS) Receive Ingest Portal (RIP) system</w:t>
      </w:r>
      <w:ins w:id="996" w:author="Perrine, Martin L. (GSFC-5670)" w:date="2016-02-04T10:07:00Z">
        <w:r w:rsidR="00CD70FA">
          <w:rPr>
            <w:rFonts w:ascii="Times New Roman" w:hAnsi="Times New Roman"/>
            <w:color w:val="222222"/>
            <w:sz w:val="24"/>
            <w:szCs w:val="24"/>
          </w:rPr>
          <w:t xml:space="preserve">. NENG has </w:t>
        </w:r>
      </w:ins>
      <w:ins w:id="997" w:author="Perrine, Martin L. (GSFC-5670)" w:date="2016-01-14T12:48:00Z">
        <w:r w:rsidR="00D71DE2">
          <w:rPr>
            <w:rFonts w:ascii="Times New Roman" w:hAnsi="Times New Roman"/>
            <w:color w:val="222222"/>
            <w:sz w:val="24"/>
            <w:szCs w:val="24"/>
          </w:rPr>
          <w:t>provided</w:t>
        </w:r>
        <w:r w:rsidR="00002550">
          <w:rPr>
            <w:rFonts w:ascii="Times New Roman" w:hAnsi="Times New Roman"/>
            <w:color w:val="222222"/>
            <w:sz w:val="24"/>
            <w:szCs w:val="24"/>
          </w:rPr>
          <w:t xml:space="preserve"> years of highly reliable service</w:t>
        </w:r>
      </w:ins>
      <w:ins w:id="998" w:author="Perrine, Martin L. (GSFC-5670)" w:date="2016-02-04T10:07:00Z">
        <w:r w:rsidR="00CD70FA">
          <w:rPr>
            <w:rFonts w:ascii="Times New Roman" w:hAnsi="Times New Roman"/>
            <w:color w:val="222222"/>
            <w:sz w:val="24"/>
            <w:szCs w:val="24"/>
          </w:rPr>
          <w:t xml:space="preserve"> for these missions</w:t>
        </w:r>
      </w:ins>
      <w:ins w:id="999" w:author="Perrine, Martin L. (GSFC-5670)" w:date="2016-01-14T12:48:00Z">
        <w:r w:rsidR="00002550">
          <w:rPr>
            <w:rFonts w:ascii="Times New Roman" w:hAnsi="Times New Roman"/>
            <w:color w:val="222222"/>
            <w:sz w:val="24"/>
            <w:szCs w:val="24"/>
          </w:rPr>
          <w:t xml:space="preserve">. </w:t>
        </w:r>
      </w:ins>
      <w:del w:id="1000" w:author="Perrine, Martin L. (GSFC-5670)" w:date="2016-01-14T12:48:00Z">
        <w:r w:rsidRPr="003D7411" w:rsidDel="00002550">
          <w:rPr>
            <w:rFonts w:ascii="Times New Roman" w:hAnsi="Times New Roman"/>
            <w:color w:val="222222"/>
            <w:sz w:val="24"/>
            <w:szCs w:val="24"/>
          </w:rPr>
          <w:delText>.</w:delText>
        </w:r>
      </w:del>
    </w:p>
    <w:p w14:paraId="275E84D9" w14:textId="77777777" w:rsidR="00306A9F" w:rsidRDefault="00306A9F" w:rsidP="003D7411">
      <w:pPr>
        <w:pStyle w:val="NormalWeb"/>
        <w:shd w:val="clear" w:color="auto" w:fill="FFFFFF"/>
        <w:spacing w:before="0" w:beforeAutospacing="0" w:after="150" w:afterAutospacing="0" w:line="338" w:lineRule="atLeast"/>
        <w:rPr>
          <w:rFonts w:ascii="Times New Roman" w:hAnsi="Times New Roman"/>
          <w:color w:val="222222"/>
          <w:sz w:val="24"/>
          <w:szCs w:val="24"/>
        </w:rPr>
      </w:pPr>
    </w:p>
    <w:p w14:paraId="2E1A17B7" w14:textId="77777777" w:rsidR="002E1DC9" w:rsidRDefault="002E1DC9" w:rsidP="003D7411">
      <w:pPr>
        <w:pStyle w:val="NormalWeb"/>
        <w:shd w:val="clear" w:color="auto" w:fill="FFFFFF"/>
        <w:spacing w:before="0" w:beforeAutospacing="0" w:after="150" w:afterAutospacing="0" w:line="338" w:lineRule="atLeast"/>
        <w:rPr>
          <w:rFonts w:ascii="Times New Roman" w:hAnsi="Times New Roman"/>
          <w:color w:val="222222"/>
          <w:sz w:val="24"/>
          <w:szCs w:val="24"/>
        </w:rPr>
      </w:pPr>
    </w:p>
    <w:p w14:paraId="3A0CA418" w14:textId="07086303" w:rsidR="003D7411" w:rsidRPr="00885637" w:rsidDel="00F477EB" w:rsidRDefault="003D7411" w:rsidP="003D7411">
      <w:pPr>
        <w:pStyle w:val="NormalWeb"/>
        <w:shd w:val="clear" w:color="auto" w:fill="FFFFFF"/>
        <w:spacing w:before="0" w:beforeAutospacing="0" w:after="150" w:afterAutospacing="0" w:line="338" w:lineRule="atLeast"/>
        <w:rPr>
          <w:del w:id="1001" w:author="Perrine, Martin L. (GSFC-5670)" w:date="2016-01-19T12:35:00Z"/>
          <w:rFonts w:ascii="Times New Roman" w:hAnsi="Times New Roman"/>
          <w:color w:val="FF0000"/>
          <w:sz w:val="24"/>
          <w:szCs w:val="24"/>
          <w:rPrChange w:id="1002" w:author="Perrine, Martin L. (GSFC-5670)" w:date="2016-01-13T18:25:00Z">
            <w:rPr>
              <w:del w:id="1003" w:author="Perrine, Martin L. (GSFC-5670)" w:date="2016-01-19T12:35:00Z"/>
              <w:rFonts w:ascii="Times New Roman" w:hAnsi="Times New Roman"/>
              <w:color w:val="222222"/>
              <w:sz w:val="24"/>
              <w:szCs w:val="24"/>
            </w:rPr>
          </w:rPrChange>
        </w:rPr>
      </w:pPr>
      <w:del w:id="1004" w:author="Perrine, Martin L. (GSFC-5670)" w:date="2016-01-19T12:35:00Z">
        <w:r w:rsidRPr="00581867" w:rsidDel="00F477EB">
          <w:rPr>
            <w:rFonts w:ascii="Times New Roman" w:hAnsi="Times New Roman"/>
            <w:strike/>
            <w:color w:val="222222"/>
            <w:szCs w:val="24"/>
            <w:rPrChange w:id="1005" w:author="Perrine, Martin L. (GSFC-5670)" w:date="2016-01-14T08:38:00Z">
              <w:rPr>
                <w:rFonts w:ascii="Times New Roman" w:hAnsi="Times New Roman"/>
                <w:color w:val="222222"/>
                <w:szCs w:val="24"/>
              </w:rPr>
            </w:rPrChange>
          </w:rPr>
          <w:delText xml:space="preserve">The evolution of the </w:delText>
        </w:r>
      </w:del>
      <w:del w:id="1006" w:author="Perrine, Martin L. (GSFC-5670)" w:date="2016-01-19T10:57:00Z">
        <w:r w:rsidRPr="00581867" w:rsidDel="00171842">
          <w:rPr>
            <w:rFonts w:ascii="Times New Roman" w:hAnsi="Times New Roman"/>
            <w:strike/>
            <w:color w:val="222222"/>
            <w:szCs w:val="24"/>
            <w:rPrChange w:id="1007" w:author="Perrine, Martin L. (GSFC-5670)" w:date="2016-01-14T08:38:00Z">
              <w:rPr>
                <w:rFonts w:ascii="Times New Roman" w:hAnsi="Times New Roman"/>
                <w:color w:val="222222"/>
                <w:szCs w:val="24"/>
              </w:rPr>
            </w:rPrChange>
          </w:rPr>
          <w:delText>NENG</w:delText>
        </w:r>
      </w:del>
      <w:del w:id="1008" w:author="Perrine, Martin L. (GSFC-5670)" w:date="2016-01-19T12:35:00Z">
        <w:r w:rsidRPr="00581867" w:rsidDel="00F477EB">
          <w:rPr>
            <w:rFonts w:ascii="Times New Roman" w:hAnsi="Times New Roman"/>
            <w:strike/>
            <w:color w:val="222222"/>
            <w:szCs w:val="24"/>
            <w:rPrChange w:id="1009" w:author="Perrine, Martin L. (GSFC-5670)" w:date="2016-01-14T08:38:00Z">
              <w:rPr>
                <w:rFonts w:ascii="Times New Roman" w:hAnsi="Times New Roman"/>
                <w:color w:val="222222"/>
                <w:szCs w:val="24"/>
              </w:rPr>
            </w:rPrChange>
          </w:rPr>
          <w:delText xml:space="preserve"> software is depicted in the following image:</w:delText>
        </w:r>
        <w:bookmarkStart w:id="1010" w:name="_Toc447893790"/>
        <w:bookmarkStart w:id="1011" w:name="_Toc447893973"/>
        <w:bookmarkStart w:id="1012" w:name="_Toc447894185"/>
        <w:bookmarkStart w:id="1013" w:name="_Toc447894299"/>
        <w:bookmarkStart w:id="1014" w:name="_Toc447894412"/>
        <w:bookmarkStart w:id="1015" w:name="_Toc449948400"/>
        <w:bookmarkStart w:id="1016" w:name="_Toc449948531"/>
        <w:bookmarkStart w:id="1017" w:name="_Toc449948721"/>
        <w:bookmarkStart w:id="1018" w:name="_Toc449948847"/>
        <w:bookmarkStart w:id="1019" w:name="_Toc449948934"/>
        <w:bookmarkStart w:id="1020" w:name="_Toc449949009"/>
        <w:bookmarkStart w:id="1021" w:name="_Toc449949115"/>
        <w:bookmarkStart w:id="1022" w:name="_Toc449949179"/>
        <w:bookmarkStart w:id="1023" w:name="_Toc45064091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11FFF3AE" w14:textId="67CB158C" w:rsidR="00AC7011" w:rsidDel="00F477EB" w:rsidRDefault="000A46B1" w:rsidP="00AC7011">
      <w:pPr>
        <w:pStyle w:val="NormalWeb"/>
        <w:keepNext/>
        <w:shd w:val="clear" w:color="auto" w:fill="FFFFFF"/>
        <w:spacing w:before="0" w:beforeAutospacing="0" w:after="150" w:afterAutospacing="0" w:line="338" w:lineRule="atLeast"/>
        <w:rPr>
          <w:del w:id="1024" w:author="Perrine, Martin L. (GSFC-5670)" w:date="2016-01-19T12:35:00Z"/>
        </w:rPr>
      </w:pPr>
      <w:moveFromRangeStart w:id="1025" w:author="Perrine, Martin L. (GSFC-5670)" w:date="2016-01-19T12:33:00Z" w:name="move440970163"/>
      <w:moveFrom w:id="1026" w:author="Perrine, Martin L. (GSFC-5670)" w:date="2016-01-19T12:33:00Z">
        <w:r w:rsidDel="00600FF8">
          <w:rPr>
            <w:rFonts w:ascii="Times New Roman" w:hAnsi="Times New Roman"/>
            <w:noProof/>
            <w:color w:val="222222"/>
            <w:szCs w:val="24"/>
            <w:rPrChange w:id="1027" w:author="Unknown">
              <w:rPr>
                <w:noProof/>
              </w:rPr>
            </w:rPrChange>
          </w:rPr>
          <w:drawing>
            <wp:inline distT="0" distB="0" distL="0" distR="0" wp14:anchorId="3BC21F14" wp14:editId="43640C4A">
              <wp:extent cx="5935345" cy="810260"/>
              <wp:effectExtent l="0" t="0" r="0" b="0"/>
              <wp:docPr id="1" name="Picture 1" descr="neng_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g_evol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810260"/>
                      </a:xfrm>
                      <a:prstGeom prst="rect">
                        <a:avLst/>
                      </a:prstGeom>
                      <a:noFill/>
                      <a:ln>
                        <a:noFill/>
                      </a:ln>
                    </pic:spPr>
                  </pic:pic>
                </a:graphicData>
              </a:graphic>
            </wp:inline>
          </w:drawing>
        </w:r>
      </w:moveFrom>
      <w:bookmarkStart w:id="1028" w:name="_Toc447893791"/>
      <w:bookmarkStart w:id="1029" w:name="_Toc447893974"/>
      <w:bookmarkStart w:id="1030" w:name="_Toc447894186"/>
      <w:bookmarkStart w:id="1031" w:name="_Toc447894300"/>
      <w:bookmarkStart w:id="1032" w:name="_Toc447894413"/>
      <w:bookmarkStart w:id="1033" w:name="_Toc449948401"/>
      <w:bookmarkStart w:id="1034" w:name="_Toc449948532"/>
      <w:bookmarkStart w:id="1035" w:name="_Toc449948722"/>
      <w:bookmarkStart w:id="1036" w:name="_Toc449948848"/>
      <w:bookmarkStart w:id="1037" w:name="_Toc449948935"/>
      <w:bookmarkStart w:id="1038" w:name="_Toc449949010"/>
      <w:bookmarkStart w:id="1039" w:name="_Toc449949116"/>
      <w:bookmarkStart w:id="1040" w:name="_Toc449949180"/>
      <w:bookmarkStart w:id="1041" w:name="_Toc450640920"/>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moveFromRangeEnd w:id="1025"/>
    </w:p>
    <w:p w14:paraId="23340E37" w14:textId="7536D521" w:rsidR="003D7411" w:rsidRPr="003D7411" w:rsidDel="00F477EB" w:rsidRDefault="00AC7011">
      <w:pPr>
        <w:pStyle w:val="NormalWeb"/>
        <w:keepNext/>
        <w:shd w:val="clear" w:color="auto" w:fill="FFFFFF"/>
        <w:spacing w:before="0" w:beforeAutospacing="0" w:after="150" w:afterAutospacing="0" w:line="338" w:lineRule="atLeast"/>
        <w:rPr>
          <w:del w:id="1042" w:author="Perrine, Martin L. (GSFC-5670)" w:date="2016-01-19T12:35:00Z"/>
          <w:rFonts w:ascii="Times New Roman" w:hAnsi="Times New Roman"/>
          <w:color w:val="222222"/>
          <w:szCs w:val="24"/>
        </w:rPr>
        <w:pPrChange w:id="1043" w:author="Perrine, Martin L. (GSFC-5670)" w:date="2016-01-19T12:35:00Z">
          <w:pPr>
            <w:pStyle w:val="Caption"/>
            <w:jc w:val="center"/>
          </w:pPr>
        </w:pPrChange>
      </w:pPr>
      <w:del w:id="1044" w:author="Perrine, Martin L. (GSFC-5670)" w:date="2016-01-19T12:35:00Z">
        <w:r w:rsidDel="00F477EB">
          <w:delText xml:space="preserve">Figure </w:delText>
        </w:r>
      </w:del>
      <w:del w:id="1045" w:author="Perrine, Martin L. (GSFC-5670)" w:date="2016-01-14T12:40:00Z">
        <w:r w:rsidR="00EB13C8" w:rsidDel="00717436">
          <w:fldChar w:fldCharType="begin"/>
        </w:r>
        <w:r w:rsidR="00EB13C8" w:rsidDel="00717436">
          <w:delInstrText xml:space="preserve"> STYLEREF 1 \s </w:delInstrText>
        </w:r>
        <w:r w:rsidR="00EB13C8" w:rsidDel="00717436">
          <w:fldChar w:fldCharType="separate"/>
        </w:r>
        <w:r w:rsidR="00EC6AA0" w:rsidDel="00717436">
          <w:rPr>
            <w:noProof/>
          </w:rPr>
          <w:delText>2</w:delText>
        </w:r>
        <w:r w:rsidR="00EB13C8" w:rsidDel="00717436">
          <w:rPr>
            <w:noProof/>
          </w:rPr>
          <w:fldChar w:fldCharType="end"/>
        </w:r>
        <w:r w:rsidR="00EC6AA0" w:rsidDel="00717436">
          <w:noBreakHyphen/>
        </w:r>
        <w:r w:rsidR="00EB13C8" w:rsidDel="00717436">
          <w:fldChar w:fldCharType="begin"/>
        </w:r>
        <w:r w:rsidR="00EB13C8" w:rsidDel="00717436">
          <w:delInstrText xml:space="preserve"> SEQ Figure \* ARABIC \s 1 </w:delInstrText>
        </w:r>
        <w:r w:rsidR="00EB13C8" w:rsidDel="00717436">
          <w:fldChar w:fldCharType="separate"/>
        </w:r>
        <w:r w:rsidR="00EC6AA0" w:rsidDel="00717436">
          <w:rPr>
            <w:noProof/>
          </w:rPr>
          <w:delText>1</w:delText>
        </w:r>
        <w:r w:rsidR="00EB13C8" w:rsidDel="00717436">
          <w:rPr>
            <w:noProof/>
          </w:rPr>
          <w:fldChar w:fldCharType="end"/>
        </w:r>
      </w:del>
      <w:del w:id="1046" w:author="Perrine, Martin L. (GSFC-5670)" w:date="2016-01-19T12:35:00Z">
        <w:r w:rsidDel="00F477EB">
          <w:delText xml:space="preserve"> </w:delText>
        </w:r>
      </w:del>
      <w:del w:id="1047" w:author="Perrine, Martin L. (GSFC-5670)" w:date="2016-01-19T10:57:00Z">
        <w:r w:rsidDel="00171842">
          <w:delText>NENG</w:delText>
        </w:r>
      </w:del>
      <w:del w:id="1048" w:author="Perrine, Martin L. (GSFC-5670)" w:date="2016-01-19T12:35:00Z">
        <w:r w:rsidDel="00F477EB">
          <w:delText xml:space="preserve"> Evolution</w:delText>
        </w:r>
        <w:bookmarkStart w:id="1049" w:name="_Toc447893792"/>
        <w:bookmarkStart w:id="1050" w:name="_Toc447893975"/>
        <w:bookmarkStart w:id="1051" w:name="_Toc447894187"/>
        <w:bookmarkStart w:id="1052" w:name="_Toc447894301"/>
        <w:bookmarkStart w:id="1053" w:name="_Toc447894414"/>
        <w:bookmarkStart w:id="1054" w:name="_Toc449948402"/>
        <w:bookmarkStart w:id="1055" w:name="_Toc449948533"/>
        <w:bookmarkStart w:id="1056" w:name="_Toc449948723"/>
        <w:bookmarkStart w:id="1057" w:name="_Toc449948849"/>
        <w:bookmarkStart w:id="1058" w:name="_Toc449948936"/>
        <w:bookmarkStart w:id="1059" w:name="_Toc449949011"/>
        <w:bookmarkStart w:id="1060" w:name="_Toc449949117"/>
        <w:bookmarkStart w:id="1061" w:name="_Toc449949181"/>
        <w:bookmarkStart w:id="1062" w:name="_Toc450640921"/>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del>
    </w:p>
    <w:p w14:paraId="1F1209B5" w14:textId="3D660CB9" w:rsidR="00A038FC" w:rsidRDefault="00A43FDC" w:rsidP="00A43FDC">
      <w:pPr>
        <w:pStyle w:val="Heading2"/>
        <w:numPr>
          <w:ilvl w:val="1"/>
          <w:numId w:val="2"/>
        </w:numPr>
        <w:rPr>
          <w:rFonts w:eastAsia="ヒラギノ角ゴ Pro W3"/>
        </w:rPr>
      </w:pPr>
      <w:bookmarkStart w:id="1063" w:name="_Toc450640922"/>
      <w:r>
        <w:rPr>
          <w:rFonts w:eastAsia="ヒラギノ角ゴ Pro W3"/>
        </w:rPr>
        <w:t>Context</w:t>
      </w:r>
      <w:bookmarkEnd w:id="584"/>
      <w:bookmarkEnd w:id="585"/>
      <w:ins w:id="1064" w:author="Perrine, Martin L. (GSFC-5670)" w:date="2016-01-13T17:18:00Z">
        <w:r w:rsidR="0002623C">
          <w:rPr>
            <w:rFonts w:eastAsia="ヒラギノ角ゴ Pro W3"/>
          </w:rPr>
          <w:t xml:space="preserve"> and </w:t>
        </w:r>
        <w:r w:rsidR="00B071E0">
          <w:rPr>
            <w:rFonts w:eastAsia="ヒラギノ角ゴ Pro W3"/>
          </w:rPr>
          <w:t>Basic Operations</w:t>
        </w:r>
      </w:ins>
      <w:bookmarkEnd w:id="1063"/>
    </w:p>
    <w:p w14:paraId="5B3B09A7" w14:textId="77777777" w:rsidR="00790E4B" w:rsidRDefault="00790E4B" w:rsidP="00825DCE">
      <w:pPr>
        <w:spacing w:before="0" w:after="0"/>
        <w:jc w:val="left"/>
        <w:rPr>
          <w:ins w:id="1065" w:author="Perrine, Martin L. (GSFC-5670)" w:date="2016-01-14T08:49:00Z"/>
          <w:rFonts w:ascii="Times New Roman" w:hAnsi="Times New Roman"/>
          <w:color w:val="222222"/>
          <w:szCs w:val="24"/>
          <w:shd w:val="clear" w:color="auto" w:fill="FFFFFF"/>
        </w:rPr>
      </w:pPr>
    </w:p>
    <w:p w14:paraId="1EBA6107" w14:textId="77777777" w:rsidR="00D249EF" w:rsidRDefault="00D249EF" w:rsidP="00825DCE">
      <w:pPr>
        <w:spacing w:before="0" w:after="0"/>
        <w:jc w:val="left"/>
        <w:rPr>
          <w:ins w:id="1066" w:author="Perrine, Martin L. (GSFC-5670)" w:date="2016-01-14T12:52:00Z"/>
          <w:rFonts w:ascii="Times New Roman" w:hAnsi="Times New Roman"/>
          <w:color w:val="222222"/>
          <w:szCs w:val="24"/>
          <w:shd w:val="clear" w:color="auto" w:fill="FFFFFF"/>
        </w:rPr>
      </w:pPr>
    </w:p>
    <w:p w14:paraId="28B52C37" w14:textId="353CF6CB" w:rsidR="00F23B6F" w:rsidRDefault="00002550" w:rsidP="00F23B6F">
      <w:pPr>
        <w:spacing w:before="0" w:after="0"/>
        <w:jc w:val="left"/>
        <w:rPr>
          <w:ins w:id="1067" w:author="Perrine, Martin L. (GSFC-5670)" w:date="2016-02-04T10:53:00Z"/>
          <w:rFonts w:ascii="Times New Roman" w:hAnsi="Times New Roman"/>
          <w:color w:val="222222"/>
          <w:szCs w:val="24"/>
          <w:shd w:val="clear" w:color="auto" w:fill="FFFFFF"/>
        </w:rPr>
      </w:pPr>
      <w:ins w:id="1068" w:author="Perrine, Martin L. (GSFC-5670)" w:date="2016-01-14T12:52:00Z">
        <w:r>
          <w:rPr>
            <w:rFonts w:ascii="Times New Roman" w:hAnsi="Times New Roman"/>
            <w:color w:val="222222"/>
            <w:szCs w:val="24"/>
            <w:shd w:val="clear" w:color="auto" w:fill="FFFFFF"/>
          </w:rPr>
          <w:t xml:space="preserve">As envisioned </w:t>
        </w:r>
      </w:ins>
      <w:ins w:id="1069" w:author="Perrine, Martin L. (GSFC-5670)" w:date="2016-01-19T10:57:00Z">
        <w:r w:rsidR="00171842">
          <w:rPr>
            <w:rFonts w:ascii="Times New Roman" w:hAnsi="Times New Roman"/>
            <w:color w:val="222222"/>
            <w:szCs w:val="24"/>
            <w:shd w:val="clear" w:color="auto" w:fill="FFFFFF"/>
          </w:rPr>
          <w:t>DAPHNE</w:t>
        </w:r>
      </w:ins>
      <w:ins w:id="1070" w:author="Perrine, Martin L. (GSFC-5670)" w:date="2016-01-14T12:52:00Z">
        <w:r>
          <w:rPr>
            <w:rFonts w:ascii="Times New Roman" w:hAnsi="Times New Roman"/>
            <w:color w:val="222222"/>
            <w:szCs w:val="24"/>
            <w:shd w:val="clear" w:color="auto" w:fill="FFFFFF"/>
          </w:rPr>
          <w:t xml:space="preserve"> will provide  a highly reliable data gateway to current and future space customers that </w:t>
        </w:r>
      </w:ins>
      <w:ins w:id="1071" w:author="Perrine, Martin L. (GSFC-5670)" w:date="2016-01-14T12:54:00Z">
        <w:r>
          <w:rPr>
            <w:rFonts w:ascii="Times New Roman" w:hAnsi="Times New Roman"/>
            <w:color w:val="222222"/>
            <w:szCs w:val="24"/>
            <w:shd w:val="clear" w:color="auto" w:fill="FFFFFF"/>
          </w:rPr>
          <w:t xml:space="preserve">are demanding ever increasing </w:t>
        </w:r>
      </w:ins>
      <w:ins w:id="1072" w:author="Perrine, Martin L. (GSFC-5670)" w:date="2016-02-04T10:15:00Z">
        <w:r w:rsidR="00CD70FA">
          <w:rPr>
            <w:rFonts w:ascii="Times New Roman" w:hAnsi="Times New Roman"/>
            <w:color w:val="222222"/>
            <w:szCs w:val="24"/>
            <w:shd w:val="clear" w:color="auto" w:fill="FFFFFF"/>
          </w:rPr>
          <w:t xml:space="preserve">telemetry </w:t>
        </w:r>
      </w:ins>
      <w:ins w:id="1073" w:author="Perrine, Martin L. (GSFC-5670)" w:date="2016-01-14T12:54:00Z">
        <w:r>
          <w:rPr>
            <w:rFonts w:ascii="Times New Roman" w:hAnsi="Times New Roman"/>
            <w:color w:val="222222"/>
            <w:szCs w:val="24"/>
            <w:shd w:val="clear" w:color="auto" w:fill="FFFFFF"/>
          </w:rPr>
          <w:t xml:space="preserve">data rates. </w:t>
        </w:r>
      </w:ins>
      <w:ins w:id="1074" w:author="Perrine, Martin L. (GSFC-5670)" w:date="2016-01-14T12:52:00Z">
        <w:r>
          <w:rPr>
            <w:rFonts w:ascii="Times New Roman" w:hAnsi="Times New Roman"/>
            <w:color w:val="222222"/>
            <w:szCs w:val="24"/>
            <w:shd w:val="clear" w:color="auto" w:fill="FFFFFF"/>
          </w:rPr>
          <w:t xml:space="preserve"> </w:t>
        </w:r>
      </w:ins>
      <w:ins w:id="1075" w:author="Perrine, Martin L. (GSFC-5670)" w:date="2016-01-14T13:08:00Z">
        <w:r w:rsidR="00C23090">
          <w:rPr>
            <w:rFonts w:ascii="Times New Roman" w:hAnsi="Times New Roman"/>
            <w:color w:val="222222"/>
            <w:szCs w:val="24"/>
            <w:shd w:val="clear" w:color="auto" w:fill="FFFFFF"/>
          </w:rPr>
          <w:t xml:space="preserve"> </w:t>
        </w:r>
      </w:ins>
      <w:ins w:id="1076" w:author="Perrine, Martin L. (GSFC-5670)" w:date="2016-02-04T10:21:00Z">
        <w:r w:rsidR="00DF570D">
          <w:rPr>
            <w:rFonts w:ascii="Times New Roman" w:hAnsi="Times New Roman"/>
            <w:color w:val="222222"/>
            <w:szCs w:val="24"/>
            <w:shd w:val="clear" w:color="auto" w:fill="FFFFFF"/>
          </w:rPr>
          <w:t>T</w:t>
        </w:r>
      </w:ins>
      <w:ins w:id="1077" w:author="Perrine, Martin L. (GSFC-5670)" w:date="2016-02-04T10:16:00Z">
        <w:r w:rsidR="00DF570D">
          <w:rPr>
            <w:rFonts w:ascii="Times New Roman" w:hAnsi="Times New Roman"/>
            <w:color w:val="222222"/>
            <w:szCs w:val="24"/>
            <w:shd w:val="clear" w:color="auto" w:fill="FFFFFF"/>
          </w:rPr>
          <w:t xml:space="preserve">he </w:t>
        </w:r>
      </w:ins>
      <w:ins w:id="1078" w:author="Perrine, Martin L. (GSFC-5670)" w:date="2016-01-14T13:08:00Z">
        <w:r w:rsidR="00C23090">
          <w:rPr>
            <w:rFonts w:ascii="Times New Roman" w:hAnsi="Times New Roman"/>
            <w:color w:val="222222"/>
            <w:szCs w:val="24"/>
            <w:shd w:val="clear" w:color="auto" w:fill="FFFFFF"/>
          </w:rPr>
          <w:t>unit will</w:t>
        </w:r>
      </w:ins>
      <w:ins w:id="1079" w:author="Perrine, Martin L. (GSFC-5670)" w:date="2016-02-04T10:17:00Z">
        <w:r w:rsidR="00DF570D">
          <w:rPr>
            <w:rFonts w:ascii="Times New Roman" w:hAnsi="Times New Roman"/>
            <w:color w:val="222222"/>
            <w:szCs w:val="24"/>
            <w:shd w:val="clear" w:color="auto" w:fill="FFFFFF"/>
          </w:rPr>
          <w:t xml:space="preserve"> </w:t>
        </w:r>
      </w:ins>
      <w:ins w:id="1080" w:author="Perrine, Martin L. (GSFC-5670)" w:date="2016-02-04T10:51:00Z">
        <w:r w:rsidR="00F23B6F">
          <w:rPr>
            <w:rFonts w:ascii="Times New Roman" w:hAnsi="Times New Roman"/>
            <w:color w:val="222222"/>
            <w:szCs w:val="24"/>
            <w:shd w:val="clear" w:color="auto" w:fill="FFFFFF"/>
          </w:rPr>
          <w:t>simplify</w:t>
        </w:r>
      </w:ins>
      <w:ins w:id="1081" w:author="Perrine, Martin L. (GSFC-5670)" w:date="2016-02-04T10:17:00Z">
        <w:r w:rsidR="00DF570D">
          <w:rPr>
            <w:rFonts w:ascii="Times New Roman" w:hAnsi="Times New Roman"/>
            <w:color w:val="222222"/>
            <w:szCs w:val="24"/>
            <w:shd w:val="clear" w:color="auto" w:fill="FFFFFF"/>
          </w:rPr>
          <w:t xml:space="preserve"> NEN operations and lower cost by operating semi-autonomously.  It will</w:t>
        </w:r>
      </w:ins>
      <w:ins w:id="1082" w:author="Perrine, Martin L. (GSFC-5670)" w:date="2016-01-14T13:08:00Z">
        <w:r w:rsidR="00C23090">
          <w:rPr>
            <w:rFonts w:ascii="Times New Roman" w:hAnsi="Times New Roman"/>
            <w:color w:val="222222"/>
            <w:szCs w:val="24"/>
            <w:shd w:val="clear" w:color="auto" w:fill="FFFFFF"/>
          </w:rPr>
          <w:t xml:space="preserve"> configure itself</w:t>
        </w:r>
      </w:ins>
      <w:ins w:id="1083" w:author="Perrine, Martin L. (GSFC-5670)" w:date="2016-01-14T13:09:00Z">
        <w:r w:rsidR="00C23090">
          <w:rPr>
            <w:rFonts w:ascii="Times New Roman" w:hAnsi="Times New Roman"/>
            <w:color w:val="222222"/>
            <w:szCs w:val="24"/>
            <w:shd w:val="clear" w:color="auto" w:fill="FFFFFF"/>
          </w:rPr>
          <w:t xml:space="preserve"> and run</w:t>
        </w:r>
      </w:ins>
      <w:ins w:id="1084" w:author="Perrine, Martin L. (GSFC-5670)" w:date="2016-01-14T13:08:00Z">
        <w:r w:rsidR="00C23090">
          <w:rPr>
            <w:rFonts w:ascii="Times New Roman" w:hAnsi="Times New Roman"/>
            <w:color w:val="222222"/>
            <w:szCs w:val="24"/>
            <w:shd w:val="clear" w:color="auto" w:fill="FFFFFF"/>
          </w:rPr>
          <w:t xml:space="preserve"> </w:t>
        </w:r>
      </w:ins>
      <w:ins w:id="1085" w:author="Perrine, Martin L. (GSFC-5670)" w:date="2016-02-03T18:18:00Z">
        <w:r w:rsidR="00D71DE2">
          <w:rPr>
            <w:rFonts w:ascii="Times New Roman" w:hAnsi="Times New Roman"/>
            <w:color w:val="222222"/>
            <w:szCs w:val="24"/>
            <w:shd w:val="clear" w:color="auto" w:fill="FFFFFF"/>
          </w:rPr>
          <w:t xml:space="preserve">with minimal interactions </w:t>
        </w:r>
      </w:ins>
      <w:ins w:id="1086" w:author="Perrine, Martin L. (GSFC-5670)" w:date="2016-02-04T10:16:00Z">
        <w:r w:rsidR="00DF570D">
          <w:rPr>
            <w:rFonts w:ascii="Times New Roman" w:hAnsi="Times New Roman"/>
            <w:color w:val="222222"/>
            <w:szCs w:val="24"/>
            <w:shd w:val="clear" w:color="auto" w:fill="FFFFFF"/>
          </w:rPr>
          <w:t xml:space="preserve">from the M&amp;C. </w:t>
        </w:r>
      </w:ins>
      <w:ins w:id="1087" w:author="Perrine, Martin L. (GSFC-5670)" w:date="2016-01-14T13:08:00Z">
        <w:r w:rsidR="00C23090">
          <w:rPr>
            <w:rFonts w:ascii="Times New Roman" w:hAnsi="Times New Roman"/>
            <w:color w:val="222222"/>
            <w:szCs w:val="24"/>
            <w:shd w:val="clear" w:color="auto" w:fill="FFFFFF"/>
          </w:rPr>
          <w:t xml:space="preserve"> </w:t>
        </w:r>
      </w:ins>
      <w:ins w:id="1088" w:author="Perrine, Martin L. (GSFC-5670)" w:date="2016-02-04T10:53:00Z">
        <w:r w:rsidR="00F23B6F">
          <w:rPr>
            <w:rFonts w:ascii="Times New Roman" w:hAnsi="Times New Roman"/>
            <w:color w:val="222222"/>
            <w:szCs w:val="24"/>
            <w:shd w:val="clear" w:color="auto" w:fill="FFFFFF"/>
          </w:rPr>
          <w:t xml:space="preserve">The system further supports autonomous operations by </w:t>
        </w:r>
      </w:ins>
      <w:ins w:id="1089" w:author="Perrine, Martin L. (GSFC-5670)" w:date="2016-02-05T15:20:00Z">
        <w:r w:rsidR="00E51228">
          <w:rPr>
            <w:rFonts w:ascii="Times New Roman" w:hAnsi="Times New Roman"/>
            <w:color w:val="222222"/>
            <w:szCs w:val="24"/>
            <w:shd w:val="clear" w:color="auto" w:fill="FFFFFF"/>
          </w:rPr>
          <w:t>self-</w:t>
        </w:r>
      </w:ins>
      <w:ins w:id="1090" w:author="Perrine, Martin L. (GSFC-5670)" w:date="2016-02-04T10:53:00Z">
        <w:r w:rsidR="00F23B6F">
          <w:rPr>
            <w:rFonts w:ascii="Times New Roman" w:hAnsi="Times New Roman"/>
            <w:color w:val="222222"/>
            <w:szCs w:val="24"/>
            <w:shd w:val="clear" w:color="auto" w:fill="FFFFFF"/>
          </w:rPr>
          <w:t xml:space="preserve">detecting common malfunctions and even </w:t>
        </w:r>
      </w:ins>
      <w:ins w:id="1091" w:author="Perrine, Martin L. (GSFC-5670)" w:date="2016-02-05T15:21:00Z">
        <w:r w:rsidR="00E51228">
          <w:rPr>
            <w:rFonts w:ascii="Times New Roman" w:hAnsi="Times New Roman"/>
            <w:color w:val="222222"/>
            <w:szCs w:val="24"/>
            <w:shd w:val="clear" w:color="auto" w:fill="FFFFFF"/>
          </w:rPr>
          <w:t>correcting for</w:t>
        </w:r>
      </w:ins>
      <w:ins w:id="1092" w:author="Perrine, Martin L. (GSFC-5670)" w:date="2016-02-04T10:53:00Z">
        <w:r w:rsidR="00F23B6F">
          <w:rPr>
            <w:rFonts w:ascii="Times New Roman" w:hAnsi="Times New Roman"/>
            <w:color w:val="222222"/>
            <w:szCs w:val="24"/>
            <w:shd w:val="clear" w:color="auto" w:fill="FFFFFF"/>
          </w:rPr>
          <w:t xml:space="preserve"> certain faults greatly improving its overall reliability and availability. </w:t>
        </w:r>
      </w:ins>
    </w:p>
    <w:p w14:paraId="27FC5D38" w14:textId="69D51C04" w:rsidR="00002550" w:rsidRDefault="00002550" w:rsidP="00825DCE">
      <w:pPr>
        <w:spacing w:before="0" w:after="0"/>
        <w:jc w:val="left"/>
        <w:rPr>
          <w:ins w:id="1093" w:author="Perrine, Martin L. (GSFC-5670)" w:date="2016-01-14T13:09:00Z"/>
          <w:rFonts w:ascii="Times New Roman" w:hAnsi="Times New Roman"/>
          <w:color w:val="222222"/>
          <w:szCs w:val="24"/>
          <w:shd w:val="clear" w:color="auto" w:fill="FFFFFF"/>
        </w:rPr>
      </w:pPr>
    </w:p>
    <w:p w14:paraId="7EA8A600" w14:textId="04FB02E9" w:rsidR="00B071E0" w:rsidRDefault="00C23090" w:rsidP="00825DCE">
      <w:pPr>
        <w:spacing w:before="0" w:after="0"/>
        <w:jc w:val="left"/>
        <w:rPr>
          <w:ins w:id="1094" w:author="Perrine, Martin L. (GSFC-5670)" w:date="2016-04-27T17:52:00Z"/>
          <w:rFonts w:ascii="Times New Roman" w:hAnsi="Times New Roman"/>
          <w:color w:val="222222"/>
          <w:szCs w:val="24"/>
          <w:shd w:val="clear" w:color="auto" w:fill="FFFFFF"/>
        </w:rPr>
      </w:pPr>
      <w:ins w:id="1095" w:author="Perrine, Martin L. (GSFC-5670)" w:date="2016-01-14T13:09:00Z">
        <w:r>
          <w:rPr>
            <w:rFonts w:ascii="Times New Roman" w:hAnsi="Times New Roman"/>
            <w:color w:val="222222"/>
            <w:szCs w:val="24"/>
            <w:shd w:val="clear" w:color="auto" w:fill="FFFFFF"/>
          </w:rPr>
          <w:t xml:space="preserve">Once configured </w:t>
        </w:r>
      </w:ins>
      <w:ins w:id="1096" w:author="Perrine, Martin L. (GSFC-5670)" w:date="2016-01-19T11:09:00Z">
        <w:r w:rsidR="00CB1E61">
          <w:rPr>
            <w:rFonts w:ascii="Times New Roman" w:hAnsi="Times New Roman"/>
            <w:color w:val="222222"/>
            <w:szCs w:val="24"/>
            <w:shd w:val="clear" w:color="auto" w:fill="FFFFFF"/>
          </w:rPr>
          <w:t xml:space="preserve">for a </w:t>
        </w:r>
      </w:ins>
      <w:ins w:id="1097" w:author="Perrine, Martin L. (GSFC-5670)" w:date="2016-02-04T10:19:00Z">
        <w:r w:rsidR="00DF570D">
          <w:rPr>
            <w:rFonts w:ascii="Times New Roman" w:hAnsi="Times New Roman"/>
            <w:color w:val="222222"/>
            <w:szCs w:val="24"/>
            <w:shd w:val="clear" w:color="auto" w:fill="FFFFFF"/>
          </w:rPr>
          <w:t>specific mission</w:t>
        </w:r>
      </w:ins>
      <w:ins w:id="1098" w:author="Perrine, Martin L. (GSFC-5670)" w:date="2016-03-31T12:45:00Z">
        <w:r w:rsidR="008F5190">
          <w:rPr>
            <w:rFonts w:ascii="Times New Roman" w:hAnsi="Times New Roman"/>
            <w:color w:val="222222"/>
            <w:szCs w:val="24"/>
            <w:shd w:val="clear" w:color="auto" w:fill="FFFFFF"/>
          </w:rPr>
          <w:t>’</w:t>
        </w:r>
      </w:ins>
      <w:ins w:id="1099" w:author="Perrine, Martin L. (GSFC-5670)" w:date="2016-02-04T10:19:00Z">
        <w:r w:rsidR="00DF570D">
          <w:rPr>
            <w:rFonts w:ascii="Times New Roman" w:hAnsi="Times New Roman"/>
            <w:color w:val="222222"/>
            <w:szCs w:val="24"/>
            <w:shd w:val="clear" w:color="auto" w:fill="FFFFFF"/>
          </w:rPr>
          <w:t>s overpass/</w:t>
        </w:r>
      </w:ins>
      <w:ins w:id="1100" w:author="Perrine, Martin L. (GSFC-5670)" w:date="2016-01-19T11:09:00Z">
        <w:r w:rsidR="00CB1E61">
          <w:rPr>
            <w:rFonts w:ascii="Times New Roman" w:hAnsi="Times New Roman"/>
            <w:color w:val="222222"/>
            <w:szCs w:val="24"/>
            <w:shd w:val="clear" w:color="auto" w:fill="FFFFFF"/>
          </w:rPr>
          <w:t>collection operation</w:t>
        </w:r>
      </w:ins>
      <w:ins w:id="1101" w:author="Perrine, Martin L. (GSFC-5670)" w:date="2016-02-04T10:45:00Z">
        <w:r w:rsidR="00920EC8">
          <w:rPr>
            <w:rFonts w:ascii="Times New Roman" w:hAnsi="Times New Roman"/>
            <w:color w:val="222222"/>
            <w:szCs w:val="24"/>
            <w:shd w:val="clear" w:color="auto" w:fill="FFFFFF"/>
          </w:rPr>
          <w:t xml:space="preserve"> </w:t>
        </w:r>
      </w:ins>
      <w:del w:id="1102" w:author="Perrine, Martin L. (GSFC-5670)" w:date="2016-01-14T13:09:00Z">
        <w:r w:rsidR="00825DCE" w:rsidRPr="00825DCE" w:rsidDel="00C23090">
          <w:rPr>
            <w:rFonts w:ascii="Times New Roman" w:hAnsi="Times New Roman"/>
            <w:color w:val="222222"/>
            <w:szCs w:val="24"/>
            <w:shd w:val="clear" w:color="auto" w:fill="FFFFFF"/>
          </w:rPr>
          <w:delText>T</w:delText>
        </w:r>
      </w:del>
      <w:del w:id="1103" w:author="Perrine, Martin L. (GSFC-5670)" w:date="2016-01-19T11:09:00Z">
        <w:r w:rsidR="00825DCE" w:rsidRPr="00825DCE" w:rsidDel="00CB1E61">
          <w:rPr>
            <w:rFonts w:ascii="Times New Roman" w:hAnsi="Times New Roman"/>
            <w:color w:val="222222"/>
            <w:szCs w:val="24"/>
            <w:shd w:val="clear" w:color="auto" w:fill="FFFFFF"/>
          </w:rPr>
          <w:delText xml:space="preserve">he </w:delText>
        </w:r>
      </w:del>
      <w:del w:id="1104" w:author="Perrine, Martin L. (GSFC-5670)" w:date="2016-01-19T10:57:00Z">
        <w:r w:rsidR="00825DCE" w:rsidRPr="00825DCE" w:rsidDel="00171842">
          <w:rPr>
            <w:rFonts w:ascii="Times New Roman" w:hAnsi="Times New Roman"/>
            <w:color w:val="222222"/>
            <w:szCs w:val="24"/>
            <w:shd w:val="clear" w:color="auto" w:fill="FFFFFF"/>
          </w:rPr>
          <w:delText>NENG</w:delText>
        </w:r>
      </w:del>
      <w:ins w:id="1105" w:author="Perrine, Martin L. (GSFC-5670)" w:date="2016-01-19T10:57:00Z">
        <w:r w:rsidR="00171842">
          <w:rPr>
            <w:rFonts w:ascii="Times New Roman" w:hAnsi="Times New Roman"/>
            <w:color w:val="222222"/>
            <w:szCs w:val="24"/>
            <w:shd w:val="clear" w:color="auto" w:fill="FFFFFF"/>
          </w:rPr>
          <w:t>DAPHNE</w:t>
        </w:r>
      </w:ins>
      <w:r w:rsidR="00825DCE" w:rsidRPr="00825DCE">
        <w:rPr>
          <w:rFonts w:ascii="Times New Roman" w:hAnsi="Times New Roman"/>
          <w:color w:val="222222"/>
          <w:szCs w:val="24"/>
          <w:shd w:val="clear" w:color="auto" w:fill="FFFFFF"/>
        </w:rPr>
        <w:t xml:space="preserve"> </w:t>
      </w:r>
      <w:del w:id="1106" w:author="Perrine, Martin L. (GSFC-5670)" w:date="2016-02-04T10:20:00Z">
        <w:r w:rsidR="00825DCE" w:rsidRPr="00825DCE" w:rsidDel="00DF570D">
          <w:rPr>
            <w:rFonts w:ascii="Times New Roman" w:hAnsi="Times New Roman"/>
            <w:color w:val="222222"/>
            <w:szCs w:val="24"/>
            <w:shd w:val="clear" w:color="auto" w:fill="FFFFFF"/>
          </w:rPr>
          <w:delText xml:space="preserve">system </w:delText>
        </w:r>
      </w:del>
      <w:ins w:id="1107" w:author="Perrine, Martin L. (GSFC-5670)" w:date="2016-01-14T13:10:00Z">
        <w:r>
          <w:rPr>
            <w:rFonts w:ascii="Times New Roman" w:hAnsi="Times New Roman"/>
            <w:color w:val="222222"/>
            <w:szCs w:val="24"/>
            <w:shd w:val="clear" w:color="auto" w:fill="FFFFFF"/>
          </w:rPr>
          <w:t xml:space="preserve">will </w:t>
        </w:r>
      </w:ins>
      <w:r w:rsidR="00825DCE" w:rsidRPr="00825DCE">
        <w:rPr>
          <w:rFonts w:ascii="Times New Roman" w:hAnsi="Times New Roman"/>
          <w:color w:val="222222"/>
          <w:szCs w:val="24"/>
          <w:shd w:val="clear" w:color="auto" w:fill="FFFFFF"/>
        </w:rPr>
        <w:t>receive</w:t>
      </w:r>
      <w:ins w:id="1108" w:author="Perrine, Martin L. (GSFC-5670)" w:date="2016-01-13T17:16:00Z">
        <w:r w:rsidR="00B071E0">
          <w:rPr>
            <w:rFonts w:ascii="Times New Roman" w:hAnsi="Times New Roman"/>
            <w:color w:val="222222"/>
            <w:szCs w:val="24"/>
            <w:shd w:val="clear" w:color="auto" w:fill="FFFFFF"/>
          </w:rPr>
          <w:t xml:space="preserve"> and store</w:t>
        </w:r>
      </w:ins>
      <w:del w:id="1109" w:author="Perrine, Martin L. (GSFC-5670)" w:date="2016-01-13T17:16:00Z">
        <w:r w:rsidR="00825DCE" w:rsidRPr="00825DCE" w:rsidDel="00B071E0">
          <w:rPr>
            <w:rFonts w:ascii="Times New Roman" w:hAnsi="Times New Roman"/>
            <w:color w:val="222222"/>
            <w:szCs w:val="24"/>
            <w:shd w:val="clear" w:color="auto" w:fill="FFFFFF"/>
          </w:rPr>
          <w:delText>s</w:delText>
        </w:r>
      </w:del>
      <w:r w:rsidR="00825DCE" w:rsidRPr="00825DCE">
        <w:rPr>
          <w:rFonts w:ascii="Times New Roman" w:hAnsi="Times New Roman"/>
          <w:color w:val="222222"/>
          <w:szCs w:val="24"/>
          <w:shd w:val="clear" w:color="auto" w:fill="FFFFFF"/>
        </w:rPr>
        <w:t xml:space="preserve"> </w:t>
      </w:r>
      <w:ins w:id="1110" w:author="Perrine, Martin L. (GSFC-5670)" w:date="2016-03-31T12:45:00Z">
        <w:r w:rsidR="008F5190">
          <w:rPr>
            <w:rFonts w:ascii="Times New Roman" w:hAnsi="Times New Roman"/>
            <w:color w:val="222222"/>
            <w:szCs w:val="24"/>
            <w:shd w:val="clear" w:color="auto" w:fill="FFFFFF"/>
          </w:rPr>
          <w:t>one or two</w:t>
        </w:r>
      </w:ins>
      <w:del w:id="1111" w:author="Perrine, Martin L. (GSFC-5670)" w:date="2016-02-05T15:46:00Z">
        <w:r w:rsidR="00825DCE" w:rsidRPr="00825DCE" w:rsidDel="00A02E0F">
          <w:rPr>
            <w:rFonts w:ascii="Times New Roman" w:hAnsi="Times New Roman"/>
            <w:color w:val="222222"/>
            <w:szCs w:val="24"/>
            <w:shd w:val="clear" w:color="auto" w:fill="FFFFFF"/>
          </w:rPr>
          <w:delText>a</w:delText>
        </w:r>
      </w:del>
      <w:r w:rsidR="00825DCE" w:rsidRPr="00825DCE">
        <w:rPr>
          <w:rFonts w:ascii="Times New Roman" w:hAnsi="Times New Roman"/>
          <w:color w:val="222222"/>
          <w:szCs w:val="24"/>
          <w:shd w:val="clear" w:color="auto" w:fill="FFFFFF"/>
        </w:rPr>
        <w:t xml:space="preserve"> </w:t>
      </w:r>
      <w:ins w:id="1112" w:author="Perrine, Martin L. (GSFC-5670)" w:date="2016-01-19T11:10:00Z">
        <w:r w:rsidR="00CB1E61">
          <w:rPr>
            <w:rFonts w:ascii="Times New Roman" w:hAnsi="Times New Roman"/>
            <w:color w:val="222222"/>
            <w:szCs w:val="24"/>
            <w:shd w:val="clear" w:color="auto" w:fill="FFFFFF"/>
          </w:rPr>
          <w:t xml:space="preserve">packetized </w:t>
        </w:r>
      </w:ins>
      <w:r w:rsidR="00825DCE" w:rsidRPr="00825DCE">
        <w:rPr>
          <w:rFonts w:ascii="Times New Roman" w:hAnsi="Times New Roman"/>
          <w:color w:val="222222"/>
          <w:szCs w:val="24"/>
          <w:shd w:val="clear" w:color="auto" w:fill="FFFFFF"/>
        </w:rPr>
        <w:t xml:space="preserve">telemetry </w:t>
      </w:r>
      <w:ins w:id="1113" w:author="Perrine, Martin L. (GSFC-5670)" w:date="2016-01-13T17:06:00Z">
        <w:r w:rsidR="007E2E23">
          <w:rPr>
            <w:rFonts w:ascii="Times New Roman" w:hAnsi="Times New Roman"/>
            <w:color w:val="222222"/>
            <w:szCs w:val="24"/>
            <w:shd w:val="clear" w:color="auto" w:fill="FFFFFF"/>
          </w:rPr>
          <w:t xml:space="preserve">data </w:t>
        </w:r>
      </w:ins>
      <w:r w:rsidR="00825DCE" w:rsidRPr="00825DCE">
        <w:rPr>
          <w:rFonts w:ascii="Times New Roman" w:hAnsi="Times New Roman"/>
          <w:color w:val="222222"/>
          <w:szCs w:val="24"/>
          <w:shd w:val="clear" w:color="auto" w:fill="FFFFFF"/>
        </w:rPr>
        <w:t>stream</w:t>
      </w:r>
      <w:ins w:id="1114" w:author="Perrine, Martin L. (GSFC-5670)" w:date="2016-03-31T12:45:00Z">
        <w:r w:rsidR="008F5190">
          <w:rPr>
            <w:rFonts w:ascii="Times New Roman" w:hAnsi="Times New Roman"/>
            <w:color w:val="222222"/>
            <w:szCs w:val="24"/>
            <w:shd w:val="clear" w:color="auto" w:fill="FFFFFF"/>
          </w:rPr>
          <w:t>s</w:t>
        </w:r>
      </w:ins>
      <w:ins w:id="1115" w:author="Perrine, Martin L. (GSFC-5670)" w:date="2016-03-31T13:39:00Z">
        <w:r w:rsidR="001430EB">
          <w:rPr>
            <w:rFonts w:ascii="Times New Roman" w:hAnsi="Times New Roman"/>
            <w:color w:val="222222"/>
            <w:szCs w:val="24"/>
            <w:shd w:val="clear" w:color="auto" w:fill="FFFFFF"/>
          </w:rPr>
          <w:t xml:space="preserve"> </w:t>
        </w:r>
      </w:ins>
      <w:del w:id="1116" w:author="Perrine, Martin L. (GSFC-5670)" w:date="2016-04-27T16:50:00Z">
        <w:r w:rsidR="00825DCE" w:rsidRPr="00825DCE" w:rsidDel="008E4D81">
          <w:rPr>
            <w:rFonts w:ascii="Times New Roman" w:hAnsi="Times New Roman"/>
            <w:color w:val="222222"/>
            <w:szCs w:val="24"/>
            <w:shd w:val="clear" w:color="auto" w:fill="FFFFFF"/>
          </w:rPr>
          <w:delText xml:space="preserve"> </w:delText>
        </w:r>
      </w:del>
      <w:ins w:id="1117" w:author="Perrine, Martin L. (GSFC-5670)" w:date="2016-01-13T17:05:00Z">
        <w:r w:rsidR="007E2E23">
          <w:rPr>
            <w:rFonts w:ascii="Times New Roman" w:hAnsi="Times New Roman"/>
            <w:color w:val="222222"/>
            <w:szCs w:val="24"/>
            <w:shd w:val="clear" w:color="auto" w:fill="FFFFFF"/>
          </w:rPr>
          <w:t xml:space="preserve">from </w:t>
        </w:r>
      </w:ins>
      <w:ins w:id="1118" w:author="Perrine, Martin L. (GSFC-5670)" w:date="2016-01-14T08:42:00Z">
        <w:r w:rsidR="00E51228">
          <w:rPr>
            <w:rFonts w:ascii="Times New Roman" w:hAnsi="Times New Roman"/>
            <w:color w:val="222222"/>
            <w:szCs w:val="24"/>
            <w:shd w:val="clear" w:color="auto" w:fill="FFFFFF"/>
          </w:rPr>
          <w:t>the</w:t>
        </w:r>
        <w:r w:rsidR="00581867">
          <w:rPr>
            <w:rFonts w:ascii="Times New Roman" w:hAnsi="Times New Roman"/>
            <w:color w:val="222222"/>
            <w:szCs w:val="24"/>
            <w:shd w:val="clear" w:color="auto" w:fill="FFFFFF"/>
          </w:rPr>
          <w:t xml:space="preserve"> </w:t>
        </w:r>
      </w:ins>
      <w:ins w:id="1119" w:author="Perrine, Martin L. (GSFC-5670)" w:date="2016-01-19T11:08:00Z">
        <w:r w:rsidR="00CB1E61">
          <w:rPr>
            <w:rFonts w:ascii="Times New Roman" w:hAnsi="Times New Roman"/>
            <w:color w:val="222222"/>
            <w:szCs w:val="24"/>
            <w:shd w:val="clear" w:color="auto" w:fill="FFFFFF"/>
          </w:rPr>
          <w:t xml:space="preserve">selected </w:t>
        </w:r>
      </w:ins>
      <w:ins w:id="1120" w:author="Perrine, Martin L. (GSFC-5670)" w:date="2016-01-13T17:05:00Z">
        <w:r w:rsidR="00581867">
          <w:rPr>
            <w:rFonts w:ascii="Times New Roman" w:hAnsi="Times New Roman"/>
            <w:color w:val="222222"/>
            <w:szCs w:val="24"/>
            <w:shd w:val="clear" w:color="auto" w:fill="FFFFFF"/>
          </w:rPr>
          <w:t>NEN receiver</w:t>
        </w:r>
      </w:ins>
      <w:ins w:id="1121" w:author="Perrine, Martin L. (GSFC-5670)" w:date="2016-01-14T13:10:00Z">
        <w:r>
          <w:rPr>
            <w:rFonts w:ascii="Times New Roman" w:hAnsi="Times New Roman"/>
            <w:color w:val="222222"/>
            <w:szCs w:val="24"/>
            <w:shd w:val="clear" w:color="auto" w:fill="FFFFFF"/>
          </w:rPr>
          <w:t xml:space="preserve"> subsystem</w:t>
        </w:r>
      </w:ins>
      <w:ins w:id="1122" w:author="Perrine, Martin L. (GSFC-5670)" w:date="2016-01-19T11:09:00Z">
        <w:r w:rsidR="00E51228">
          <w:rPr>
            <w:rFonts w:ascii="Times New Roman" w:hAnsi="Times New Roman"/>
            <w:color w:val="222222"/>
            <w:szCs w:val="24"/>
            <w:shd w:val="clear" w:color="auto" w:fill="FFFFFF"/>
          </w:rPr>
          <w:t>.</w:t>
        </w:r>
      </w:ins>
      <w:ins w:id="1123" w:author="Perrine, Martin L. (GSFC-5670)" w:date="2016-02-05T15:48:00Z">
        <w:r w:rsidR="00A02E0F">
          <w:rPr>
            <w:rFonts w:ascii="Times New Roman" w:hAnsi="Times New Roman"/>
            <w:color w:val="222222"/>
            <w:szCs w:val="24"/>
            <w:shd w:val="clear" w:color="auto" w:fill="FFFFFF"/>
          </w:rPr>
          <w:t xml:space="preserve"> </w:t>
        </w:r>
      </w:ins>
      <w:ins w:id="1124" w:author="Perrine, Martin L. (GSFC-5670)" w:date="2016-04-27T16:51:00Z">
        <w:r w:rsidR="008E4D81">
          <w:rPr>
            <w:rFonts w:ascii="Times New Roman" w:hAnsi="Times New Roman"/>
            <w:color w:val="222222"/>
            <w:szCs w:val="24"/>
            <w:shd w:val="clear" w:color="auto" w:fill="FFFFFF"/>
          </w:rPr>
          <w:t>The input format is typically</w:t>
        </w:r>
      </w:ins>
      <w:ins w:id="1125" w:author="Perrine, Martin L. (GSFC-5670)" w:date="2016-04-27T16:50:00Z">
        <w:r w:rsidR="008E4D81">
          <w:rPr>
            <w:rFonts w:ascii="Times New Roman" w:hAnsi="Times New Roman"/>
            <w:color w:val="222222"/>
            <w:szCs w:val="24"/>
            <w:shd w:val="clear" w:color="auto" w:fill="FFFFFF"/>
          </w:rPr>
          <w:t xml:space="preserve"> CCSDS AOS frame</w:t>
        </w:r>
      </w:ins>
      <w:ins w:id="1126" w:author="Perrine, Martin L. (GSFC-5670)" w:date="2016-04-27T16:51:00Z">
        <w:r w:rsidR="008E4D81">
          <w:rPr>
            <w:rFonts w:ascii="Times New Roman" w:hAnsi="Times New Roman"/>
            <w:color w:val="222222"/>
            <w:szCs w:val="24"/>
            <w:shd w:val="clear" w:color="auto" w:fill="FFFFFF"/>
          </w:rPr>
          <w:t>s.</w:t>
        </w:r>
      </w:ins>
      <w:ins w:id="1127" w:author="Perrine, Martin L. (GSFC-5670)" w:date="2016-04-27T16:50:00Z">
        <w:r w:rsidR="008E4D81" w:rsidRPr="00825DCE">
          <w:rPr>
            <w:rFonts w:ascii="Times New Roman" w:hAnsi="Times New Roman"/>
            <w:color w:val="222222"/>
            <w:szCs w:val="24"/>
            <w:shd w:val="clear" w:color="auto" w:fill="FFFFFF"/>
          </w:rPr>
          <w:t xml:space="preserve"> </w:t>
        </w:r>
      </w:ins>
      <w:del w:id="1128" w:author="Perrine, Martin L. (GSFC-5670)" w:date="2016-03-31T12:47:00Z">
        <w:r w:rsidR="00825DCE" w:rsidRPr="00825DCE" w:rsidDel="008F5190">
          <w:rPr>
            <w:rFonts w:ascii="Times New Roman" w:hAnsi="Times New Roman"/>
            <w:color w:val="222222"/>
            <w:szCs w:val="24"/>
            <w:shd w:val="clear" w:color="auto" w:fill="FFFFFF"/>
          </w:rPr>
          <w:delText>over TCP/IP</w:delText>
        </w:r>
      </w:del>
      <w:ins w:id="1129" w:author="Perrine, Martin L. (GSFC-5670)" w:date="2016-02-05T15:22:00Z">
        <w:r w:rsidR="00E51228">
          <w:rPr>
            <w:rFonts w:ascii="Times New Roman" w:hAnsi="Times New Roman"/>
            <w:color w:val="222222"/>
            <w:szCs w:val="24"/>
            <w:shd w:val="clear" w:color="auto" w:fill="FFFFFF"/>
          </w:rPr>
          <w:t>The system</w:t>
        </w:r>
      </w:ins>
      <w:ins w:id="1130" w:author="Perrine, Martin L. (GSFC-5670)" w:date="2016-01-13T17:12:00Z">
        <w:r w:rsidR="007E2E23">
          <w:rPr>
            <w:rFonts w:ascii="Times New Roman" w:hAnsi="Times New Roman"/>
            <w:color w:val="222222"/>
            <w:szCs w:val="24"/>
            <w:shd w:val="clear" w:color="auto" w:fill="FFFFFF"/>
          </w:rPr>
          <w:t xml:space="preserve"> will than </w:t>
        </w:r>
      </w:ins>
      <w:ins w:id="1131" w:author="Perrine, Martin L. (GSFC-5670)" w:date="2016-02-03T18:22:00Z">
        <w:r w:rsidR="00AB115D">
          <w:rPr>
            <w:rFonts w:ascii="Times New Roman" w:hAnsi="Times New Roman"/>
            <w:color w:val="222222"/>
            <w:szCs w:val="24"/>
            <w:shd w:val="clear" w:color="auto" w:fill="FFFFFF"/>
          </w:rPr>
          <w:t>parse the data into CCSDS standard</w:t>
        </w:r>
      </w:ins>
      <w:ins w:id="1132" w:author="Perrine, Martin L. (GSFC-5670)" w:date="2016-01-13T17:12:00Z">
        <w:r w:rsidR="007E2E23">
          <w:rPr>
            <w:rFonts w:ascii="Times New Roman" w:hAnsi="Times New Roman"/>
            <w:color w:val="222222"/>
            <w:szCs w:val="24"/>
            <w:shd w:val="clear" w:color="auto" w:fill="FFFFFF"/>
          </w:rPr>
          <w:t xml:space="preserve"> </w:t>
        </w:r>
      </w:ins>
      <w:del w:id="1133" w:author="Perrine, Martin L. (GSFC-5670)" w:date="2016-01-13T17:12:00Z">
        <w:r w:rsidR="00825DCE" w:rsidRPr="00825DCE" w:rsidDel="007E2E23">
          <w:rPr>
            <w:rFonts w:ascii="Times New Roman" w:hAnsi="Times New Roman"/>
            <w:color w:val="222222"/>
            <w:szCs w:val="24"/>
            <w:shd w:val="clear" w:color="auto" w:fill="FFFFFF"/>
          </w:rPr>
          <w:delText xml:space="preserve"> and </w:delText>
        </w:r>
      </w:del>
      <w:del w:id="1134" w:author="Perrine, Martin L. (GSFC-5670)" w:date="2016-01-13T17:13:00Z">
        <w:r w:rsidR="00825DCE" w:rsidRPr="00825DCE" w:rsidDel="007E2E23">
          <w:rPr>
            <w:rFonts w:ascii="Times New Roman" w:hAnsi="Times New Roman"/>
            <w:color w:val="222222"/>
            <w:szCs w:val="24"/>
            <w:shd w:val="clear" w:color="auto" w:fill="FFFFFF"/>
          </w:rPr>
          <w:delText>transmits</w:delText>
        </w:r>
      </w:del>
      <w:r w:rsidR="00825DCE" w:rsidRPr="00825DCE">
        <w:rPr>
          <w:rFonts w:ascii="Times New Roman" w:hAnsi="Times New Roman"/>
          <w:color w:val="222222"/>
          <w:szCs w:val="24"/>
          <w:shd w:val="clear" w:color="auto" w:fill="FFFFFF"/>
        </w:rPr>
        <w:t xml:space="preserve"> Virtual Channel (VC) separated files </w:t>
      </w:r>
      <w:ins w:id="1135" w:author="Perrine, Martin L. (GSFC-5670)" w:date="2016-01-13T17:13:00Z">
        <w:r w:rsidR="007E2E23">
          <w:rPr>
            <w:rFonts w:ascii="Times New Roman" w:hAnsi="Times New Roman"/>
            <w:color w:val="222222"/>
            <w:szCs w:val="24"/>
            <w:shd w:val="clear" w:color="auto" w:fill="FFFFFF"/>
          </w:rPr>
          <w:t>as defined by the mission</w:t>
        </w:r>
        <w:r w:rsidR="00B071E0">
          <w:rPr>
            <w:rFonts w:ascii="Times New Roman" w:hAnsi="Times New Roman"/>
            <w:color w:val="222222"/>
            <w:szCs w:val="24"/>
            <w:shd w:val="clear" w:color="auto" w:fill="FFFFFF"/>
          </w:rPr>
          <w:t>’</w:t>
        </w:r>
        <w:r w:rsidR="007E2E23">
          <w:rPr>
            <w:rFonts w:ascii="Times New Roman" w:hAnsi="Times New Roman"/>
            <w:color w:val="222222"/>
            <w:szCs w:val="24"/>
            <w:shd w:val="clear" w:color="auto" w:fill="FFFFFF"/>
          </w:rPr>
          <w:t>s protocol</w:t>
        </w:r>
      </w:ins>
      <w:ins w:id="1136" w:author="Perrine, Martin L. (GSFC-5670)" w:date="2016-01-14T08:44:00Z">
        <w:r w:rsidR="00581867">
          <w:rPr>
            <w:rFonts w:ascii="Times New Roman" w:hAnsi="Times New Roman"/>
            <w:color w:val="222222"/>
            <w:szCs w:val="24"/>
            <w:shd w:val="clear" w:color="auto" w:fill="FFFFFF"/>
          </w:rPr>
          <w:t xml:space="preserve">. These files are </w:t>
        </w:r>
      </w:ins>
      <w:ins w:id="1137" w:author="Perrine, Martin L. (GSFC-5670)" w:date="2016-01-19T11:10:00Z">
        <w:r w:rsidR="00CB1E61">
          <w:rPr>
            <w:rFonts w:ascii="Times New Roman" w:hAnsi="Times New Roman"/>
            <w:color w:val="222222"/>
            <w:szCs w:val="24"/>
            <w:shd w:val="clear" w:color="auto" w:fill="FFFFFF"/>
          </w:rPr>
          <w:t xml:space="preserve">then </w:t>
        </w:r>
      </w:ins>
      <w:ins w:id="1138" w:author="Perrine, Martin L. (GSFC-5670)" w:date="2016-01-14T10:01:00Z">
        <w:r w:rsidR="00D82815">
          <w:rPr>
            <w:rFonts w:ascii="Times New Roman" w:hAnsi="Times New Roman"/>
            <w:color w:val="222222"/>
            <w:szCs w:val="24"/>
            <w:shd w:val="clear" w:color="auto" w:fill="FFFFFF"/>
          </w:rPr>
          <w:t>transmitted</w:t>
        </w:r>
      </w:ins>
      <w:ins w:id="1139" w:author="Perrine, Martin L. (GSFC-5670)" w:date="2016-01-13T17:13:00Z">
        <w:r w:rsidR="007E2E23">
          <w:rPr>
            <w:rFonts w:ascii="Times New Roman" w:hAnsi="Times New Roman"/>
            <w:color w:val="222222"/>
            <w:szCs w:val="24"/>
            <w:shd w:val="clear" w:color="auto" w:fill="FFFFFF"/>
          </w:rPr>
          <w:t xml:space="preserve"> </w:t>
        </w:r>
      </w:ins>
      <w:ins w:id="1140" w:author="Perrine, Martin L. (GSFC-5670)" w:date="2016-01-14T08:51:00Z">
        <w:r w:rsidR="00790E4B">
          <w:rPr>
            <w:rFonts w:ascii="Times New Roman" w:hAnsi="Times New Roman"/>
            <w:color w:val="222222"/>
            <w:szCs w:val="24"/>
            <w:shd w:val="clear" w:color="auto" w:fill="FFFFFF"/>
          </w:rPr>
          <w:t>using Secure Copy (SC</w:t>
        </w:r>
      </w:ins>
      <w:ins w:id="1141" w:author="Perrine, Martin L. (GSFC-5670)" w:date="2016-01-14T09:03:00Z">
        <w:r w:rsidR="007710E5">
          <w:rPr>
            <w:rFonts w:ascii="Times New Roman" w:hAnsi="Times New Roman"/>
            <w:color w:val="222222"/>
            <w:szCs w:val="24"/>
            <w:shd w:val="clear" w:color="auto" w:fill="FFFFFF"/>
          </w:rPr>
          <w:t>P</w:t>
        </w:r>
      </w:ins>
      <w:ins w:id="1142" w:author="Perrine, Martin L. (GSFC-5670)" w:date="2016-01-14T08:51:00Z">
        <w:r w:rsidR="00790E4B">
          <w:rPr>
            <w:rFonts w:ascii="Times New Roman" w:hAnsi="Times New Roman"/>
            <w:color w:val="222222"/>
            <w:szCs w:val="24"/>
            <w:shd w:val="clear" w:color="auto" w:fill="FFFFFF"/>
          </w:rPr>
          <w:t xml:space="preserve">) </w:t>
        </w:r>
      </w:ins>
      <w:r w:rsidR="00825DCE" w:rsidRPr="00825DCE">
        <w:rPr>
          <w:rFonts w:ascii="Times New Roman" w:hAnsi="Times New Roman"/>
          <w:color w:val="222222"/>
          <w:szCs w:val="24"/>
          <w:shd w:val="clear" w:color="auto" w:fill="FFFFFF"/>
        </w:rPr>
        <w:t xml:space="preserve">in </w:t>
      </w:r>
      <w:ins w:id="1143" w:author="Perrine, Martin L. (GSFC-5670)" w:date="2016-01-13T17:07:00Z">
        <w:r w:rsidR="007E2E23">
          <w:rPr>
            <w:rFonts w:ascii="Times New Roman" w:hAnsi="Times New Roman"/>
            <w:color w:val="222222"/>
            <w:szCs w:val="24"/>
            <w:shd w:val="clear" w:color="auto" w:fill="FFFFFF"/>
          </w:rPr>
          <w:t>“</w:t>
        </w:r>
      </w:ins>
      <w:r w:rsidR="00825DCE" w:rsidRPr="00825DCE">
        <w:rPr>
          <w:rFonts w:ascii="Times New Roman" w:hAnsi="Times New Roman"/>
          <w:color w:val="222222"/>
          <w:szCs w:val="24"/>
          <w:shd w:val="clear" w:color="auto" w:fill="FFFFFF"/>
        </w:rPr>
        <w:t>near</w:t>
      </w:r>
      <w:ins w:id="1144" w:author="Perrine, Martin L. (GSFC-5670)" w:date="2016-02-05T15:25:00Z">
        <w:r w:rsidR="00BC3E4A">
          <w:rPr>
            <w:rFonts w:ascii="Times New Roman" w:hAnsi="Times New Roman"/>
            <w:color w:val="222222"/>
            <w:szCs w:val="24"/>
            <w:shd w:val="clear" w:color="auto" w:fill="FFFFFF"/>
          </w:rPr>
          <w:t xml:space="preserve"> </w:t>
        </w:r>
      </w:ins>
      <w:del w:id="1145" w:author="Perrine, Martin L. (GSFC-5670)" w:date="2016-02-05T15:25:00Z">
        <w:r w:rsidR="00825DCE" w:rsidRPr="00825DCE" w:rsidDel="00BC3E4A">
          <w:rPr>
            <w:rFonts w:ascii="Times New Roman" w:hAnsi="Times New Roman"/>
            <w:color w:val="222222"/>
            <w:szCs w:val="24"/>
            <w:shd w:val="clear" w:color="auto" w:fill="FFFFFF"/>
          </w:rPr>
          <w:delText>-realtime</w:delText>
        </w:r>
      </w:del>
      <w:ins w:id="1146" w:author="Perrine, Martin L. (GSFC-5670)" w:date="2016-02-05T15:25:00Z">
        <w:r w:rsidR="00BC3E4A" w:rsidRPr="00825DCE">
          <w:rPr>
            <w:rFonts w:ascii="Times New Roman" w:hAnsi="Times New Roman"/>
            <w:color w:val="222222"/>
            <w:szCs w:val="24"/>
            <w:shd w:val="clear" w:color="auto" w:fill="FFFFFF"/>
          </w:rPr>
          <w:t>real-time</w:t>
        </w:r>
      </w:ins>
      <w:ins w:id="1147" w:author="Perrine, Martin L. (GSFC-5670)" w:date="2016-01-13T17:07:00Z">
        <w:r w:rsidR="007E2E23">
          <w:rPr>
            <w:rFonts w:ascii="Times New Roman" w:hAnsi="Times New Roman"/>
            <w:color w:val="222222"/>
            <w:szCs w:val="24"/>
            <w:shd w:val="clear" w:color="auto" w:fill="FFFFFF"/>
          </w:rPr>
          <w:t>”</w:t>
        </w:r>
      </w:ins>
      <w:ins w:id="1148" w:author="Perrine, Martin L. (GSFC-5670)" w:date="2016-02-05T15:25:00Z">
        <w:r w:rsidR="00BC3E4A">
          <w:rPr>
            <w:rFonts w:ascii="Times New Roman" w:hAnsi="Times New Roman"/>
            <w:color w:val="222222"/>
            <w:szCs w:val="24"/>
            <w:shd w:val="clear" w:color="auto" w:fill="FFFFFF"/>
          </w:rPr>
          <w:t xml:space="preserve"> (NRT)</w:t>
        </w:r>
      </w:ins>
      <w:ins w:id="1149" w:author="Perrine, Martin L. (GSFC-5670)" w:date="2016-02-05T15:23:00Z">
        <w:r w:rsidR="00BC3E4A">
          <w:rPr>
            <w:rFonts w:ascii="Times New Roman" w:hAnsi="Times New Roman"/>
            <w:color w:val="222222"/>
            <w:szCs w:val="24"/>
            <w:shd w:val="clear" w:color="auto" w:fill="FFFFFF"/>
          </w:rPr>
          <w:t xml:space="preserve"> and in priority order</w:t>
        </w:r>
      </w:ins>
      <w:r w:rsidR="00825DCE" w:rsidRPr="00825DCE">
        <w:rPr>
          <w:rFonts w:ascii="Times New Roman" w:hAnsi="Times New Roman"/>
          <w:color w:val="222222"/>
          <w:szCs w:val="24"/>
          <w:shd w:val="clear" w:color="auto" w:fill="FFFFFF"/>
        </w:rPr>
        <w:t xml:space="preserve"> to </w:t>
      </w:r>
      <w:ins w:id="1150" w:author="Perrine, Martin L. (GSFC-5670)" w:date="2016-01-13T17:13:00Z">
        <w:r w:rsidR="007E2E23">
          <w:rPr>
            <w:rFonts w:ascii="Times New Roman" w:hAnsi="Times New Roman"/>
            <w:color w:val="222222"/>
            <w:szCs w:val="24"/>
            <w:shd w:val="clear" w:color="auto" w:fill="FFFFFF"/>
          </w:rPr>
          <w:t xml:space="preserve">the </w:t>
        </w:r>
      </w:ins>
      <w:del w:id="1151" w:author="Perrine, Martin L. (GSFC-5670)" w:date="2016-02-05T15:23:00Z">
        <w:r w:rsidR="00825DCE" w:rsidRPr="00825DCE" w:rsidDel="00BC3E4A">
          <w:rPr>
            <w:rFonts w:ascii="Times New Roman" w:hAnsi="Times New Roman"/>
            <w:color w:val="222222"/>
            <w:szCs w:val="24"/>
            <w:shd w:val="clear" w:color="auto" w:fill="FFFFFF"/>
          </w:rPr>
          <w:delText>mission</w:delText>
        </w:r>
      </w:del>
      <w:ins w:id="1152" w:author="Perrine, Martin L. (GSFC-5670)" w:date="2016-01-13T17:07:00Z">
        <w:r w:rsidR="00AB115D">
          <w:rPr>
            <w:rFonts w:ascii="Times New Roman" w:hAnsi="Times New Roman"/>
            <w:color w:val="222222"/>
            <w:szCs w:val="24"/>
            <w:shd w:val="clear" w:color="auto" w:fill="FFFFFF"/>
          </w:rPr>
          <w:t>MO</w:t>
        </w:r>
        <w:r w:rsidR="00BC3E4A">
          <w:rPr>
            <w:rFonts w:ascii="Times New Roman" w:hAnsi="Times New Roman"/>
            <w:color w:val="222222"/>
            <w:szCs w:val="24"/>
            <w:shd w:val="clear" w:color="auto" w:fill="FFFFFF"/>
          </w:rPr>
          <w:t>C</w:t>
        </w:r>
        <w:r w:rsidR="007E2E23">
          <w:rPr>
            <w:rFonts w:ascii="Times New Roman" w:hAnsi="Times New Roman"/>
            <w:color w:val="222222"/>
            <w:szCs w:val="24"/>
            <w:shd w:val="clear" w:color="auto" w:fill="FFFFFF"/>
          </w:rPr>
          <w:t xml:space="preserve"> </w:t>
        </w:r>
      </w:ins>
      <w:del w:id="1153" w:author="Perrine, Martin L. (GSFC-5670)" w:date="2016-01-13T17:07:00Z">
        <w:r w:rsidR="00825DCE" w:rsidRPr="00825DCE" w:rsidDel="007E2E23">
          <w:rPr>
            <w:rFonts w:ascii="Times New Roman" w:hAnsi="Times New Roman"/>
            <w:color w:val="222222"/>
            <w:szCs w:val="24"/>
            <w:shd w:val="clear" w:color="auto" w:fill="FFFFFF"/>
          </w:rPr>
          <w:delText>s</w:delText>
        </w:r>
      </w:del>
      <w:r w:rsidR="00825DCE" w:rsidRPr="00825DCE">
        <w:rPr>
          <w:rFonts w:ascii="Times New Roman" w:hAnsi="Times New Roman"/>
          <w:color w:val="222222"/>
          <w:szCs w:val="24"/>
          <w:shd w:val="clear" w:color="auto" w:fill="FFFFFF"/>
        </w:rPr>
        <w:t xml:space="preserve"> </w:t>
      </w:r>
      <w:ins w:id="1154" w:author="Perrine, Martin L. (GSFC-5670)" w:date="2016-02-04T10:47:00Z">
        <w:r w:rsidR="00920EC8">
          <w:rPr>
            <w:rFonts w:ascii="Times New Roman" w:hAnsi="Times New Roman"/>
            <w:color w:val="222222"/>
            <w:szCs w:val="24"/>
            <w:shd w:val="clear" w:color="auto" w:fill="FFFFFF"/>
          </w:rPr>
          <w:t>through a</w:t>
        </w:r>
      </w:ins>
      <w:ins w:id="1155" w:author="Perrine, Martin L. (GSFC-5670)" w:date="2016-02-04T10:42:00Z">
        <w:r w:rsidR="00920EC8">
          <w:rPr>
            <w:rFonts w:ascii="Times New Roman" w:hAnsi="Times New Roman"/>
            <w:color w:val="222222"/>
            <w:szCs w:val="24"/>
            <w:shd w:val="clear" w:color="auto" w:fill="FFFFFF"/>
          </w:rPr>
          <w:t xml:space="preserve"> </w:t>
        </w:r>
      </w:ins>
      <w:ins w:id="1156" w:author="Perrine, Martin L. (GSFC-5670)" w:date="2016-01-19T11:29:00Z">
        <w:r w:rsidR="00BB1143">
          <w:rPr>
            <w:rFonts w:ascii="Times New Roman" w:hAnsi="Times New Roman"/>
            <w:color w:val="222222"/>
            <w:szCs w:val="24"/>
            <w:shd w:val="clear" w:color="auto" w:fill="FFFFFF"/>
          </w:rPr>
          <w:t>CSO</w:t>
        </w:r>
      </w:ins>
      <w:ins w:id="1157" w:author="Perrine, Martin L. (GSFC-5670)" w:date="2016-05-11T09:55:00Z">
        <w:r w:rsidR="00810779">
          <w:rPr>
            <w:rFonts w:ascii="Times New Roman" w:hAnsi="Times New Roman"/>
            <w:color w:val="222222"/>
            <w:szCs w:val="24"/>
            <w:shd w:val="clear" w:color="auto" w:fill="FFFFFF"/>
          </w:rPr>
          <w:t>/NISN</w:t>
        </w:r>
      </w:ins>
      <w:ins w:id="1158" w:author="Perrine, Martin L. (GSFC-5670)" w:date="2016-01-13T17:14:00Z">
        <w:r w:rsidR="00B071E0">
          <w:rPr>
            <w:rFonts w:ascii="Times New Roman" w:hAnsi="Times New Roman"/>
            <w:color w:val="222222"/>
            <w:szCs w:val="24"/>
            <w:shd w:val="clear" w:color="auto" w:fill="FFFFFF"/>
          </w:rPr>
          <w:t xml:space="preserve"> </w:t>
        </w:r>
      </w:ins>
      <w:ins w:id="1159" w:author="Perrine, Martin L. (GSFC-5670)" w:date="2016-02-04T10:48:00Z">
        <w:r w:rsidR="00920EC8">
          <w:rPr>
            <w:rFonts w:ascii="Times New Roman" w:hAnsi="Times New Roman"/>
            <w:color w:val="222222"/>
            <w:szCs w:val="24"/>
            <w:shd w:val="clear" w:color="auto" w:fill="FFFFFF"/>
          </w:rPr>
          <w:t>firewall</w:t>
        </w:r>
      </w:ins>
      <w:del w:id="1160" w:author="Perrine, Martin L. (GSFC-5670)" w:date="2016-02-05T15:23:00Z">
        <w:r w:rsidR="00825DCE" w:rsidRPr="00825DCE" w:rsidDel="00BC3E4A">
          <w:rPr>
            <w:rFonts w:ascii="Times New Roman" w:hAnsi="Times New Roman"/>
            <w:color w:val="222222"/>
            <w:szCs w:val="24"/>
            <w:shd w:val="clear" w:color="auto" w:fill="FFFFFF"/>
          </w:rPr>
          <w:delText>for processing</w:delText>
        </w:r>
      </w:del>
      <w:r w:rsidR="00825DCE" w:rsidRPr="00825DCE">
        <w:rPr>
          <w:rFonts w:ascii="Times New Roman" w:hAnsi="Times New Roman"/>
          <w:color w:val="222222"/>
          <w:szCs w:val="24"/>
          <w:shd w:val="clear" w:color="auto" w:fill="FFFFFF"/>
        </w:rPr>
        <w:t xml:space="preserve">. </w:t>
      </w:r>
      <w:ins w:id="1161" w:author="Perrine, Martin L. (GSFC-5670)" w:date="2016-03-31T12:53:00Z">
        <w:r w:rsidR="00872DAE">
          <w:rPr>
            <w:rFonts w:ascii="Times New Roman" w:hAnsi="Times New Roman"/>
            <w:color w:val="222222"/>
            <w:szCs w:val="24"/>
            <w:shd w:val="clear" w:color="auto" w:fill="FFFFFF"/>
          </w:rPr>
          <w:t xml:space="preserve">This is referred to as the </w:t>
        </w:r>
      </w:ins>
      <w:ins w:id="1162" w:author="Perrine, Martin L. (GSFC-5670)" w:date="2016-04-27T17:02:00Z">
        <w:r w:rsidR="008E4930">
          <w:rPr>
            <w:rFonts w:ascii="Times New Roman" w:hAnsi="Times New Roman"/>
            <w:color w:val="222222"/>
            <w:szCs w:val="24"/>
            <w:shd w:val="clear" w:color="auto" w:fill="FFFFFF"/>
          </w:rPr>
          <w:t>“Automatic D</w:t>
        </w:r>
        <w:r w:rsidR="00CD13AA">
          <w:rPr>
            <w:rFonts w:ascii="Times New Roman" w:hAnsi="Times New Roman"/>
            <w:color w:val="222222"/>
            <w:szCs w:val="24"/>
            <w:shd w:val="clear" w:color="auto" w:fill="FFFFFF"/>
          </w:rPr>
          <w:t xml:space="preserve">elivery” </w:t>
        </w:r>
      </w:ins>
      <w:ins w:id="1163" w:author="Perrine, Martin L. (GSFC-5670)" w:date="2016-04-28T17:01:00Z">
        <w:r w:rsidR="00DA47FC">
          <w:rPr>
            <w:rFonts w:ascii="Times New Roman" w:hAnsi="Times New Roman"/>
            <w:color w:val="222222"/>
            <w:szCs w:val="24"/>
            <w:shd w:val="clear" w:color="auto" w:fill="FFFFFF"/>
          </w:rPr>
          <w:t xml:space="preserve">(AD) </w:t>
        </w:r>
      </w:ins>
      <w:ins w:id="1164" w:author="Perrine, Martin L. (GSFC-5670)" w:date="2016-05-02T11:01:00Z">
        <w:r w:rsidR="009A419E">
          <w:rPr>
            <w:rFonts w:ascii="Times New Roman" w:hAnsi="Times New Roman"/>
            <w:color w:val="222222"/>
            <w:szCs w:val="24"/>
            <w:shd w:val="clear" w:color="auto" w:fill="FFFFFF"/>
          </w:rPr>
          <w:t>mode and</w:t>
        </w:r>
      </w:ins>
      <w:ins w:id="1165" w:author="Perrine, Martin L. (GSFC-5670)" w:date="2016-03-31T12:53:00Z">
        <w:r w:rsidR="00872DAE">
          <w:rPr>
            <w:rFonts w:ascii="Times New Roman" w:hAnsi="Times New Roman"/>
            <w:color w:val="222222"/>
            <w:szCs w:val="24"/>
            <w:shd w:val="clear" w:color="auto" w:fill="FFFFFF"/>
          </w:rPr>
          <w:t xml:space="preserve"> is performed by the Data Processing Delivery System (DPDS) within DAPHNE.</w:t>
        </w:r>
      </w:ins>
      <w:ins w:id="1166" w:author="Perrine, Martin L. (GSFC-5670)" w:date="2016-03-31T15:40:00Z">
        <w:r w:rsidR="00BE6741">
          <w:rPr>
            <w:rFonts w:ascii="Times New Roman" w:hAnsi="Times New Roman"/>
            <w:color w:val="222222"/>
            <w:szCs w:val="24"/>
            <w:shd w:val="clear" w:color="auto" w:fill="FFFFFF"/>
          </w:rPr>
          <w:t xml:space="preserve"> Full </w:t>
        </w:r>
      </w:ins>
      <w:ins w:id="1167" w:author="Perrine, Martin L. (GSFC-5670)" w:date="2016-05-11T09:55:00Z">
        <w:r w:rsidR="00810779">
          <w:rPr>
            <w:rFonts w:ascii="Times New Roman" w:hAnsi="Times New Roman"/>
            <w:color w:val="222222"/>
            <w:szCs w:val="24"/>
            <w:shd w:val="clear" w:color="auto" w:fill="FFFFFF"/>
          </w:rPr>
          <w:t xml:space="preserve">details of the </w:t>
        </w:r>
      </w:ins>
      <w:ins w:id="1168" w:author="Perrine, Martin L. (GSFC-5670)" w:date="2016-03-31T15:40:00Z">
        <w:r w:rsidR="00BE6741">
          <w:rPr>
            <w:rFonts w:ascii="Times New Roman" w:hAnsi="Times New Roman"/>
            <w:color w:val="222222"/>
            <w:szCs w:val="24"/>
            <w:shd w:val="clear" w:color="auto" w:fill="FFFFFF"/>
          </w:rPr>
          <w:t xml:space="preserve">data format at both the input and output of DAPHNE </w:t>
        </w:r>
      </w:ins>
      <w:ins w:id="1169" w:author="Perrine, Martin L. (GSFC-5670)" w:date="2016-03-31T15:41:00Z">
        <w:r w:rsidR="00BE6741">
          <w:rPr>
            <w:rFonts w:ascii="Times New Roman" w:hAnsi="Times New Roman"/>
            <w:color w:val="222222"/>
            <w:szCs w:val="24"/>
            <w:shd w:val="clear" w:color="auto" w:fill="FFFFFF"/>
          </w:rPr>
          <w:t xml:space="preserve">are contained in the </w:t>
        </w:r>
        <w:r w:rsidR="00AA6497">
          <w:rPr>
            <w:rFonts w:ascii="Times New Roman" w:hAnsi="Times New Roman"/>
            <w:color w:val="222222"/>
            <w:szCs w:val="24"/>
            <w:shd w:val="clear" w:color="auto" w:fill="FFFFFF"/>
          </w:rPr>
          <w:t xml:space="preserve">various </w:t>
        </w:r>
      </w:ins>
      <w:ins w:id="1170" w:author="Perrine, Martin L. (GSFC-5670)" w:date="2016-04-28T16:44:00Z">
        <w:r w:rsidR="00B17427">
          <w:rPr>
            <w:rFonts w:ascii="Times New Roman" w:hAnsi="Times New Roman"/>
            <w:color w:val="222222"/>
            <w:szCs w:val="24"/>
            <w:shd w:val="clear" w:color="auto" w:fill="FFFFFF"/>
          </w:rPr>
          <w:t xml:space="preserve">mission specific </w:t>
        </w:r>
      </w:ins>
      <w:ins w:id="1171" w:author="Perrine, Martin L. (GSFC-5670)" w:date="2016-03-31T15:41:00Z">
        <w:r w:rsidR="00AA6497">
          <w:rPr>
            <w:rFonts w:ascii="Times New Roman" w:hAnsi="Times New Roman"/>
            <w:color w:val="222222"/>
            <w:szCs w:val="24"/>
            <w:shd w:val="clear" w:color="auto" w:fill="FFFFFF"/>
          </w:rPr>
          <w:t>Interface Control Documents</w:t>
        </w:r>
      </w:ins>
      <w:ins w:id="1172" w:author="Perrine, Martin L. (GSFC-5670)" w:date="2016-04-27T16:53:00Z">
        <w:r w:rsidR="008E4D81">
          <w:rPr>
            <w:rFonts w:ascii="Times New Roman" w:hAnsi="Times New Roman"/>
            <w:color w:val="222222"/>
            <w:szCs w:val="24"/>
            <w:shd w:val="clear" w:color="auto" w:fill="FFFFFF"/>
          </w:rPr>
          <w:t xml:space="preserve"> that have been or will be developed</w:t>
        </w:r>
      </w:ins>
      <w:ins w:id="1173" w:author="Perrine, Martin L. (GSFC-5670)" w:date="2016-03-31T15:41:00Z">
        <w:r w:rsidR="00AA6497">
          <w:rPr>
            <w:rFonts w:ascii="Times New Roman" w:hAnsi="Times New Roman"/>
            <w:color w:val="222222"/>
            <w:szCs w:val="24"/>
            <w:shd w:val="clear" w:color="auto" w:fill="FFFFFF"/>
          </w:rPr>
          <w:t>.</w:t>
        </w:r>
      </w:ins>
      <w:ins w:id="1174" w:author="Perrine, Martin L. (GSFC-5670)" w:date="2016-04-27T17:52:00Z">
        <w:r w:rsidR="001E3A39">
          <w:rPr>
            <w:rFonts w:ascii="Times New Roman" w:hAnsi="Times New Roman"/>
            <w:color w:val="222222"/>
            <w:szCs w:val="24"/>
            <w:shd w:val="clear" w:color="auto" w:fill="FFFFFF"/>
          </w:rPr>
          <w:t xml:space="preserve"> </w:t>
        </w:r>
      </w:ins>
    </w:p>
    <w:p w14:paraId="6F8F6CC9" w14:textId="77777777" w:rsidR="001E3A39" w:rsidRDefault="001E3A39" w:rsidP="00825DCE">
      <w:pPr>
        <w:spacing w:before="0" w:after="0"/>
        <w:jc w:val="left"/>
        <w:rPr>
          <w:ins w:id="1175" w:author="Perrine, Martin L. (GSFC-5670)" w:date="2016-04-27T17:52:00Z"/>
          <w:rFonts w:ascii="Times New Roman" w:hAnsi="Times New Roman"/>
          <w:b/>
          <w:szCs w:val="24"/>
          <w:shd w:val="clear" w:color="auto" w:fill="FFFFFF"/>
        </w:rPr>
      </w:pPr>
    </w:p>
    <w:p w14:paraId="73A2BA1A" w14:textId="32A54ACB" w:rsidR="001E3A39" w:rsidRDefault="001E3A39" w:rsidP="00825DCE">
      <w:pPr>
        <w:spacing w:before="0" w:after="0"/>
        <w:jc w:val="left"/>
        <w:rPr>
          <w:ins w:id="1176" w:author="Perrine, Martin L. (GSFC-5670)" w:date="2016-01-13T17:17:00Z"/>
          <w:rFonts w:ascii="Times New Roman" w:hAnsi="Times New Roman"/>
          <w:color w:val="222222"/>
          <w:szCs w:val="24"/>
          <w:shd w:val="clear" w:color="auto" w:fill="FFFFFF"/>
        </w:rPr>
      </w:pPr>
      <w:ins w:id="1177" w:author="Perrine, Martin L. (GSFC-5670)" w:date="2016-04-27T17:52:00Z">
        <w:r w:rsidRPr="00B17427">
          <w:rPr>
            <w:rFonts w:ascii="Times New Roman" w:hAnsi="Times New Roman"/>
            <w:szCs w:val="24"/>
            <w:shd w:val="clear" w:color="auto" w:fill="FFFFFF"/>
            <w:rPrChange w:id="1178" w:author="Perrine, Martin L. (GSFC-5670)" w:date="2016-04-28T16:45:00Z">
              <w:rPr>
                <w:rFonts w:ascii="Times New Roman" w:hAnsi="Times New Roman"/>
                <w:b/>
                <w:szCs w:val="24"/>
                <w:shd w:val="clear" w:color="auto" w:fill="FFFFFF"/>
              </w:rPr>
            </w:rPrChange>
          </w:rPr>
          <w:t xml:space="preserve">The </w:t>
        </w:r>
        <w:r w:rsidRPr="00B17427">
          <w:rPr>
            <w:rFonts w:ascii="Times New Roman" w:hAnsi="Times New Roman"/>
            <w:szCs w:val="24"/>
            <w:shd w:val="clear" w:color="auto" w:fill="FFFFFF"/>
          </w:rPr>
          <w:t>data</w:t>
        </w:r>
      </w:ins>
      <w:ins w:id="1179" w:author="Perrine, Martin L. (GSFC-5670)" w:date="2016-04-28T16:45:00Z">
        <w:r w:rsidR="00B17427" w:rsidRPr="00B17427">
          <w:rPr>
            <w:rFonts w:ascii="Times New Roman" w:hAnsi="Times New Roman"/>
            <w:szCs w:val="24"/>
            <w:shd w:val="clear" w:color="auto" w:fill="FFFFFF"/>
          </w:rPr>
          <w:t xml:space="preserve"> files are</w:t>
        </w:r>
      </w:ins>
      <w:ins w:id="1180" w:author="Perrine, Martin L. (GSFC-5670)" w:date="2016-04-27T17:52:00Z">
        <w:r w:rsidRPr="00B17427">
          <w:rPr>
            <w:rFonts w:ascii="Times New Roman" w:hAnsi="Times New Roman"/>
            <w:szCs w:val="24"/>
            <w:shd w:val="clear" w:color="auto" w:fill="FFFFFF"/>
          </w:rPr>
          <w:t xml:space="preserve"> sent</w:t>
        </w:r>
      </w:ins>
      <w:ins w:id="1181" w:author="Perrine, Martin L. (GSFC-5670)" w:date="2016-04-28T16:45:00Z">
        <w:r w:rsidR="00B17427" w:rsidRPr="00B17427">
          <w:rPr>
            <w:rFonts w:ascii="Times New Roman" w:hAnsi="Times New Roman"/>
            <w:szCs w:val="24"/>
            <w:shd w:val="clear" w:color="auto" w:fill="FFFFFF"/>
          </w:rPr>
          <w:t xml:space="preserve"> to the MOC</w:t>
        </w:r>
      </w:ins>
      <w:ins w:id="1182" w:author="Perrine, Martin L. (GSFC-5670)" w:date="2016-04-27T17:52:00Z">
        <w:r w:rsidRPr="00B17427">
          <w:rPr>
            <w:rFonts w:ascii="Times New Roman" w:hAnsi="Times New Roman"/>
            <w:szCs w:val="24"/>
            <w:shd w:val="clear" w:color="auto" w:fill="FFFFFF"/>
          </w:rPr>
          <w:t xml:space="preserve"> </w:t>
        </w:r>
        <w:r w:rsidRPr="00B17427">
          <w:rPr>
            <w:rFonts w:ascii="Times New Roman" w:hAnsi="Times New Roman"/>
            <w:szCs w:val="24"/>
            <w:shd w:val="clear" w:color="auto" w:fill="FFFFFF"/>
            <w:rPrChange w:id="1183" w:author="Perrine, Martin L. (GSFC-5670)" w:date="2016-04-28T16:45:00Z">
              <w:rPr>
                <w:rFonts w:ascii="Times New Roman" w:hAnsi="Times New Roman"/>
                <w:b/>
                <w:szCs w:val="24"/>
                <w:shd w:val="clear" w:color="auto" w:fill="FFFFFF"/>
              </w:rPr>
            </w:rPrChange>
          </w:rPr>
          <w:t>as quickly as possible</w:t>
        </w:r>
      </w:ins>
      <w:ins w:id="1184" w:author="Perrine, Martin L. (GSFC-5670)" w:date="2016-04-28T16:46:00Z">
        <w:r w:rsidR="00B17427">
          <w:rPr>
            <w:rFonts w:ascii="Times New Roman" w:hAnsi="Times New Roman"/>
            <w:szCs w:val="24"/>
            <w:shd w:val="clear" w:color="auto" w:fill="FFFFFF"/>
          </w:rPr>
          <w:t>;</w:t>
        </w:r>
      </w:ins>
      <w:ins w:id="1185" w:author="Perrine, Martin L. (GSFC-5670)" w:date="2016-04-27T17:52:00Z">
        <w:r w:rsidRPr="00B17427">
          <w:rPr>
            <w:rFonts w:ascii="Times New Roman" w:hAnsi="Times New Roman"/>
            <w:szCs w:val="24"/>
            <w:shd w:val="clear" w:color="auto" w:fill="FFFFFF"/>
            <w:rPrChange w:id="1186" w:author="Perrine, Martin L. (GSFC-5670)" w:date="2016-04-28T16:45:00Z">
              <w:rPr>
                <w:rFonts w:ascii="Times New Roman" w:hAnsi="Times New Roman"/>
                <w:b/>
                <w:szCs w:val="24"/>
                <w:shd w:val="clear" w:color="auto" w:fill="FFFFFF"/>
              </w:rPr>
            </w:rPrChange>
          </w:rPr>
          <w:t xml:space="preserve"> but </w:t>
        </w:r>
      </w:ins>
      <w:ins w:id="1187" w:author="Perrine, Martin L. (GSFC-5670)" w:date="2016-05-11T11:02:00Z">
        <w:r w:rsidR="008E4930">
          <w:rPr>
            <w:rFonts w:ascii="Times New Roman" w:hAnsi="Times New Roman"/>
            <w:szCs w:val="24"/>
            <w:shd w:val="clear" w:color="auto" w:fill="FFFFFF"/>
          </w:rPr>
          <w:t>that rate i</w:t>
        </w:r>
      </w:ins>
      <w:ins w:id="1188" w:author="Perrine, Martin L. (GSFC-5670)" w:date="2016-04-27T17:52:00Z">
        <w:r w:rsidRPr="00B17427">
          <w:rPr>
            <w:rFonts w:ascii="Times New Roman" w:hAnsi="Times New Roman"/>
            <w:szCs w:val="24"/>
            <w:shd w:val="clear" w:color="auto" w:fill="FFFFFF"/>
            <w:rPrChange w:id="1189" w:author="Perrine, Martin L. (GSFC-5670)" w:date="2016-04-28T16:45:00Z">
              <w:rPr>
                <w:rFonts w:ascii="Times New Roman" w:hAnsi="Times New Roman"/>
                <w:b/>
                <w:szCs w:val="24"/>
                <w:shd w:val="clear" w:color="auto" w:fill="FFFFFF"/>
              </w:rPr>
            </w:rPrChange>
          </w:rPr>
          <w:t xml:space="preserve">s limited by </w:t>
        </w:r>
        <w:r w:rsidRPr="00B17427">
          <w:rPr>
            <w:rFonts w:ascii="Times New Roman" w:hAnsi="Times New Roman"/>
            <w:szCs w:val="24"/>
            <w:shd w:val="clear" w:color="auto" w:fill="FFFFFF"/>
          </w:rPr>
          <w:t xml:space="preserve">the </w:t>
        </w:r>
        <w:r w:rsidRPr="00B17427">
          <w:rPr>
            <w:rFonts w:ascii="Times New Roman" w:hAnsi="Times New Roman"/>
            <w:szCs w:val="24"/>
            <w:shd w:val="clear" w:color="auto" w:fill="FFFFFF"/>
            <w:rPrChange w:id="1190" w:author="Perrine, Martin L. (GSFC-5670)" w:date="2016-04-28T16:45:00Z">
              <w:rPr>
                <w:rFonts w:ascii="Times New Roman" w:hAnsi="Times New Roman"/>
                <w:b/>
                <w:szCs w:val="24"/>
                <w:shd w:val="clear" w:color="auto" w:fill="FFFFFF"/>
              </w:rPr>
            </w:rPrChange>
          </w:rPr>
          <w:t xml:space="preserve">network </w:t>
        </w:r>
      </w:ins>
      <w:ins w:id="1191" w:author="Perrine, Martin L. (GSFC-5670)" w:date="2016-05-11T11:01:00Z">
        <w:r w:rsidR="008E4930">
          <w:rPr>
            <w:rFonts w:ascii="Times New Roman" w:hAnsi="Times New Roman"/>
            <w:szCs w:val="24"/>
            <w:shd w:val="clear" w:color="auto" w:fill="FFFFFF"/>
          </w:rPr>
          <w:t xml:space="preserve">bandwidth </w:t>
        </w:r>
      </w:ins>
      <w:ins w:id="1192" w:author="Perrine, Martin L. (GSFC-5670)" w:date="2016-05-11T11:02:00Z">
        <w:r w:rsidR="008E4930">
          <w:rPr>
            <w:rFonts w:ascii="Times New Roman" w:hAnsi="Times New Roman"/>
            <w:szCs w:val="24"/>
            <w:shd w:val="clear" w:color="auto" w:fill="FFFFFF"/>
          </w:rPr>
          <w:t>t</w:t>
        </w:r>
      </w:ins>
      <w:ins w:id="1193" w:author="Perrine, Martin L. (GSFC-5670)" w:date="2016-04-27T17:52:00Z">
        <w:r w:rsidRPr="00B17427">
          <w:rPr>
            <w:rFonts w:ascii="Times New Roman" w:hAnsi="Times New Roman"/>
            <w:szCs w:val="24"/>
            <w:shd w:val="clear" w:color="auto" w:fill="FFFFFF"/>
          </w:rPr>
          <w:t xml:space="preserve">he mission has arranged </w:t>
        </w:r>
      </w:ins>
      <w:ins w:id="1194" w:author="Perrine, Martin L. (GSFC-5670)" w:date="2016-04-28T16:46:00Z">
        <w:r w:rsidR="00B17427">
          <w:rPr>
            <w:rFonts w:ascii="Times New Roman" w:hAnsi="Times New Roman"/>
            <w:szCs w:val="24"/>
            <w:shd w:val="clear" w:color="auto" w:fill="FFFFFF"/>
          </w:rPr>
          <w:t xml:space="preserve">for </w:t>
        </w:r>
      </w:ins>
      <w:ins w:id="1195" w:author="Perrine, Martin L. (GSFC-5670)" w:date="2016-04-27T17:52:00Z">
        <w:r w:rsidRPr="00B17427">
          <w:rPr>
            <w:rFonts w:ascii="Times New Roman" w:hAnsi="Times New Roman"/>
            <w:szCs w:val="24"/>
            <w:shd w:val="clear" w:color="auto" w:fill="FFFFFF"/>
          </w:rPr>
          <w:t xml:space="preserve">with the CSO/NISN. To minimize </w:t>
        </w:r>
      </w:ins>
      <w:ins w:id="1196" w:author="Perrine, Martin L. (GSFC-5670)" w:date="2016-04-28T16:46:00Z">
        <w:r w:rsidR="00B17427">
          <w:rPr>
            <w:rFonts w:ascii="Times New Roman" w:hAnsi="Times New Roman"/>
            <w:szCs w:val="24"/>
            <w:shd w:val="clear" w:color="auto" w:fill="FFFFFF"/>
          </w:rPr>
          <w:t xml:space="preserve">overall </w:t>
        </w:r>
      </w:ins>
      <w:ins w:id="1197" w:author="Perrine, Martin L. (GSFC-5670)" w:date="2016-04-28T16:47:00Z">
        <w:r w:rsidR="00B17427">
          <w:rPr>
            <w:rFonts w:ascii="Times New Roman" w:hAnsi="Times New Roman"/>
            <w:szCs w:val="24"/>
            <w:shd w:val="clear" w:color="auto" w:fill="FFFFFF"/>
          </w:rPr>
          <w:t>delivery</w:t>
        </w:r>
      </w:ins>
      <w:ins w:id="1198" w:author="Perrine, Martin L. (GSFC-5670)" w:date="2016-04-28T16:46:00Z">
        <w:r w:rsidR="00B17427">
          <w:rPr>
            <w:rFonts w:ascii="Times New Roman" w:hAnsi="Times New Roman"/>
            <w:szCs w:val="24"/>
            <w:shd w:val="clear" w:color="auto" w:fill="FFFFFF"/>
          </w:rPr>
          <w:t xml:space="preserve"> time</w:t>
        </w:r>
      </w:ins>
      <w:ins w:id="1199" w:author="Perrine, Martin L. (GSFC-5670)" w:date="2016-04-28T16:47:00Z">
        <w:r w:rsidR="00B17427">
          <w:rPr>
            <w:rFonts w:ascii="Times New Roman" w:hAnsi="Times New Roman"/>
            <w:szCs w:val="24"/>
            <w:shd w:val="clear" w:color="auto" w:fill="FFFFFF"/>
          </w:rPr>
          <w:t xml:space="preserve"> for all the data, automatic</w:t>
        </w:r>
      </w:ins>
      <w:ins w:id="1200" w:author="Perrine, Martin L. (GSFC-5670)" w:date="2016-04-27T17:52:00Z">
        <w:r w:rsidRPr="00B17427">
          <w:rPr>
            <w:rFonts w:ascii="Times New Roman" w:hAnsi="Times New Roman"/>
            <w:szCs w:val="24"/>
            <w:shd w:val="clear" w:color="auto" w:fill="FFFFFF"/>
          </w:rPr>
          <w:t xml:space="preserve"> delivery of each</w:t>
        </w:r>
        <w:r w:rsidRPr="00EC3C68">
          <w:rPr>
            <w:rFonts w:ascii="Times New Roman" w:hAnsi="Times New Roman"/>
            <w:szCs w:val="24"/>
            <w:shd w:val="clear" w:color="auto" w:fill="FFFFFF"/>
          </w:rPr>
          <w:t xml:space="preserve"> file is attempted only once.</w:t>
        </w:r>
      </w:ins>
    </w:p>
    <w:p w14:paraId="285C19F4" w14:textId="77777777" w:rsidR="00B071E0" w:rsidRDefault="00B071E0" w:rsidP="00825DCE">
      <w:pPr>
        <w:spacing w:before="0" w:after="0"/>
        <w:jc w:val="left"/>
        <w:rPr>
          <w:ins w:id="1201" w:author="Perrine, Martin L. (GSFC-5670)" w:date="2016-01-13T17:17:00Z"/>
          <w:rFonts w:ascii="Times New Roman" w:hAnsi="Times New Roman"/>
          <w:color w:val="222222"/>
          <w:szCs w:val="24"/>
          <w:shd w:val="clear" w:color="auto" w:fill="FFFFFF"/>
        </w:rPr>
      </w:pPr>
    </w:p>
    <w:p w14:paraId="120B214D" w14:textId="53E67F52" w:rsidR="00EC6AA0" w:rsidRDefault="00BC3E4A" w:rsidP="00825DCE">
      <w:pPr>
        <w:spacing w:before="0" w:after="0"/>
        <w:jc w:val="left"/>
        <w:rPr>
          <w:rFonts w:ascii="Times New Roman" w:hAnsi="Times New Roman"/>
          <w:color w:val="222222"/>
          <w:szCs w:val="24"/>
          <w:shd w:val="clear" w:color="auto" w:fill="FFFFFF"/>
        </w:rPr>
      </w:pPr>
      <w:ins w:id="1202" w:author="Perrine, Martin L. (GSFC-5670)" w:date="2016-01-14T08:46:00Z">
        <w:r>
          <w:rPr>
            <w:rFonts w:ascii="Times New Roman" w:hAnsi="Times New Roman"/>
            <w:color w:val="222222"/>
            <w:szCs w:val="24"/>
            <w:shd w:val="clear" w:color="auto" w:fill="FFFFFF"/>
          </w:rPr>
          <w:t xml:space="preserve">In addition to the </w:t>
        </w:r>
      </w:ins>
      <w:ins w:id="1203" w:author="Perrine, Martin L. (GSFC-5670)" w:date="2016-05-11T11:03:00Z">
        <w:r w:rsidR="008E4930">
          <w:rPr>
            <w:rFonts w:ascii="Times New Roman" w:hAnsi="Times New Roman"/>
            <w:color w:val="222222"/>
            <w:szCs w:val="24"/>
            <w:shd w:val="clear" w:color="auto" w:fill="FFFFFF"/>
          </w:rPr>
          <w:t>AD</w:t>
        </w:r>
      </w:ins>
      <w:ins w:id="1204" w:author="Perrine, Martin L. (GSFC-5670)" w:date="2016-02-04T10:52:00Z">
        <w:r w:rsidR="00F23B6F">
          <w:rPr>
            <w:rFonts w:ascii="Times New Roman" w:hAnsi="Times New Roman"/>
            <w:color w:val="222222"/>
            <w:szCs w:val="24"/>
            <w:shd w:val="clear" w:color="auto" w:fill="FFFFFF"/>
          </w:rPr>
          <w:t xml:space="preserve"> </w:t>
        </w:r>
      </w:ins>
      <w:ins w:id="1205" w:author="Perrine, Martin L. (GSFC-5670)" w:date="2016-05-11T11:03:00Z">
        <w:r w:rsidR="008E4930">
          <w:rPr>
            <w:rFonts w:ascii="Times New Roman" w:hAnsi="Times New Roman"/>
            <w:color w:val="222222"/>
            <w:szCs w:val="24"/>
            <w:shd w:val="clear" w:color="auto" w:fill="FFFFFF"/>
          </w:rPr>
          <w:t>function</w:t>
        </w:r>
      </w:ins>
      <w:ins w:id="1206" w:author="Perrine, Martin L. (GSFC-5670)" w:date="2016-01-14T08:46:00Z">
        <w:r w:rsidR="00790E4B">
          <w:rPr>
            <w:rFonts w:ascii="Times New Roman" w:hAnsi="Times New Roman"/>
            <w:color w:val="222222"/>
            <w:szCs w:val="24"/>
            <w:shd w:val="clear" w:color="auto" w:fill="FFFFFF"/>
          </w:rPr>
          <w:t xml:space="preserve">, </w:t>
        </w:r>
      </w:ins>
      <w:moveToRangeStart w:id="1207" w:author="Perrine, Martin L. (GSFC-5670)" w:date="2016-01-13T17:21:00Z" w:name="move440469047"/>
      <w:moveTo w:id="1208" w:author="Perrine, Martin L. (GSFC-5670)" w:date="2016-01-13T17:21:00Z">
        <w:del w:id="1209" w:author="Perrine, Martin L. (GSFC-5670)" w:date="2016-01-14T08:47:00Z">
          <w:r w:rsidR="00B071E0" w:rsidRPr="00825DCE" w:rsidDel="00790E4B">
            <w:rPr>
              <w:rFonts w:ascii="Times New Roman" w:hAnsi="Times New Roman"/>
              <w:color w:val="222222"/>
              <w:szCs w:val="24"/>
              <w:shd w:val="clear" w:color="auto" w:fill="FFFFFF"/>
            </w:rPr>
            <w:delText>T</w:delText>
          </w:r>
        </w:del>
      </w:moveTo>
      <w:ins w:id="1210" w:author="Perrine, Martin L. (GSFC-5670)" w:date="2016-01-14T08:47:00Z">
        <w:r w:rsidR="00790E4B">
          <w:rPr>
            <w:rFonts w:ascii="Times New Roman" w:hAnsi="Times New Roman"/>
            <w:color w:val="222222"/>
            <w:szCs w:val="24"/>
            <w:shd w:val="clear" w:color="auto" w:fill="FFFFFF"/>
          </w:rPr>
          <w:t>t</w:t>
        </w:r>
      </w:ins>
      <w:moveTo w:id="1211" w:author="Perrine, Martin L. (GSFC-5670)" w:date="2016-01-13T17:21:00Z">
        <w:r w:rsidR="00B071E0" w:rsidRPr="00825DCE">
          <w:rPr>
            <w:rFonts w:ascii="Times New Roman" w:hAnsi="Times New Roman"/>
            <w:color w:val="222222"/>
            <w:szCs w:val="24"/>
            <w:shd w:val="clear" w:color="auto" w:fill="FFFFFF"/>
          </w:rPr>
          <w:t xml:space="preserve">he </w:t>
        </w:r>
      </w:moveTo>
      <w:ins w:id="1212" w:author="Perrine, Martin L. (GSFC-5670)" w:date="2016-02-03T18:25:00Z">
        <w:r w:rsidR="00AB115D">
          <w:rPr>
            <w:rFonts w:ascii="Times New Roman" w:hAnsi="Times New Roman"/>
            <w:color w:val="222222"/>
            <w:szCs w:val="24"/>
            <w:shd w:val="clear" w:color="auto" w:fill="FFFFFF"/>
          </w:rPr>
          <w:t>VC data</w:t>
        </w:r>
      </w:ins>
      <w:ins w:id="1213" w:author="Perrine, Martin L. (GSFC-5670)" w:date="2016-01-14T08:45:00Z">
        <w:r w:rsidR="00581867">
          <w:rPr>
            <w:rFonts w:ascii="Times New Roman" w:hAnsi="Times New Roman"/>
            <w:color w:val="222222"/>
            <w:szCs w:val="24"/>
            <w:shd w:val="clear" w:color="auto" w:fill="FFFFFF"/>
          </w:rPr>
          <w:t xml:space="preserve"> </w:t>
        </w:r>
      </w:ins>
      <w:moveTo w:id="1214" w:author="Perrine, Martin L. (GSFC-5670)" w:date="2016-01-13T17:21:00Z">
        <w:r w:rsidR="00B071E0" w:rsidRPr="00825DCE">
          <w:rPr>
            <w:rFonts w:ascii="Times New Roman" w:hAnsi="Times New Roman"/>
            <w:color w:val="222222"/>
            <w:szCs w:val="24"/>
            <w:shd w:val="clear" w:color="auto" w:fill="FFFFFF"/>
          </w:rPr>
          <w:t xml:space="preserve">files are stored temporarily </w:t>
        </w:r>
        <w:del w:id="1215" w:author="Perrine, Martin L. (GSFC-5670)" w:date="2016-01-14T08:48:00Z">
          <w:r w:rsidR="00B071E0" w:rsidRPr="00825DCE" w:rsidDel="00790E4B">
            <w:rPr>
              <w:rFonts w:ascii="Times New Roman" w:hAnsi="Times New Roman"/>
              <w:color w:val="222222"/>
              <w:szCs w:val="24"/>
              <w:shd w:val="clear" w:color="auto" w:fill="FFFFFF"/>
            </w:rPr>
            <w:delText>based on mission requirements</w:delText>
          </w:r>
        </w:del>
      </w:moveTo>
      <w:ins w:id="1216" w:author="Perrine, Martin L. (GSFC-5670)" w:date="2016-01-13T17:22:00Z">
        <w:r w:rsidR="00B071E0">
          <w:rPr>
            <w:rFonts w:ascii="Times New Roman" w:hAnsi="Times New Roman"/>
            <w:color w:val="222222"/>
            <w:szCs w:val="24"/>
            <w:shd w:val="clear" w:color="auto" w:fill="FFFFFF"/>
          </w:rPr>
          <w:t xml:space="preserve">and </w:t>
        </w:r>
      </w:ins>
      <w:moveTo w:id="1217" w:author="Perrine, Martin L. (GSFC-5670)" w:date="2016-01-13T17:21:00Z">
        <w:del w:id="1218" w:author="Perrine, Martin L. (GSFC-5670)" w:date="2016-01-13T17:22:00Z">
          <w:r w:rsidR="00B071E0" w:rsidRPr="00825DCE" w:rsidDel="00B071E0">
            <w:rPr>
              <w:rFonts w:ascii="Times New Roman" w:hAnsi="Times New Roman"/>
              <w:color w:val="222222"/>
              <w:szCs w:val="24"/>
              <w:shd w:val="clear" w:color="auto" w:fill="FFFFFF"/>
            </w:rPr>
            <w:delText>.</w:delText>
          </w:r>
        </w:del>
      </w:moveTo>
      <w:moveToRangeEnd w:id="1207"/>
      <w:del w:id="1219" w:author="Perrine, Martin L. (GSFC-5670)" w:date="2016-01-13T17:22:00Z">
        <w:r w:rsidR="00825DCE" w:rsidRPr="00825DCE" w:rsidDel="00B071E0">
          <w:rPr>
            <w:rFonts w:ascii="Times New Roman" w:hAnsi="Times New Roman"/>
            <w:color w:val="222222"/>
            <w:szCs w:val="24"/>
            <w:shd w:val="clear" w:color="auto" w:fill="FFFFFF"/>
          </w:rPr>
          <w:delText>The NENG also provides</w:delText>
        </w:r>
      </w:del>
      <w:ins w:id="1220" w:author="Perrine, Martin L. (GSFC-5670)" w:date="2016-01-14T08:48:00Z">
        <w:r w:rsidR="00790E4B">
          <w:rPr>
            <w:rFonts w:ascii="Times New Roman" w:hAnsi="Times New Roman"/>
            <w:color w:val="222222"/>
            <w:szCs w:val="24"/>
            <w:shd w:val="clear" w:color="auto" w:fill="FFFFFF"/>
          </w:rPr>
          <w:t xml:space="preserve">  </w:t>
        </w:r>
      </w:ins>
      <w:ins w:id="1221" w:author="Perrine, Martin L. (GSFC-5670)" w:date="2016-01-13T17:22:00Z">
        <w:r w:rsidR="00B071E0">
          <w:rPr>
            <w:rFonts w:ascii="Times New Roman" w:hAnsi="Times New Roman"/>
            <w:color w:val="222222"/>
            <w:szCs w:val="24"/>
            <w:shd w:val="clear" w:color="auto" w:fill="FFFFFF"/>
          </w:rPr>
          <w:t xml:space="preserve">are accessible </w:t>
        </w:r>
      </w:ins>
      <w:ins w:id="1222" w:author="Perrine, Martin L. (GSFC-5670)" w:date="2016-01-13T17:23:00Z">
        <w:r w:rsidR="00B071E0">
          <w:rPr>
            <w:rFonts w:ascii="Times New Roman" w:hAnsi="Times New Roman"/>
            <w:color w:val="222222"/>
            <w:szCs w:val="24"/>
            <w:shd w:val="clear" w:color="auto" w:fill="FFFFFF"/>
          </w:rPr>
          <w:t xml:space="preserve">directly by the mission </w:t>
        </w:r>
      </w:ins>
      <w:ins w:id="1223" w:author="Perrine, Martin L. (GSFC-5670)" w:date="2016-02-04T10:43:00Z">
        <w:r w:rsidR="00920EC8">
          <w:rPr>
            <w:rFonts w:ascii="Times New Roman" w:hAnsi="Times New Roman"/>
            <w:color w:val="222222"/>
            <w:szCs w:val="24"/>
            <w:shd w:val="clear" w:color="auto" w:fill="FFFFFF"/>
          </w:rPr>
          <w:t xml:space="preserve">in a </w:t>
        </w:r>
      </w:ins>
      <w:ins w:id="1224" w:author="Perrine, Martin L. (GSFC-5670)" w:date="2016-03-31T12:58:00Z">
        <w:r w:rsidR="00872DAE">
          <w:rPr>
            <w:rFonts w:ascii="Times New Roman" w:hAnsi="Times New Roman"/>
            <w:color w:val="222222"/>
            <w:szCs w:val="24"/>
            <w:shd w:val="clear" w:color="auto" w:fill="FFFFFF"/>
          </w:rPr>
          <w:t>“</w:t>
        </w:r>
      </w:ins>
      <w:ins w:id="1225" w:author="Perrine, Martin L. (GSFC-5670)" w:date="2016-02-05T15:26:00Z">
        <w:r>
          <w:rPr>
            <w:rFonts w:ascii="Times New Roman" w:hAnsi="Times New Roman"/>
            <w:color w:val="222222"/>
            <w:szCs w:val="24"/>
            <w:shd w:val="clear" w:color="auto" w:fill="FFFFFF"/>
          </w:rPr>
          <w:t>self-service</w:t>
        </w:r>
      </w:ins>
      <w:ins w:id="1226" w:author="Perrine, Martin L. (GSFC-5670)" w:date="2016-03-31T12:58:00Z">
        <w:r w:rsidR="00872DAE">
          <w:rPr>
            <w:rFonts w:ascii="Times New Roman" w:hAnsi="Times New Roman"/>
            <w:color w:val="222222"/>
            <w:szCs w:val="24"/>
            <w:shd w:val="clear" w:color="auto" w:fill="FFFFFF"/>
          </w:rPr>
          <w:t>”</w:t>
        </w:r>
      </w:ins>
      <w:ins w:id="1227" w:author="Perrine, Martin L. (GSFC-5670)" w:date="2016-02-04T10:43:00Z">
        <w:r w:rsidR="00920EC8">
          <w:rPr>
            <w:rFonts w:ascii="Times New Roman" w:hAnsi="Times New Roman"/>
            <w:color w:val="222222"/>
            <w:szCs w:val="24"/>
            <w:shd w:val="clear" w:color="auto" w:fill="FFFFFF"/>
          </w:rPr>
          <w:t xml:space="preserve"> mode </w:t>
        </w:r>
      </w:ins>
      <w:ins w:id="1228" w:author="Perrine, Martin L. (GSFC-5670)" w:date="2016-05-02T11:01:00Z">
        <w:r w:rsidR="009A419E">
          <w:rPr>
            <w:rFonts w:ascii="Times New Roman" w:hAnsi="Times New Roman"/>
            <w:color w:val="222222"/>
            <w:szCs w:val="24"/>
            <w:shd w:val="clear" w:color="auto" w:fill="FFFFFF"/>
          </w:rPr>
          <w:t>via the</w:t>
        </w:r>
      </w:ins>
      <w:r w:rsidR="00825DCE" w:rsidRPr="00825DCE">
        <w:rPr>
          <w:rFonts w:ascii="Times New Roman" w:hAnsi="Times New Roman"/>
          <w:color w:val="222222"/>
          <w:szCs w:val="24"/>
          <w:shd w:val="clear" w:color="auto" w:fill="FFFFFF"/>
        </w:rPr>
        <w:t xml:space="preserve"> </w:t>
      </w:r>
      <w:ins w:id="1229" w:author="Perrine, Martin L. (GSFC-5670)" w:date="2016-01-14T09:06:00Z">
        <w:r w:rsidR="007710E5" w:rsidRPr="002E7814">
          <w:rPr>
            <w:rFonts w:ascii="Times New Roman" w:hAnsi="Times New Roman"/>
            <w:color w:val="222222"/>
            <w:szCs w:val="24"/>
            <w:shd w:val="clear" w:color="auto" w:fill="FFFFFF"/>
          </w:rPr>
          <w:t>Secure File Transport</w:t>
        </w:r>
      </w:ins>
      <w:ins w:id="1230" w:author="Perrine, Martin L. (GSFC-5670)" w:date="2016-02-04T10:44:00Z">
        <w:r w:rsidR="00920EC8">
          <w:rPr>
            <w:rFonts w:ascii="Times New Roman" w:hAnsi="Times New Roman"/>
            <w:color w:val="222222"/>
            <w:szCs w:val="24"/>
            <w:shd w:val="clear" w:color="auto" w:fill="FFFFFF"/>
          </w:rPr>
          <w:t xml:space="preserve"> Protocol</w:t>
        </w:r>
      </w:ins>
      <w:ins w:id="1231" w:author="Perrine, Martin L. (GSFC-5670)" w:date="2016-01-14T09:06:00Z">
        <w:r w:rsidR="007710E5" w:rsidRPr="002E7814">
          <w:rPr>
            <w:rFonts w:ascii="Times New Roman" w:hAnsi="Times New Roman"/>
            <w:color w:val="222222"/>
            <w:szCs w:val="24"/>
            <w:shd w:val="clear" w:color="auto" w:fill="FFFFFF"/>
          </w:rPr>
          <w:t xml:space="preserve"> (SFTP)</w:t>
        </w:r>
      </w:ins>
      <w:commentRangeStart w:id="1232"/>
      <w:del w:id="1233" w:author="Perrine, Martin L. (GSFC-5670)" w:date="2016-01-14T09:06:00Z">
        <w:r w:rsidR="00825DCE" w:rsidRPr="00825DCE" w:rsidDel="007710E5">
          <w:rPr>
            <w:rFonts w:ascii="Times New Roman" w:hAnsi="Times New Roman"/>
            <w:color w:val="222222"/>
            <w:szCs w:val="24"/>
            <w:shd w:val="clear" w:color="auto" w:fill="FFFFFF"/>
          </w:rPr>
          <w:delText>sftp</w:delText>
        </w:r>
        <w:commentRangeEnd w:id="1232"/>
        <w:r w:rsidR="007E2E23" w:rsidDel="007710E5">
          <w:rPr>
            <w:rStyle w:val="CommentReference"/>
          </w:rPr>
          <w:commentReference w:id="1232"/>
        </w:r>
      </w:del>
      <w:del w:id="1234" w:author="Perrine, Martin L. (GSFC-5670)" w:date="2016-02-05T15:26:00Z">
        <w:r w:rsidR="00825DCE" w:rsidRPr="00825DCE" w:rsidDel="00BC3E4A">
          <w:rPr>
            <w:rFonts w:ascii="Times New Roman" w:hAnsi="Times New Roman"/>
            <w:color w:val="222222"/>
            <w:szCs w:val="24"/>
            <w:shd w:val="clear" w:color="auto" w:fill="FFFFFF"/>
          </w:rPr>
          <w:delText xml:space="preserve"> service</w:delText>
        </w:r>
      </w:del>
      <w:ins w:id="1235" w:author="Perrine, Martin L. (GSFC-5670)" w:date="2016-01-14T08:48:00Z">
        <w:r w:rsidR="00790E4B">
          <w:rPr>
            <w:rFonts w:ascii="Times New Roman" w:hAnsi="Times New Roman"/>
            <w:color w:val="222222"/>
            <w:szCs w:val="24"/>
            <w:shd w:val="clear" w:color="auto" w:fill="FFFFFF"/>
          </w:rPr>
          <w:t xml:space="preserve">. </w:t>
        </w:r>
      </w:ins>
      <w:ins w:id="1236" w:author="Perrine, Martin L. (GSFC-5670)" w:date="2016-01-19T10:57:00Z">
        <w:r w:rsidR="00171842">
          <w:rPr>
            <w:rFonts w:ascii="Times New Roman" w:hAnsi="Times New Roman"/>
            <w:color w:val="222222"/>
            <w:szCs w:val="24"/>
            <w:shd w:val="clear" w:color="auto" w:fill="FFFFFF"/>
          </w:rPr>
          <w:t>DAPHNE</w:t>
        </w:r>
      </w:ins>
      <w:ins w:id="1237" w:author="Perrine, Martin L. (GSFC-5670)" w:date="2016-01-14T08:53:00Z">
        <w:r w:rsidR="00790E4B">
          <w:rPr>
            <w:rFonts w:ascii="Times New Roman" w:hAnsi="Times New Roman"/>
            <w:color w:val="222222"/>
            <w:szCs w:val="24"/>
            <w:shd w:val="clear" w:color="auto" w:fill="FFFFFF"/>
          </w:rPr>
          <w:t xml:space="preserve"> m</w:t>
        </w:r>
      </w:ins>
      <w:ins w:id="1238" w:author="Perrine, Martin L. (GSFC-5670)" w:date="2016-01-14T08:52:00Z">
        <w:r w:rsidR="00790E4B">
          <w:rPr>
            <w:rFonts w:ascii="Times New Roman" w:hAnsi="Times New Roman"/>
            <w:color w:val="222222"/>
            <w:szCs w:val="24"/>
            <w:shd w:val="clear" w:color="auto" w:fill="FFFFFF"/>
          </w:rPr>
          <w:t xml:space="preserve">emory will be </w:t>
        </w:r>
      </w:ins>
      <w:ins w:id="1239" w:author="Perrine, Martin L. (GSFC-5670)" w:date="2016-02-03T18:26:00Z">
        <w:r w:rsidR="00AB115D">
          <w:rPr>
            <w:rFonts w:ascii="Times New Roman" w:hAnsi="Times New Roman"/>
            <w:color w:val="222222"/>
            <w:szCs w:val="24"/>
            <w:shd w:val="clear" w:color="auto" w:fill="FFFFFF"/>
          </w:rPr>
          <w:t xml:space="preserve">allocated by </w:t>
        </w:r>
      </w:ins>
      <w:ins w:id="1240" w:author="Perrine, Martin L. (GSFC-5670)" w:date="2016-03-31T12:48:00Z">
        <w:r w:rsidR="008F5190">
          <w:rPr>
            <w:rFonts w:ascii="Times New Roman" w:hAnsi="Times New Roman"/>
            <w:color w:val="222222"/>
            <w:szCs w:val="24"/>
            <w:shd w:val="clear" w:color="auto" w:fill="FFFFFF"/>
          </w:rPr>
          <w:t xml:space="preserve">the </w:t>
        </w:r>
      </w:ins>
      <w:ins w:id="1241" w:author="Perrine, Martin L. (GSFC-5670)" w:date="2016-02-03T18:26:00Z">
        <w:r w:rsidR="00AB115D">
          <w:rPr>
            <w:rFonts w:ascii="Times New Roman" w:hAnsi="Times New Roman"/>
            <w:color w:val="222222"/>
            <w:szCs w:val="24"/>
            <w:shd w:val="clear" w:color="auto" w:fill="FFFFFF"/>
          </w:rPr>
          <w:t xml:space="preserve">NEN </w:t>
        </w:r>
      </w:ins>
      <w:ins w:id="1242" w:author="Perrine, Martin L. (GSFC-5670)" w:date="2016-01-14T08:52:00Z">
        <w:r w:rsidR="00790E4B">
          <w:rPr>
            <w:rFonts w:ascii="Times New Roman" w:hAnsi="Times New Roman"/>
            <w:color w:val="222222"/>
            <w:szCs w:val="24"/>
            <w:shd w:val="clear" w:color="auto" w:fill="FFFFFF"/>
          </w:rPr>
          <w:t xml:space="preserve">to </w:t>
        </w:r>
      </w:ins>
      <w:ins w:id="1243" w:author="Perrine, Martin L. (GSFC-5670)" w:date="2016-02-03T18:26:00Z">
        <w:r w:rsidR="00AB115D">
          <w:rPr>
            <w:rFonts w:ascii="Times New Roman" w:hAnsi="Times New Roman"/>
            <w:color w:val="222222"/>
            <w:szCs w:val="24"/>
            <w:shd w:val="clear" w:color="auto" w:fill="FFFFFF"/>
          </w:rPr>
          <w:t xml:space="preserve">support </w:t>
        </w:r>
      </w:ins>
      <w:ins w:id="1244" w:author="Perrine, Martin L. (GSFC-5670)" w:date="2016-02-03T18:27:00Z">
        <w:r>
          <w:rPr>
            <w:rFonts w:ascii="Times New Roman" w:hAnsi="Times New Roman"/>
            <w:color w:val="222222"/>
            <w:szCs w:val="24"/>
            <w:shd w:val="clear" w:color="auto" w:fill="FFFFFF"/>
          </w:rPr>
          <w:t>a</w:t>
        </w:r>
        <w:r w:rsidR="00AB115D">
          <w:rPr>
            <w:rFonts w:ascii="Times New Roman" w:hAnsi="Times New Roman"/>
            <w:color w:val="222222"/>
            <w:szCs w:val="24"/>
            <w:shd w:val="clear" w:color="auto" w:fill="FFFFFF"/>
          </w:rPr>
          <w:t xml:space="preserve"> </w:t>
        </w:r>
      </w:ins>
      <w:ins w:id="1245" w:author="Perrine, Martin L. (GSFC-5670)" w:date="2016-01-14T08:52:00Z">
        <w:r w:rsidR="00790E4B">
          <w:rPr>
            <w:rFonts w:ascii="Times New Roman" w:hAnsi="Times New Roman"/>
            <w:color w:val="222222"/>
            <w:szCs w:val="24"/>
            <w:shd w:val="clear" w:color="auto" w:fill="FFFFFF"/>
          </w:rPr>
          <w:t>storage time</w:t>
        </w:r>
      </w:ins>
      <w:ins w:id="1246" w:author="Perrine, Martin L. (GSFC-5670)" w:date="2016-02-03T18:27:00Z">
        <w:r w:rsidR="00AB115D">
          <w:rPr>
            <w:rFonts w:ascii="Times New Roman" w:hAnsi="Times New Roman"/>
            <w:color w:val="222222"/>
            <w:szCs w:val="24"/>
            <w:shd w:val="clear" w:color="auto" w:fill="FFFFFF"/>
          </w:rPr>
          <w:t xml:space="preserve"> agreed to with the mission</w:t>
        </w:r>
      </w:ins>
      <w:ins w:id="1247" w:author="Perrine, Martin L. (GSFC-5670)" w:date="2016-01-14T08:52:00Z">
        <w:r w:rsidR="00790E4B">
          <w:rPr>
            <w:rFonts w:ascii="Times New Roman" w:hAnsi="Times New Roman"/>
            <w:color w:val="222222"/>
            <w:szCs w:val="24"/>
            <w:shd w:val="clear" w:color="auto" w:fill="FFFFFF"/>
          </w:rPr>
          <w:t xml:space="preserve">. </w:t>
        </w:r>
      </w:ins>
      <w:del w:id="1248" w:author="Perrine, Martin L. (GSFC-5670)" w:date="2016-01-13T17:21:00Z">
        <w:r w:rsidR="00825DCE" w:rsidRPr="00825DCE" w:rsidDel="00B071E0">
          <w:rPr>
            <w:rFonts w:ascii="Times New Roman" w:hAnsi="Times New Roman"/>
            <w:color w:val="222222"/>
            <w:szCs w:val="24"/>
            <w:shd w:val="clear" w:color="auto" w:fill="FFFFFF"/>
          </w:rPr>
          <w:delText xml:space="preserve"> for retrieval of files that might have been lost during delivery to mission</w:delText>
        </w:r>
      </w:del>
      <w:del w:id="1249" w:author="Perrine, Martin L. (GSFC-5670)" w:date="2016-01-14T13:11:00Z">
        <w:r w:rsidR="00825DCE" w:rsidRPr="00825DCE" w:rsidDel="00C23090">
          <w:rPr>
            <w:rFonts w:ascii="Times New Roman" w:hAnsi="Times New Roman"/>
            <w:color w:val="222222"/>
            <w:szCs w:val="24"/>
            <w:shd w:val="clear" w:color="auto" w:fill="FFFFFF"/>
          </w:rPr>
          <w:delText>.</w:delText>
        </w:r>
      </w:del>
      <w:r w:rsidR="00825DCE" w:rsidRPr="00825DCE">
        <w:rPr>
          <w:rFonts w:ascii="Times New Roman" w:hAnsi="Times New Roman"/>
          <w:color w:val="222222"/>
          <w:szCs w:val="24"/>
          <w:shd w:val="clear" w:color="auto" w:fill="FFFFFF"/>
        </w:rPr>
        <w:t xml:space="preserve"> </w:t>
      </w:r>
      <w:ins w:id="1250" w:author="Perrine, Martin L. (GSFC-5670)" w:date="2016-03-31T12:54:00Z">
        <w:r w:rsidR="00872DAE">
          <w:rPr>
            <w:rFonts w:ascii="Times New Roman" w:hAnsi="Times New Roman"/>
            <w:color w:val="222222"/>
            <w:szCs w:val="24"/>
            <w:shd w:val="clear" w:color="auto" w:fill="FFFFFF"/>
          </w:rPr>
          <w:t xml:space="preserve">This function is implemented by the Storage System </w:t>
        </w:r>
      </w:ins>
      <w:ins w:id="1251" w:author="Perrine, Martin L. (GSFC-5670)" w:date="2016-03-31T12:55:00Z">
        <w:r w:rsidR="00872DAE">
          <w:rPr>
            <w:rFonts w:ascii="Times New Roman" w:hAnsi="Times New Roman"/>
            <w:color w:val="222222"/>
            <w:szCs w:val="24"/>
            <w:shd w:val="clear" w:color="auto" w:fill="FFFFFF"/>
          </w:rPr>
          <w:t xml:space="preserve">(SS) </w:t>
        </w:r>
      </w:ins>
      <w:ins w:id="1252" w:author="Perrine, Martin L. (GSFC-5670)" w:date="2016-03-31T12:54:00Z">
        <w:r w:rsidR="00872DAE">
          <w:rPr>
            <w:rFonts w:ascii="Times New Roman" w:hAnsi="Times New Roman"/>
            <w:color w:val="222222"/>
            <w:szCs w:val="24"/>
            <w:shd w:val="clear" w:color="auto" w:fill="FFFFFF"/>
          </w:rPr>
          <w:t>within DAPHNE.</w:t>
        </w:r>
      </w:ins>
      <w:moveFromRangeStart w:id="1253" w:author="Perrine, Martin L. (GSFC-5670)" w:date="2016-01-13T17:21:00Z" w:name="move440469047"/>
      <w:moveFrom w:id="1254" w:author="Perrine, Martin L. (GSFC-5670)" w:date="2016-01-13T17:21:00Z">
        <w:r w:rsidR="00825DCE" w:rsidRPr="00825DCE" w:rsidDel="00B071E0">
          <w:rPr>
            <w:rFonts w:ascii="Times New Roman" w:hAnsi="Times New Roman"/>
            <w:color w:val="222222"/>
            <w:szCs w:val="24"/>
            <w:shd w:val="clear" w:color="auto" w:fill="FFFFFF"/>
          </w:rPr>
          <w:t>The files are stored temporarily based on mission requirements.</w:t>
        </w:r>
      </w:moveFrom>
      <w:moveFromRangeEnd w:id="1253"/>
    </w:p>
    <w:p w14:paraId="50093175" w14:textId="77777777" w:rsidR="002E1DC9" w:rsidRDefault="002E1DC9" w:rsidP="00825DCE">
      <w:pPr>
        <w:spacing w:before="0" w:after="0"/>
        <w:jc w:val="left"/>
        <w:rPr>
          <w:ins w:id="1255" w:author="Perrine, Martin L. (GSFC-5670)" w:date="2016-01-14T13:11:00Z"/>
          <w:rFonts w:ascii="Times New Roman" w:hAnsi="Times New Roman"/>
          <w:color w:val="222222"/>
          <w:szCs w:val="24"/>
          <w:shd w:val="clear" w:color="auto" w:fill="FFFFFF"/>
        </w:rPr>
      </w:pPr>
    </w:p>
    <w:p w14:paraId="0E2007D8" w14:textId="56461863" w:rsidR="00790E4B" w:rsidDel="00BC3E4A" w:rsidRDefault="00790E4B" w:rsidP="00825DCE">
      <w:pPr>
        <w:spacing w:before="0" w:after="0"/>
        <w:jc w:val="left"/>
        <w:rPr>
          <w:del w:id="1256" w:author="Perrine, Martin L. (GSFC-5670)" w:date="2016-02-05T15:29:00Z"/>
          <w:rFonts w:ascii="Times New Roman" w:hAnsi="Times New Roman"/>
          <w:color w:val="222222"/>
          <w:szCs w:val="24"/>
          <w:shd w:val="clear" w:color="auto" w:fill="FFFFFF"/>
        </w:rPr>
      </w:pPr>
    </w:p>
    <w:p w14:paraId="0BBB2EF9" w14:textId="44A1EB65" w:rsidR="00EC6AA0" w:rsidRDefault="00EC6AA0" w:rsidP="00825DCE">
      <w:pPr>
        <w:spacing w:before="0" w:after="0"/>
        <w:jc w:val="left"/>
        <w:rPr>
          <w:ins w:id="1257" w:author="Perrine, Martin L. (GSFC-5670)" w:date="2016-05-02T09:49:00Z"/>
          <w:rFonts w:ascii="Times New Roman" w:hAnsi="Times New Roman"/>
          <w:color w:val="222222"/>
          <w:szCs w:val="24"/>
          <w:shd w:val="clear" w:color="auto" w:fill="FFFFFF"/>
        </w:rPr>
      </w:pPr>
      <w:r>
        <w:rPr>
          <w:rFonts w:ascii="Times New Roman" w:hAnsi="Times New Roman"/>
          <w:color w:val="222222"/>
          <w:szCs w:val="24"/>
          <w:shd w:val="clear" w:color="auto" w:fill="FFFFFF"/>
        </w:rPr>
        <w:t xml:space="preserve">The high-level description of the </w:t>
      </w:r>
      <w:del w:id="1258" w:author="Perrine, Martin L. (GSFC-5670)" w:date="2016-01-19T10:57:00Z">
        <w:r w:rsidDel="00171842">
          <w:rPr>
            <w:rFonts w:ascii="Times New Roman" w:hAnsi="Times New Roman"/>
            <w:color w:val="222222"/>
            <w:szCs w:val="24"/>
            <w:shd w:val="clear" w:color="auto" w:fill="FFFFFF"/>
          </w:rPr>
          <w:delText>NENG</w:delText>
        </w:r>
      </w:del>
      <w:ins w:id="1259" w:author="Perrine, Martin L. (GSFC-5670)" w:date="2016-01-19T10:57:00Z">
        <w:r w:rsidR="00171842">
          <w:rPr>
            <w:rFonts w:ascii="Times New Roman" w:hAnsi="Times New Roman"/>
            <w:color w:val="222222"/>
            <w:szCs w:val="24"/>
            <w:shd w:val="clear" w:color="auto" w:fill="FFFFFF"/>
          </w:rPr>
          <w:t>DAPHNE</w:t>
        </w:r>
      </w:ins>
      <w:r>
        <w:rPr>
          <w:rFonts w:ascii="Times New Roman" w:hAnsi="Times New Roman"/>
          <w:color w:val="222222"/>
          <w:szCs w:val="24"/>
          <w:shd w:val="clear" w:color="auto" w:fill="FFFFFF"/>
        </w:rPr>
        <w:t xml:space="preserve"> </w:t>
      </w:r>
      <w:del w:id="1260" w:author="Perrine, Martin L. (GSFC-5670)" w:date="2016-03-31T12:49:00Z">
        <w:r w:rsidDel="008F5190">
          <w:rPr>
            <w:rFonts w:ascii="Times New Roman" w:hAnsi="Times New Roman"/>
            <w:color w:val="222222"/>
            <w:szCs w:val="24"/>
            <w:shd w:val="clear" w:color="auto" w:fill="FFFFFF"/>
          </w:rPr>
          <w:delText xml:space="preserve">Phase 2 </w:delText>
        </w:r>
      </w:del>
      <w:r>
        <w:rPr>
          <w:rFonts w:ascii="Times New Roman" w:hAnsi="Times New Roman"/>
          <w:color w:val="222222"/>
          <w:szCs w:val="24"/>
          <w:shd w:val="clear" w:color="auto" w:fill="FFFFFF"/>
        </w:rPr>
        <w:t xml:space="preserve">functionality </w:t>
      </w:r>
      <w:ins w:id="1261" w:author="Perrine, Martin L. (GSFC-5670)" w:date="2016-03-31T12:59:00Z">
        <w:r w:rsidR="00872DAE">
          <w:rPr>
            <w:rFonts w:ascii="Times New Roman" w:hAnsi="Times New Roman"/>
            <w:color w:val="222222"/>
            <w:szCs w:val="24"/>
            <w:shd w:val="clear" w:color="auto" w:fill="FFFFFF"/>
          </w:rPr>
          <w:t xml:space="preserve">within the NASA Ground Station context </w:t>
        </w:r>
      </w:ins>
      <w:r>
        <w:rPr>
          <w:rFonts w:ascii="Times New Roman" w:hAnsi="Times New Roman"/>
          <w:color w:val="222222"/>
          <w:szCs w:val="24"/>
          <w:shd w:val="clear" w:color="auto" w:fill="FFFFFF"/>
        </w:rPr>
        <w:t xml:space="preserve">is depicted in </w:t>
      </w:r>
      <w:del w:id="1262" w:author="Perrine, Martin L. (GSFC-5670)" w:date="2016-01-13T17:24:00Z">
        <w:r w:rsidDel="00AF1AEF">
          <w:rPr>
            <w:rFonts w:ascii="Times New Roman" w:hAnsi="Times New Roman"/>
            <w:color w:val="222222"/>
            <w:szCs w:val="24"/>
            <w:shd w:val="clear" w:color="auto" w:fill="FFFFFF"/>
          </w:rPr>
          <w:delText>the following image:</w:delText>
        </w:r>
      </w:del>
      <w:ins w:id="1263" w:author="Perrine, Martin L. (GSFC-5670)" w:date="2016-01-13T17:24:00Z">
        <w:r w:rsidR="00AF1AEF">
          <w:rPr>
            <w:rFonts w:ascii="Times New Roman" w:hAnsi="Times New Roman"/>
            <w:color w:val="222222"/>
            <w:szCs w:val="24"/>
            <w:shd w:val="clear" w:color="auto" w:fill="FFFFFF"/>
          </w:rPr>
          <w:t xml:space="preserve">figure </w:t>
        </w:r>
        <w:commentRangeStart w:id="1264"/>
        <w:r w:rsidR="00AF1AEF">
          <w:rPr>
            <w:rFonts w:ascii="Times New Roman" w:hAnsi="Times New Roman"/>
            <w:color w:val="222222"/>
            <w:szCs w:val="24"/>
            <w:shd w:val="clear" w:color="auto" w:fill="FFFFFF"/>
          </w:rPr>
          <w:t>2</w:t>
        </w:r>
        <w:commentRangeEnd w:id="1264"/>
        <w:r w:rsidR="00AF1AEF">
          <w:rPr>
            <w:rStyle w:val="CommentReference"/>
          </w:rPr>
          <w:commentReference w:id="1264"/>
        </w:r>
      </w:ins>
      <w:ins w:id="1265" w:author="Perrine, Martin L. (GSFC-5670)" w:date="2016-01-13T17:25:00Z">
        <w:r w:rsidR="00AF1AEF">
          <w:rPr>
            <w:rFonts w:ascii="Times New Roman" w:hAnsi="Times New Roman"/>
            <w:color w:val="222222"/>
            <w:szCs w:val="24"/>
            <w:shd w:val="clear" w:color="auto" w:fill="FFFFFF"/>
          </w:rPr>
          <w:t>-2</w:t>
        </w:r>
      </w:ins>
      <w:ins w:id="1266" w:author="Perrine, Martin L. (GSFC-5670)" w:date="2016-01-13T17:24:00Z">
        <w:r w:rsidR="00AF1AEF">
          <w:rPr>
            <w:rFonts w:ascii="Times New Roman" w:hAnsi="Times New Roman"/>
            <w:color w:val="222222"/>
            <w:szCs w:val="24"/>
            <w:shd w:val="clear" w:color="auto" w:fill="FFFFFF"/>
          </w:rPr>
          <w:t xml:space="preserve">. </w:t>
        </w:r>
      </w:ins>
      <w:ins w:id="1267" w:author="Perrine, Martin L. (GSFC-5670)" w:date="2016-04-28T16:57:00Z">
        <w:r w:rsidR="00DA47FC">
          <w:rPr>
            <w:rFonts w:ascii="Times New Roman" w:hAnsi="Times New Roman"/>
            <w:color w:val="222222"/>
            <w:szCs w:val="24"/>
            <w:shd w:val="clear" w:color="auto" w:fill="FFFFFF"/>
          </w:rPr>
          <w:t xml:space="preserve">DAPHNE is controlled </w:t>
        </w:r>
      </w:ins>
      <w:ins w:id="1268" w:author="Perrine, Martin L. (GSFC-5670)" w:date="2016-04-28T16:58:00Z">
        <w:r w:rsidR="00DA47FC">
          <w:rPr>
            <w:rFonts w:ascii="Times New Roman" w:hAnsi="Times New Roman"/>
            <w:color w:val="222222"/>
            <w:szCs w:val="24"/>
            <w:shd w:val="clear" w:color="auto" w:fill="FFFFFF"/>
          </w:rPr>
          <w:t xml:space="preserve">by the M&amp;C </w:t>
        </w:r>
      </w:ins>
      <w:ins w:id="1269" w:author="Perrine, Martin L. (GSFC-5670)" w:date="2016-04-28T16:57:00Z">
        <w:r w:rsidR="00DA47FC">
          <w:rPr>
            <w:rFonts w:ascii="Times New Roman" w:hAnsi="Times New Roman"/>
            <w:color w:val="222222"/>
            <w:szCs w:val="24"/>
            <w:shd w:val="clear" w:color="auto" w:fill="FFFFFF"/>
          </w:rPr>
          <w:t xml:space="preserve">over </w:t>
        </w:r>
      </w:ins>
      <w:ins w:id="1270" w:author="Perrine, Martin L. (GSFC-5670)" w:date="2016-04-28T16:58:00Z">
        <w:r w:rsidR="00DA47FC">
          <w:rPr>
            <w:rFonts w:ascii="Times New Roman" w:hAnsi="Times New Roman"/>
            <w:color w:val="222222"/>
            <w:szCs w:val="24"/>
            <w:shd w:val="clear" w:color="auto" w:fill="FFFFFF"/>
          </w:rPr>
          <w:t>their</w:t>
        </w:r>
      </w:ins>
      <w:ins w:id="1271" w:author="Perrine, Martin L. (GSFC-5670)" w:date="2016-04-28T16:57:00Z">
        <w:r w:rsidR="00DA47FC">
          <w:rPr>
            <w:rFonts w:ascii="Times New Roman" w:hAnsi="Times New Roman"/>
            <w:color w:val="222222"/>
            <w:szCs w:val="24"/>
            <w:shd w:val="clear" w:color="auto" w:fill="FFFFFF"/>
          </w:rPr>
          <w:t xml:space="preserve"> </w:t>
        </w:r>
        <w:r w:rsidR="00DA47FC" w:rsidRPr="009A419E">
          <w:rPr>
            <w:rFonts w:ascii="Times New Roman" w:hAnsi="Times New Roman"/>
            <w:color w:val="222222"/>
            <w:szCs w:val="24"/>
            <w:shd w:val="clear" w:color="auto" w:fill="FFFFFF"/>
            <w:rPrChange w:id="1272" w:author="Perrine, Martin L. (GSFC-5670)" w:date="2016-05-02T11:01:00Z">
              <w:rPr>
                <w:rFonts w:ascii="Times New Roman" w:hAnsi="Times New Roman"/>
                <w:b/>
                <w:color w:val="222222"/>
                <w:szCs w:val="24"/>
                <w:shd w:val="clear" w:color="auto" w:fill="FFFFFF"/>
              </w:rPr>
            </w:rPrChange>
          </w:rPr>
          <w:t xml:space="preserve">Dewitt Hardware </w:t>
        </w:r>
      </w:ins>
      <w:ins w:id="1273" w:author="Perrine, Martin L. (GSFC-5670)" w:date="2016-05-10T10:55:00Z">
        <w:r w:rsidR="003A5E3B" w:rsidRPr="009A419E">
          <w:rPr>
            <w:rFonts w:ascii="Times New Roman" w:hAnsi="Times New Roman"/>
            <w:color w:val="222222"/>
            <w:szCs w:val="24"/>
            <w:shd w:val="clear" w:color="auto" w:fill="FFFFFF"/>
          </w:rPr>
          <w:t>Control interface</w:t>
        </w:r>
      </w:ins>
      <w:ins w:id="1274" w:author="Perrine, Martin L. (GSFC-5670)" w:date="2016-04-28T16:57:00Z">
        <w:r w:rsidR="00DA47FC" w:rsidRPr="009A419E">
          <w:rPr>
            <w:rFonts w:ascii="Times New Roman" w:hAnsi="Times New Roman"/>
            <w:color w:val="222222"/>
            <w:szCs w:val="24"/>
            <w:shd w:val="clear" w:color="auto" w:fill="FFFFFF"/>
          </w:rPr>
          <w:t xml:space="preserve"> (</w:t>
        </w:r>
        <w:commentRangeStart w:id="1275"/>
        <w:r w:rsidR="00DA47FC" w:rsidRPr="009A419E">
          <w:rPr>
            <w:rFonts w:ascii="Times New Roman" w:hAnsi="Times New Roman"/>
            <w:color w:val="222222"/>
            <w:szCs w:val="24"/>
            <w:shd w:val="clear" w:color="auto" w:fill="FFFFFF"/>
            <w:rPrChange w:id="1276" w:author="Perrine, Martin L. (GSFC-5670)" w:date="2016-05-02T11:01:00Z">
              <w:rPr>
                <w:rFonts w:ascii="Times New Roman" w:hAnsi="Times New Roman"/>
                <w:b/>
                <w:color w:val="222222"/>
                <w:szCs w:val="24"/>
                <w:shd w:val="clear" w:color="auto" w:fill="FFFFFF"/>
              </w:rPr>
            </w:rPrChange>
          </w:rPr>
          <w:t>HWCNTRL</w:t>
        </w:r>
        <w:commentRangeEnd w:id="1275"/>
        <w:r w:rsidR="00DA47FC" w:rsidRPr="009A419E">
          <w:rPr>
            <w:rStyle w:val="CommentReference"/>
            <w:rPrChange w:id="1277" w:author="Perrine, Martin L. (GSFC-5670)" w:date="2016-05-02T11:01:00Z">
              <w:rPr>
                <w:rStyle w:val="CommentReference"/>
                <w:b/>
              </w:rPr>
            </w:rPrChange>
          </w:rPr>
          <w:commentReference w:id="1275"/>
        </w:r>
        <w:r w:rsidR="00DA47FC" w:rsidRPr="009A419E">
          <w:rPr>
            <w:rFonts w:ascii="Times New Roman" w:hAnsi="Times New Roman"/>
            <w:color w:val="222222"/>
            <w:szCs w:val="24"/>
            <w:shd w:val="clear" w:color="auto" w:fill="FFFFFF"/>
            <w:rPrChange w:id="1278" w:author="Perrine, Martin L. (GSFC-5670)" w:date="2016-05-02T11:01:00Z">
              <w:rPr>
                <w:rFonts w:ascii="Times New Roman" w:hAnsi="Times New Roman"/>
                <w:b/>
                <w:color w:val="222222"/>
                <w:szCs w:val="24"/>
                <w:shd w:val="clear" w:color="auto" w:fill="FFFFFF"/>
              </w:rPr>
            </w:rPrChange>
          </w:rPr>
          <w:t>)</w:t>
        </w:r>
      </w:ins>
      <w:ins w:id="1279" w:author="Perrine, Martin L. (GSFC-5670)" w:date="2016-04-28T16:58:00Z">
        <w:r w:rsidR="00DA47FC" w:rsidRPr="009A419E">
          <w:rPr>
            <w:rFonts w:ascii="Times New Roman" w:hAnsi="Times New Roman"/>
            <w:color w:val="222222"/>
            <w:szCs w:val="24"/>
            <w:shd w:val="clear" w:color="auto" w:fill="FFFFFF"/>
            <w:rPrChange w:id="1280" w:author="Perrine, Martin L. (GSFC-5670)" w:date="2016-05-02T11:01:00Z">
              <w:rPr>
                <w:rFonts w:ascii="Times New Roman" w:hAnsi="Times New Roman"/>
                <w:b/>
                <w:color w:val="222222"/>
                <w:szCs w:val="24"/>
                <w:shd w:val="clear" w:color="auto" w:fill="FFFFFF"/>
              </w:rPr>
            </w:rPrChange>
          </w:rPr>
          <w:t>.</w:t>
        </w:r>
      </w:ins>
      <w:ins w:id="1281" w:author="Perrine, Martin L. (GSFC-5670)" w:date="2016-04-28T16:57:00Z">
        <w:r w:rsidR="00DA47FC">
          <w:rPr>
            <w:rFonts w:ascii="Times New Roman" w:hAnsi="Times New Roman"/>
            <w:b/>
            <w:color w:val="222222"/>
            <w:szCs w:val="24"/>
            <w:shd w:val="clear" w:color="auto" w:fill="FFFFFF"/>
          </w:rPr>
          <w:t xml:space="preserve"> </w:t>
        </w:r>
      </w:ins>
      <w:ins w:id="1282" w:author="Perrine, Martin L. (GSFC-5670)" w:date="2016-01-19T11:15:00Z">
        <w:r w:rsidR="00872ECF">
          <w:rPr>
            <w:rFonts w:ascii="Times New Roman" w:hAnsi="Times New Roman"/>
            <w:color w:val="222222"/>
            <w:szCs w:val="24"/>
            <w:shd w:val="clear" w:color="auto" w:fill="FFFFFF"/>
          </w:rPr>
          <w:t>DAPHNE</w:t>
        </w:r>
      </w:ins>
      <w:ins w:id="1283" w:author="Perrine, Martin L. (GSFC-5670)" w:date="2016-02-05T15:52:00Z">
        <w:r w:rsidR="00964244">
          <w:rPr>
            <w:rFonts w:ascii="Times New Roman" w:hAnsi="Times New Roman"/>
            <w:color w:val="222222"/>
            <w:szCs w:val="24"/>
            <w:shd w:val="clear" w:color="auto" w:fill="FFFFFF"/>
          </w:rPr>
          <w:t xml:space="preserve"> </w:t>
        </w:r>
      </w:ins>
      <w:ins w:id="1284" w:author="Perrine, Martin L. (GSFC-5670)" w:date="2016-02-05T15:54:00Z">
        <w:r w:rsidR="00964244">
          <w:rPr>
            <w:rFonts w:ascii="Times New Roman" w:hAnsi="Times New Roman"/>
            <w:color w:val="222222"/>
            <w:szCs w:val="24"/>
            <w:shd w:val="clear" w:color="auto" w:fill="FFFFFF"/>
          </w:rPr>
          <w:t xml:space="preserve">will be able to input </w:t>
        </w:r>
      </w:ins>
      <w:ins w:id="1285" w:author="Perrine, Martin L. (GSFC-5670)" w:date="2016-04-28T16:58:00Z">
        <w:r w:rsidR="00DA47FC">
          <w:rPr>
            <w:rFonts w:ascii="Times New Roman" w:hAnsi="Times New Roman"/>
            <w:color w:val="222222"/>
            <w:szCs w:val="24"/>
            <w:shd w:val="clear" w:color="auto" w:fill="FFFFFF"/>
          </w:rPr>
          <w:t xml:space="preserve">telemetry data </w:t>
        </w:r>
      </w:ins>
      <w:ins w:id="1286" w:author="Perrine, Martin L. (GSFC-5670)" w:date="2016-02-05T15:54:00Z">
        <w:r w:rsidR="00964244">
          <w:rPr>
            <w:rFonts w:ascii="Times New Roman" w:hAnsi="Times New Roman"/>
            <w:color w:val="222222"/>
            <w:szCs w:val="24"/>
            <w:shd w:val="clear" w:color="auto" w:fill="FFFFFF"/>
          </w:rPr>
          <w:t xml:space="preserve">from two receivers supporting </w:t>
        </w:r>
      </w:ins>
      <w:ins w:id="1287" w:author="Perrine, Martin L. (GSFC-5670)" w:date="2016-02-05T15:56:00Z">
        <w:r w:rsidR="00964244">
          <w:rPr>
            <w:rFonts w:ascii="Times New Roman" w:hAnsi="Times New Roman"/>
            <w:color w:val="222222"/>
            <w:szCs w:val="24"/>
            <w:shd w:val="clear" w:color="auto" w:fill="FFFFFF"/>
          </w:rPr>
          <w:t>any</w:t>
        </w:r>
      </w:ins>
      <w:ins w:id="1288" w:author="Perrine, Martin L. (GSFC-5670)" w:date="2016-02-05T15:54:00Z">
        <w:r w:rsidR="00964244">
          <w:rPr>
            <w:rFonts w:ascii="Times New Roman" w:hAnsi="Times New Roman"/>
            <w:color w:val="222222"/>
            <w:szCs w:val="24"/>
            <w:shd w:val="clear" w:color="auto" w:fill="FFFFFF"/>
          </w:rPr>
          <w:t xml:space="preserve"> mission that use</w:t>
        </w:r>
      </w:ins>
      <w:ins w:id="1289" w:author="Perrine, Martin L. (GSFC-5670)" w:date="2016-02-05T15:57:00Z">
        <w:r w:rsidR="00964244">
          <w:rPr>
            <w:rFonts w:ascii="Times New Roman" w:hAnsi="Times New Roman"/>
            <w:color w:val="222222"/>
            <w:szCs w:val="24"/>
            <w:shd w:val="clear" w:color="auto" w:fill="FFFFFF"/>
          </w:rPr>
          <w:t>s</w:t>
        </w:r>
      </w:ins>
      <w:ins w:id="1290" w:author="Perrine, Martin L. (GSFC-5670)" w:date="2016-02-05T15:54:00Z">
        <w:r w:rsidR="00964244">
          <w:rPr>
            <w:rFonts w:ascii="Times New Roman" w:hAnsi="Times New Roman"/>
            <w:color w:val="222222"/>
            <w:szCs w:val="24"/>
            <w:shd w:val="clear" w:color="auto" w:fill="FFFFFF"/>
          </w:rPr>
          <w:t xml:space="preserve"> </w:t>
        </w:r>
      </w:ins>
      <w:ins w:id="1291" w:author="Perrine, Martin L. (GSFC-5670)" w:date="2016-02-05T15:52:00Z">
        <w:r w:rsidR="00964244">
          <w:rPr>
            <w:rFonts w:ascii="Times New Roman" w:hAnsi="Times New Roman"/>
            <w:color w:val="222222"/>
            <w:szCs w:val="24"/>
            <w:shd w:val="clear" w:color="auto" w:fill="FFFFFF"/>
          </w:rPr>
          <w:t xml:space="preserve">dual polarized radio links.  </w:t>
        </w:r>
      </w:ins>
      <w:ins w:id="1292" w:author="Perrine, Martin L. (GSFC-5670)" w:date="2016-02-05T15:58:00Z">
        <w:r w:rsidR="00964244">
          <w:rPr>
            <w:rFonts w:ascii="Times New Roman" w:hAnsi="Times New Roman"/>
            <w:color w:val="222222"/>
            <w:szCs w:val="24"/>
            <w:shd w:val="clear" w:color="auto" w:fill="FFFFFF"/>
          </w:rPr>
          <w:t>D</w:t>
        </w:r>
      </w:ins>
      <w:ins w:id="1293" w:author="Perrine, Martin L. (GSFC-5670)" w:date="2016-02-05T15:56:00Z">
        <w:r w:rsidR="00964244">
          <w:rPr>
            <w:rFonts w:ascii="Times New Roman" w:hAnsi="Times New Roman"/>
            <w:color w:val="222222"/>
            <w:szCs w:val="24"/>
            <w:shd w:val="clear" w:color="auto" w:fill="FFFFFF"/>
          </w:rPr>
          <w:t>ata</w:t>
        </w:r>
      </w:ins>
      <w:ins w:id="1294" w:author="Perrine, Martin L. (GSFC-5670)" w:date="2016-01-19T11:15:00Z">
        <w:r w:rsidR="00872ECF">
          <w:rPr>
            <w:rFonts w:ascii="Times New Roman" w:hAnsi="Times New Roman"/>
            <w:color w:val="222222"/>
            <w:szCs w:val="24"/>
            <w:shd w:val="clear" w:color="auto" w:fill="FFFFFF"/>
          </w:rPr>
          <w:t xml:space="preserve"> forward</w:t>
        </w:r>
      </w:ins>
      <w:ins w:id="1295" w:author="Perrine, Martin L. (GSFC-5670)" w:date="2016-02-05T15:56:00Z">
        <w:r w:rsidR="00964244">
          <w:rPr>
            <w:rFonts w:ascii="Times New Roman" w:hAnsi="Times New Roman"/>
            <w:color w:val="222222"/>
            <w:szCs w:val="24"/>
            <w:shd w:val="clear" w:color="auto" w:fill="FFFFFF"/>
          </w:rPr>
          <w:t xml:space="preserve">ing to selectable </w:t>
        </w:r>
      </w:ins>
      <w:ins w:id="1296" w:author="Perrine, Martin L. (GSFC-5670)" w:date="2016-01-19T11:15:00Z">
        <w:r w:rsidR="00872ECF">
          <w:rPr>
            <w:rFonts w:ascii="Times New Roman" w:hAnsi="Times New Roman"/>
            <w:color w:val="222222"/>
            <w:szCs w:val="24"/>
            <w:shd w:val="clear" w:color="auto" w:fill="FFFFFF"/>
          </w:rPr>
          <w:t>MOCs</w:t>
        </w:r>
      </w:ins>
      <w:ins w:id="1297" w:author="Perrine, Martin L. (GSFC-5670)" w:date="2016-02-05T15:58:00Z">
        <w:r w:rsidR="00964244">
          <w:rPr>
            <w:rFonts w:ascii="Times New Roman" w:hAnsi="Times New Roman"/>
            <w:color w:val="222222"/>
            <w:szCs w:val="24"/>
            <w:shd w:val="clear" w:color="auto" w:fill="FFFFFF"/>
          </w:rPr>
          <w:t xml:space="preserve"> will also be supported</w:t>
        </w:r>
      </w:ins>
      <w:ins w:id="1298" w:author="Perrine, Martin L. (GSFC-5670)" w:date="2016-01-19T11:16:00Z">
        <w:r w:rsidR="00872ECF">
          <w:rPr>
            <w:rFonts w:ascii="Times New Roman" w:hAnsi="Times New Roman"/>
            <w:color w:val="222222"/>
            <w:szCs w:val="24"/>
            <w:shd w:val="clear" w:color="auto" w:fill="FFFFFF"/>
          </w:rPr>
          <w:t xml:space="preserve">. </w:t>
        </w:r>
      </w:ins>
    </w:p>
    <w:p w14:paraId="3A64FA33" w14:textId="77777777" w:rsidR="00E92AE4" w:rsidRDefault="00E92AE4" w:rsidP="00825DCE">
      <w:pPr>
        <w:spacing w:before="0" w:after="0"/>
        <w:jc w:val="left"/>
        <w:rPr>
          <w:ins w:id="1299" w:author="Perrine, Martin L. (GSFC-5670)" w:date="2016-05-02T09:49:00Z"/>
          <w:rFonts w:ascii="Times New Roman" w:hAnsi="Times New Roman"/>
          <w:color w:val="222222"/>
          <w:szCs w:val="24"/>
          <w:shd w:val="clear" w:color="auto" w:fill="FFFFFF"/>
        </w:rPr>
      </w:pPr>
    </w:p>
    <w:p w14:paraId="6488E0F2" w14:textId="7E153F0D" w:rsidR="00E92AE4" w:rsidRDefault="004E23F5" w:rsidP="00825DCE">
      <w:pPr>
        <w:spacing w:before="0" w:after="0"/>
        <w:jc w:val="left"/>
        <w:rPr>
          <w:ins w:id="1300" w:author="Perrine, Martin L. (GSFC-5670)" w:date="2016-05-02T09:51:00Z"/>
          <w:rFonts w:ascii="Times New Roman" w:hAnsi="Times New Roman"/>
          <w:color w:val="222222"/>
          <w:szCs w:val="24"/>
          <w:shd w:val="clear" w:color="auto" w:fill="FFFFFF"/>
        </w:rPr>
      </w:pPr>
      <w:ins w:id="1301" w:author="Perrine, Martin L. (GSFC-5670)" w:date="2016-05-10T07:57:00Z">
        <w:r>
          <w:rPr>
            <w:rFonts w:ascii="Times New Roman" w:hAnsi="Times New Roman"/>
            <w:color w:val="222222"/>
            <w:szCs w:val="24"/>
            <w:shd w:val="clear" w:color="auto" w:fill="FFFFFF"/>
          </w:rPr>
          <w:t xml:space="preserve">The </w:t>
        </w:r>
      </w:ins>
      <w:ins w:id="1302" w:author="Perrine, Martin L. (GSFC-5670)" w:date="2016-05-10T07:56:00Z">
        <w:r>
          <w:rPr>
            <w:rFonts w:ascii="Times New Roman" w:hAnsi="Times New Roman"/>
            <w:color w:val="222222"/>
            <w:szCs w:val="24"/>
            <w:shd w:val="clear" w:color="auto" w:fill="FFFFFF"/>
          </w:rPr>
          <w:t>Predecessor</w:t>
        </w:r>
      </w:ins>
      <w:ins w:id="1303" w:author="Perrine, Martin L. (GSFC-5670)" w:date="2016-05-11T11:05:00Z">
        <w:r w:rsidR="008E4930">
          <w:rPr>
            <w:rFonts w:ascii="Times New Roman" w:hAnsi="Times New Roman"/>
            <w:color w:val="222222"/>
            <w:szCs w:val="24"/>
            <w:shd w:val="clear" w:color="auto" w:fill="FFFFFF"/>
          </w:rPr>
          <w:t>s</w:t>
        </w:r>
      </w:ins>
      <w:ins w:id="1304" w:author="Perrine, Martin L. (GSFC-5670)" w:date="2016-05-10T07:56:00Z">
        <w:r>
          <w:rPr>
            <w:rFonts w:ascii="Times New Roman" w:hAnsi="Times New Roman"/>
            <w:color w:val="222222"/>
            <w:szCs w:val="24"/>
            <w:shd w:val="clear" w:color="auto" w:fill="FFFFFF"/>
          </w:rPr>
          <w:t xml:space="preserve"> to </w:t>
        </w:r>
      </w:ins>
      <w:ins w:id="1305" w:author="Perrine, Martin L. (GSFC-5670)" w:date="2016-05-02T09:49:00Z">
        <w:r w:rsidR="00E92AE4">
          <w:rPr>
            <w:rFonts w:ascii="Times New Roman" w:hAnsi="Times New Roman"/>
            <w:color w:val="222222"/>
            <w:szCs w:val="24"/>
            <w:shd w:val="clear" w:color="auto" w:fill="FFFFFF"/>
          </w:rPr>
          <w:t>DAPHNE</w:t>
        </w:r>
      </w:ins>
      <w:ins w:id="1306" w:author="Perrine, Martin L. (GSFC-5670)" w:date="2016-05-10T07:57:00Z">
        <w:r>
          <w:rPr>
            <w:rFonts w:ascii="Times New Roman" w:hAnsi="Times New Roman"/>
            <w:color w:val="222222"/>
            <w:szCs w:val="24"/>
            <w:shd w:val="clear" w:color="auto" w:fill="FFFFFF"/>
          </w:rPr>
          <w:t>, called NEN Gateway</w:t>
        </w:r>
      </w:ins>
      <w:ins w:id="1307" w:author="Perrine, Martin L. (GSFC-5670)" w:date="2016-05-11T11:05:00Z">
        <w:r w:rsidR="008E4930">
          <w:rPr>
            <w:rFonts w:ascii="Times New Roman" w:hAnsi="Times New Roman"/>
            <w:color w:val="222222"/>
            <w:szCs w:val="24"/>
            <w:shd w:val="clear" w:color="auto" w:fill="FFFFFF"/>
          </w:rPr>
          <w:t>,</w:t>
        </w:r>
      </w:ins>
      <w:ins w:id="1308" w:author="Perrine, Martin L. (GSFC-5670)" w:date="2016-05-02T09:49:00Z">
        <w:r w:rsidR="00E92AE4">
          <w:rPr>
            <w:rFonts w:ascii="Times New Roman" w:hAnsi="Times New Roman"/>
            <w:color w:val="222222"/>
            <w:szCs w:val="24"/>
            <w:shd w:val="clear" w:color="auto" w:fill="FFFFFF"/>
          </w:rPr>
          <w:t xml:space="preserve"> historically have been</w:t>
        </w:r>
        <w:r w:rsidR="00A521E7">
          <w:rPr>
            <w:rFonts w:ascii="Times New Roman" w:hAnsi="Times New Roman"/>
            <w:color w:val="222222"/>
            <w:szCs w:val="24"/>
            <w:shd w:val="clear" w:color="auto" w:fill="FFFFFF"/>
          </w:rPr>
          <w:t xml:space="preserve"> dedicated to specific missions </w:t>
        </w:r>
      </w:ins>
      <w:ins w:id="1309" w:author="Perrine, Martin L. (GSFC-5670)" w:date="2016-05-10T07:50:00Z">
        <w:r w:rsidR="00A521E7">
          <w:rPr>
            <w:rFonts w:ascii="Times New Roman" w:hAnsi="Times New Roman"/>
            <w:color w:val="222222"/>
            <w:szCs w:val="24"/>
            <w:shd w:val="clear" w:color="auto" w:fill="FFFFFF"/>
          </w:rPr>
          <w:t>from a single channel receiver.</w:t>
        </w:r>
      </w:ins>
      <w:ins w:id="1310" w:author="Perrine, Martin L. (GSFC-5670)" w:date="2016-05-02T09:49:00Z">
        <w:r w:rsidR="00E92AE4">
          <w:rPr>
            <w:rFonts w:ascii="Times New Roman" w:hAnsi="Times New Roman"/>
            <w:color w:val="222222"/>
            <w:szCs w:val="24"/>
            <w:shd w:val="clear" w:color="auto" w:fill="FFFFFF"/>
          </w:rPr>
          <w:t xml:space="preserve"> However, future versions will have the </w:t>
        </w:r>
        <w:r w:rsidR="00E92AE4">
          <w:rPr>
            <w:rFonts w:ascii="Times New Roman" w:hAnsi="Times New Roman"/>
            <w:color w:val="222222"/>
            <w:szCs w:val="24"/>
            <w:shd w:val="clear" w:color="auto" w:fill="FFFFFF"/>
          </w:rPr>
          <w:lastRenderedPageBreak/>
          <w:t xml:space="preserve">flexibility to </w:t>
        </w:r>
      </w:ins>
      <w:ins w:id="1311" w:author="Perrine, Martin L. (GSFC-5670)" w:date="2016-05-02T09:51:00Z">
        <w:r w:rsidR="00E92AE4">
          <w:rPr>
            <w:rFonts w:ascii="Times New Roman" w:hAnsi="Times New Roman"/>
            <w:color w:val="222222"/>
            <w:szCs w:val="24"/>
            <w:shd w:val="clear" w:color="auto" w:fill="FFFFFF"/>
          </w:rPr>
          <w:t xml:space="preserve">be reconfigurable to </w:t>
        </w:r>
      </w:ins>
      <w:ins w:id="1312" w:author="Perrine, Martin L. (GSFC-5670)" w:date="2016-05-02T09:49:00Z">
        <w:r w:rsidR="00E92AE4">
          <w:rPr>
            <w:rFonts w:ascii="Times New Roman" w:hAnsi="Times New Roman"/>
            <w:color w:val="222222"/>
            <w:szCs w:val="24"/>
            <w:shd w:val="clear" w:color="auto" w:fill="FFFFFF"/>
          </w:rPr>
          <w:t>support different missions</w:t>
        </w:r>
      </w:ins>
      <w:ins w:id="1313" w:author="Perrine, Martin L. (GSFC-5670)" w:date="2016-05-02T09:51:00Z">
        <w:r w:rsidR="00E92AE4">
          <w:rPr>
            <w:rFonts w:ascii="Times New Roman" w:hAnsi="Times New Roman"/>
            <w:color w:val="222222"/>
            <w:szCs w:val="24"/>
            <w:shd w:val="clear" w:color="auto" w:fill="FFFFFF"/>
          </w:rPr>
          <w:t xml:space="preserve">.  Memory allocation, </w:t>
        </w:r>
        <w:r w:rsidR="002E10D8">
          <w:rPr>
            <w:rFonts w:ascii="Times New Roman" w:hAnsi="Times New Roman"/>
            <w:color w:val="222222"/>
            <w:szCs w:val="24"/>
            <w:shd w:val="clear" w:color="auto" w:fill="FFFFFF"/>
          </w:rPr>
          <w:t xml:space="preserve">IP addresses, data rates, interface protocols and similar parameters will all be store in mission </w:t>
        </w:r>
      </w:ins>
      <w:ins w:id="1314" w:author="Perrine, Martin L. (GSFC-5670)" w:date="2016-05-02T09:53:00Z">
        <w:r w:rsidR="002E10D8">
          <w:rPr>
            <w:rFonts w:ascii="Times New Roman" w:hAnsi="Times New Roman"/>
            <w:color w:val="222222"/>
            <w:szCs w:val="24"/>
            <w:shd w:val="clear" w:color="auto" w:fill="FFFFFF"/>
          </w:rPr>
          <w:t xml:space="preserve">specific </w:t>
        </w:r>
      </w:ins>
      <w:ins w:id="1315" w:author="Perrine, Martin L. (GSFC-5670)" w:date="2016-05-02T09:51:00Z">
        <w:r w:rsidR="002E10D8">
          <w:rPr>
            <w:rFonts w:ascii="Times New Roman" w:hAnsi="Times New Roman"/>
            <w:color w:val="222222"/>
            <w:szCs w:val="24"/>
            <w:shd w:val="clear" w:color="auto" w:fill="FFFFFF"/>
          </w:rPr>
          <w:t>configuration files that will be loaded prior to any given missions overpass operation.</w:t>
        </w:r>
      </w:ins>
    </w:p>
    <w:p w14:paraId="657832F7" w14:textId="77777777" w:rsidR="002E10D8" w:rsidRDefault="002E10D8" w:rsidP="00825DCE">
      <w:pPr>
        <w:spacing w:before="0" w:after="0"/>
        <w:jc w:val="left"/>
        <w:rPr>
          <w:ins w:id="1316" w:author="Perrine, Martin L. (GSFC-5670)" w:date="2016-04-28T17:08:00Z"/>
          <w:rFonts w:ascii="Times New Roman" w:hAnsi="Times New Roman"/>
          <w:color w:val="222222"/>
          <w:szCs w:val="24"/>
          <w:shd w:val="clear" w:color="auto" w:fill="FFFFFF"/>
        </w:rPr>
      </w:pPr>
    </w:p>
    <w:p w14:paraId="65757A6E" w14:textId="77777777" w:rsidR="000F1532" w:rsidRDefault="009A419E">
      <w:pPr>
        <w:keepNext/>
        <w:spacing w:before="0" w:after="0"/>
        <w:jc w:val="left"/>
        <w:rPr>
          <w:ins w:id="1317" w:author="Perrine, Martin L. (GSFC-5670)" w:date="2016-05-10T10:52:00Z"/>
        </w:rPr>
        <w:pPrChange w:id="1318" w:author="Perrine, Martin L. (GSFC-5670)" w:date="2016-05-10T10:52:00Z">
          <w:pPr>
            <w:spacing w:before="0" w:after="0"/>
            <w:jc w:val="left"/>
          </w:pPr>
        </w:pPrChange>
      </w:pPr>
      <w:ins w:id="1319" w:author="Perrine, Martin L. (GSFC-5670)" w:date="2016-05-02T11:00:00Z">
        <w:r>
          <w:rPr>
            <w:rFonts w:ascii="Times New Roman" w:hAnsi="Times New Roman"/>
            <w:noProof/>
            <w:color w:val="222222"/>
            <w:szCs w:val="24"/>
            <w:shd w:val="clear" w:color="auto" w:fill="FFFFFF"/>
          </w:rPr>
          <w:drawing>
            <wp:inline distT="0" distB="0" distL="0" distR="0" wp14:anchorId="1B76A451" wp14:editId="75AE6D48">
              <wp:extent cx="5935345" cy="3342005"/>
              <wp:effectExtent l="0" t="0" r="8255" b="0"/>
              <wp:docPr id="6" name="Picture 6" descr="D:\mperrineuserfromlenovo\Documents\566\keydocsfromWIKI\DAPHNE in NE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perrineuserfromlenovo\Documents\566\keydocsfromWIKI\DAPHNE in NEN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342005"/>
                      </a:xfrm>
                      <a:prstGeom prst="rect">
                        <a:avLst/>
                      </a:prstGeom>
                      <a:noFill/>
                      <a:ln>
                        <a:noFill/>
                      </a:ln>
                    </pic:spPr>
                  </pic:pic>
                </a:graphicData>
              </a:graphic>
            </wp:inline>
          </w:drawing>
        </w:r>
      </w:ins>
    </w:p>
    <w:p w14:paraId="74563E10" w14:textId="634D4F40" w:rsidR="00AF1AEF" w:rsidRDefault="000F1532">
      <w:pPr>
        <w:pStyle w:val="Caption"/>
        <w:rPr>
          <w:rFonts w:ascii="Times New Roman" w:hAnsi="Times New Roman"/>
          <w:color w:val="222222"/>
          <w:szCs w:val="24"/>
          <w:shd w:val="clear" w:color="auto" w:fill="FFFFFF"/>
        </w:rPr>
        <w:pPrChange w:id="1320" w:author="Perrine, Martin L. (GSFC-5670)" w:date="2016-05-10T10:52:00Z">
          <w:pPr>
            <w:spacing w:before="0" w:after="0"/>
            <w:jc w:val="left"/>
          </w:pPr>
        </w:pPrChange>
      </w:pPr>
      <w:bookmarkStart w:id="1321" w:name="_Toc450640904"/>
      <w:ins w:id="1322" w:author="Perrine, Martin L. (GSFC-5670)" w:date="2016-05-10T10:52:00Z">
        <w:r>
          <w:t xml:space="preserve">Figure </w:t>
        </w:r>
        <w:r>
          <w:fldChar w:fldCharType="begin"/>
        </w:r>
        <w:r>
          <w:instrText xml:space="preserve"> STYLEREF 1 \s </w:instrText>
        </w:r>
      </w:ins>
      <w:r>
        <w:fldChar w:fldCharType="separate"/>
      </w:r>
      <w:r>
        <w:rPr>
          <w:noProof/>
        </w:rPr>
        <w:t>2</w:t>
      </w:r>
      <w:ins w:id="1323" w:author="Perrine, Martin L. (GSFC-5670)" w:date="2016-05-10T10:52:00Z">
        <w:r>
          <w:fldChar w:fldCharType="end"/>
        </w:r>
        <w:r>
          <w:noBreakHyphen/>
        </w:r>
        <w:r>
          <w:fldChar w:fldCharType="begin"/>
        </w:r>
        <w:r>
          <w:instrText xml:space="preserve"> SEQ Figure \* ARABIC \s 1 </w:instrText>
        </w:r>
      </w:ins>
      <w:r>
        <w:fldChar w:fldCharType="separate"/>
      </w:r>
      <w:ins w:id="1324" w:author="Perrine, Martin L. (GSFC-5670)" w:date="2016-05-10T10:52:00Z">
        <w:r>
          <w:rPr>
            <w:noProof/>
          </w:rPr>
          <w:t>2</w:t>
        </w:r>
        <w:r>
          <w:fldChar w:fldCharType="end"/>
        </w:r>
        <w:r>
          <w:t xml:space="preserve"> </w:t>
        </w:r>
        <w:r w:rsidRPr="00F05D49">
          <w:t>DAPHNE in context</w:t>
        </w:r>
      </w:ins>
      <w:bookmarkEnd w:id="1321"/>
    </w:p>
    <w:p w14:paraId="2705B54A" w14:textId="3E3D1018" w:rsidR="00EC6AA0" w:rsidRDefault="000A46B1" w:rsidP="00EC6AA0">
      <w:pPr>
        <w:keepNext/>
        <w:spacing w:before="0" w:after="0"/>
        <w:jc w:val="left"/>
      </w:pPr>
      <w:del w:id="1325" w:author="Perrine, Martin L. (GSFC-5670)" w:date="2016-02-05T15:29:00Z">
        <w:r w:rsidDel="00BC3E4A">
          <w:rPr>
            <w:rFonts w:ascii="Times New Roman" w:hAnsi="Times New Roman"/>
            <w:noProof/>
            <w:color w:val="222222"/>
            <w:szCs w:val="24"/>
            <w:shd w:val="clear" w:color="auto" w:fill="FFFFFF"/>
            <w:rPrChange w:id="1326" w:author="Unknown">
              <w:rPr>
                <w:noProof/>
              </w:rPr>
            </w:rPrChange>
          </w:rPr>
          <w:drawing>
            <wp:inline distT="0" distB="0" distL="0" distR="0" wp14:anchorId="28615D74" wp14:editId="479F4328">
              <wp:extent cx="5935345" cy="1396365"/>
              <wp:effectExtent l="0" t="0" r="0" b="0"/>
              <wp:docPr id="2" name="Picture 2" descr="neng_high_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ng_high_lev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396365"/>
                      </a:xfrm>
                      <a:prstGeom prst="rect">
                        <a:avLst/>
                      </a:prstGeom>
                      <a:noFill/>
                      <a:ln>
                        <a:noFill/>
                      </a:ln>
                    </pic:spPr>
                  </pic:pic>
                </a:graphicData>
              </a:graphic>
            </wp:inline>
          </w:drawing>
        </w:r>
      </w:del>
    </w:p>
    <w:p w14:paraId="0A5186A1" w14:textId="63FC5B74" w:rsidR="00C739A8" w:rsidRPr="00C739A8" w:rsidDel="00E92AE4" w:rsidRDefault="00EC6AA0">
      <w:pPr>
        <w:pStyle w:val="Paragraph"/>
        <w:rPr>
          <w:del w:id="1327" w:author="Perrine, Martin L. (GSFC-5670)" w:date="2016-05-02T09:46:00Z"/>
          <w:rPrChange w:id="1328" w:author="Perrine, Martin L. (GSFC-5670)" w:date="2016-01-19T12:43:00Z">
            <w:rPr>
              <w:del w:id="1329" w:author="Perrine, Martin L. (GSFC-5670)" w:date="2016-05-02T09:46:00Z"/>
              <w:rFonts w:ascii="Times New Roman" w:hAnsi="Times New Roman"/>
              <w:color w:val="222222"/>
              <w:szCs w:val="24"/>
              <w:shd w:val="clear" w:color="auto" w:fill="FFFFFF"/>
            </w:rPr>
          </w:rPrChange>
        </w:rPr>
        <w:pPrChange w:id="1330" w:author="Perrine, Martin L. (GSFC-5670)" w:date="2016-01-19T12:43:00Z">
          <w:pPr>
            <w:pStyle w:val="Caption"/>
            <w:jc w:val="center"/>
          </w:pPr>
        </w:pPrChange>
      </w:pPr>
      <w:del w:id="1331" w:author="Perrine, Martin L. (GSFC-5670)" w:date="2016-05-10T10:52:00Z">
        <w:r w:rsidDel="000F1532">
          <w:delText xml:space="preserve">Figure </w:delText>
        </w:r>
      </w:del>
      <w:del w:id="1332" w:author="Perrine, Martin L. (GSFC-5670)" w:date="2016-01-14T12:40:00Z">
        <w:r w:rsidR="00EB13C8" w:rsidDel="00717436">
          <w:fldChar w:fldCharType="begin"/>
        </w:r>
        <w:r w:rsidR="00EB13C8" w:rsidDel="00717436">
          <w:delInstrText xml:space="preserve"> STYLEREF 1 \s </w:delInstrText>
        </w:r>
        <w:r w:rsidR="00EB13C8" w:rsidDel="00717436">
          <w:fldChar w:fldCharType="separate"/>
        </w:r>
        <w:r w:rsidDel="00717436">
          <w:rPr>
            <w:noProof/>
          </w:rPr>
          <w:delText>2</w:delText>
        </w:r>
        <w:r w:rsidR="00EB13C8" w:rsidDel="00717436">
          <w:rPr>
            <w:noProof/>
          </w:rPr>
          <w:fldChar w:fldCharType="end"/>
        </w:r>
        <w:r w:rsidDel="00717436">
          <w:noBreakHyphen/>
        </w:r>
        <w:r w:rsidR="00EB13C8" w:rsidDel="00717436">
          <w:fldChar w:fldCharType="begin"/>
        </w:r>
        <w:r w:rsidR="00EB13C8" w:rsidDel="00717436">
          <w:delInstrText xml:space="preserve"> SEQ Figure \* ARABIC \s 1 </w:delInstrText>
        </w:r>
        <w:r w:rsidR="00EB13C8" w:rsidDel="00717436">
          <w:fldChar w:fldCharType="separate"/>
        </w:r>
        <w:r w:rsidDel="00717436">
          <w:rPr>
            <w:noProof/>
          </w:rPr>
          <w:delText>2</w:delText>
        </w:r>
        <w:r w:rsidR="00EB13C8" w:rsidDel="00717436">
          <w:rPr>
            <w:noProof/>
          </w:rPr>
          <w:fldChar w:fldCharType="end"/>
        </w:r>
      </w:del>
      <w:del w:id="1333" w:author="Perrine, Martin L. (GSFC-5670)" w:date="2016-05-10T10:52:00Z">
        <w:r w:rsidDel="000F1532">
          <w:delText xml:space="preserve"> </w:delText>
        </w:r>
      </w:del>
      <w:del w:id="1334" w:author="Perrine, Martin L. (GSFC-5670)" w:date="2016-01-19T10:57:00Z">
        <w:r w:rsidDel="00171842">
          <w:delText>NENG</w:delText>
        </w:r>
      </w:del>
      <w:del w:id="1335" w:author="Perrine, Martin L. (GSFC-5670)" w:date="2016-05-10T10:52:00Z">
        <w:r w:rsidDel="000F1532">
          <w:delText xml:space="preserve"> </w:delText>
        </w:r>
      </w:del>
      <w:del w:id="1336" w:author="Perrine, Martin L. (GSFC-5670)" w:date="2016-03-31T13:00:00Z">
        <w:r w:rsidDel="00872DAE">
          <w:delText>High Level</w:delText>
        </w:r>
      </w:del>
    </w:p>
    <w:p w14:paraId="7AB0753F" w14:textId="77777777" w:rsidR="00E92AE4" w:rsidRDefault="00E92AE4">
      <w:pPr>
        <w:spacing w:before="0" w:after="0"/>
        <w:jc w:val="left"/>
        <w:rPr>
          <w:ins w:id="1337" w:author="Perrine, Martin L. (GSFC-5670)" w:date="2016-05-02T09:46:00Z"/>
          <w:rFonts w:eastAsia="ヒラギノ角ゴ Pro W3"/>
          <w:strike/>
          <w:sz w:val="32"/>
        </w:rPr>
      </w:pPr>
      <w:bookmarkStart w:id="1338" w:name="_Toc322439672"/>
      <w:bookmarkStart w:id="1339" w:name="_Toc322441612"/>
      <w:bookmarkStart w:id="1340" w:name="_Toc448224732"/>
    </w:p>
    <w:p w14:paraId="5E8EF0AA" w14:textId="77777777" w:rsidR="00E92AE4" w:rsidRDefault="00E92AE4">
      <w:pPr>
        <w:spacing w:before="0" w:after="0"/>
        <w:jc w:val="left"/>
        <w:rPr>
          <w:ins w:id="1341" w:author="Perrine, Martin L. (GSFC-5670)" w:date="2016-05-02T09:46:00Z"/>
          <w:rFonts w:eastAsia="ヒラギノ角ゴ Pro W3"/>
          <w:strike/>
          <w:sz w:val="32"/>
        </w:rPr>
      </w:pPr>
    </w:p>
    <w:p w14:paraId="2CB3907C" w14:textId="77777777" w:rsidR="00E92AE4" w:rsidRDefault="00E92AE4">
      <w:pPr>
        <w:spacing w:before="0" w:after="0"/>
        <w:jc w:val="left"/>
        <w:rPr>
          <w:ins w:id="1342" w:author="Perrine, Martin L. (GSFC-5670)" w:date="2016-05-02T09:46:00Z"/>
          <w:rFonts w:eastAsia="ヒラギノ角ゴ Pro W3"/>
          <w:strike/>
          <w:sz w:val="32"/>
        </w:rPr>
      </w:pPr>
    </w:p>
    <w:p w14:paraId="7FBAC002" w14:textId="77777777" w:rsidR="00E92AE4" w:rsidRDefault="00E92AE4">
      <w:pPr>
        <w:spacing w:before="0" w:after="0"/>
        <w:jc w:val="left"/>
        <w:rPr>
          <w:ins w:id="1343" w:author="Perrine, Martin L. (GSFC-5670)" w:date="2016-04-28T18:07:00Z"/>
          <w:rFonts w:eastAsia="ヒラギノ角ゴ Pro W3"/>
          <w:strike/>
          <w:sz w:val="32"/>
        </w:rPr>
      </w:pPr>
    </w:p>
    <w:p w14:paraId="62DC574E" w14:textId="46A725F3" w:rsidR="00A038FC" w:rsidRPr="00600FF8" w:rsidDel="00C739A8" w:rsidRDefault="00A43FDC" w:rsidP="00A038FC">
      <w:pPr>
        <w:pStyle w:val="Heading2"/>
        <w:numPr>
          <w:ilvl w:val="1"/>
          <w:numId w:val="2"/>
        </w:numPr>
        <w:rPr>
          <w:del w:id="1344" w:author="Perrine, Martin L. (GSFC-5670)" w:date="2016-01-19T12:43:00Z"/>
          <w:rFonts w:eastAsia="ヒラギノ角ゴ Pro W3"/>
          <w:strike/>
          <w:rPrChange w:id="1345" w:author="Perrine, Martin L. (GSFC-5670)" w:date="2016-01-19T12:31:00Z">
            <w:rPr>
              <w:del w:id="1346" w:author="Perrine, Martin L. (GSFC-5670)" w:date="2016-01-19T12:43:00Z"/>
              <w:rFonts w:eastAsia="ヒラギノ角ゴ Pro W3"/>
            </w:rPr>
          </w:rPrChange>
        </w:rPr>
      </w:pPr>
      <w:del w:id="1347" w:author="Perrine, Martin L. (GSFC-5670)" w:date="2016-01-19T12:43:00Z">
        <w:r w:rsidRPr="00600FF8" w:rsidDel="00C739A8">
          <w:rPr>
            <w:rFonts w:eastAsia="ヒラギノ角ゴ Pro W3"/>
            <w:b w:val="0"/>
            <w:strike/>
            <w:rPrChange w:id="1348" w:author="Perrine, Martin L. (GSFC-5670)" w:date="2016-01-19T12:31:00Z">
              <w:rPr>
                <w:rFonts w:eastAsia="ヒラギノ角ゴ Pro W3"/>
                <w:b w:val="0"/>
              </w:rPr>
            </w:rPrChange>
          </w:rPr>
          <w:delText>Components</w:delText>
        </w:r>
        <w:bookmarkStart w:id="1349" w:name="_Toc447893794"/>
        <w:bookmarkStart w:id="1350" w:name="_Toc447893977"/>
        <w:bookmarkStart w:id="1351" w:name="_Toc447894189"/>
        <w:bookmarkStart w:id="1352" w:name="_Toc447894303"/>
        <w:bookmarkStart w:id="1353" w:name="_Toc447894416"/>
        <w:bookmarkStart w:id="1354" w:name="_Toc449948404"/>
        <w:bookmarkStart w:id="1355" w:name="_Toc449948535"/>
        <w:bookmarkStart w:id="1356" w:name="_Toc449948725"/>
        <w:bookmarkStart w:id="1357" w:name="_Toc449948851"/>
        <w:bookmarkStart w:id="1358" w:name="_Toc449948938"/>
        <w:bookmarkStart w:id="1359" w:name="_Toc449949013"/>
        <w:bookmarkStart w:id="1360" w:name="_Toc449949119"/>
        <w:bookmarkStart w:id="1361" w:name="_Toc449949183"/>
        <w:bookmarkStart w:id="1362" w:name="_Toc450640923"/>
        <w:bookmarkEnd w:id="1338"/>
        <w:bookmarkEnd w:id="1339"/>
        <w:bookmarkEnd w:id="1340"/>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del>
    </w:p>
    <w:p w14:paraId="3A0E28B3" w14:textId="2F7A1660" w:rsidR="00FE4D51" w:rsidRPr="00600FF8" w:rsidDel="00885637" w:rsidRDefault="00FE4D51">
      <w:pPr>
        <w:pStyle w:val="Heading3"/>
        <w:numPr>
          <w:ilvl w:val="0"/>
          <w:numId w:val="53"/>
        </w:numPr>
        <w:shd w:val="clear" w:color="auto" w:fill="FFFFFF"/>
        <w:spacing w:before="0" w:after="150"/>
        <w:rPr>
          <w:del w:id="1363" w:author="Perrine, Martin L. (GSFC-5670)" w:date="2016-01-13T17:27:00Z"/>
          <w:rFonts w:ascii="Times New Roman" w:hAnsi="Times New Roman"/>
          <w:strike/>
          <w:color w:val="FF0000"/>
          <w:szCs w:val="24"/>
          <w:shd w:val="clear" w:color="auto" w:fill="FFFFFF"/>
          <w:rPrChange w:id="1364" w:author="Perrine, Martin L. (GSFC-5670)" w:date="2016-01-19T12:31:00Z">
            <w:rPr>
              <w:del w:id="1365" w:author="Perrine, Martin L. (GSFC-5670)" w:date="2016-01-13T17:27:00Z"/>
              <w:rFonts w:ascii="Times New Roman" w:hAnsi="Times New Roman"/>
              <w:color w:val="FF0000"/>
              <w:szCs w:val="24"/>
              <w:shd w:val="clear" w:color="auto" w:fill="FFFFFF"/>
            </w:rPr>
          </w:rPrChange>
        </w:rPr>
        <w:pPrChange w:id="1366" w:author="Perrine, Martin L. (GSFC-5670)" w:date="2016-01-13T17:29:00Z">
          <w:pPr>
            <w:numPr>
              <w:numId w:val="53"/>
            </w:numPr>
            <w:shd w:val="clear" w:color="auto" w:fill="FFFFFF"/>
            <w:tabs>
              <w:tab w:val="num" w:pos="720"/>
            </w:tabs>
            <w:spacing w:before="0" w:after="150"/>
            <w:ind w:left="720" w:hanging="360"/>
            <w:jc w:val="left"/>
          </w:pPr>
        </w:pPrChange>
      </w:pPr>
      <w:bookmarkStart w:id="1367" w:name="_Toc448224733"/>
      <w:del w:id="1368" w:author="Perrine, Martin L. (GSFC-5670)" w:date="2016-01-13T17:27:00Z">
        <w:r w:rsidRPr="00600FF8" w:rsidDel="00AF1AEF">
          <w:rPr>
            <w:rFonts w:ascii="Times New Roman" w:hAnsi="Times New Roman"/>
            <w:strike/>
            <w:color w:val="222222"/>
            <w:szCs w:val="24"/>
            <w:shd w:val="clear" w:color="auto" w:fill="FFFFFF"/>
            <w:rPrChange w:id="1369" w:author="Perrine, Martin L. (GSFC-5670)" w:date="2016-01-19T12:31:00Z">
              <w:rPr>
                <w:rFonts w:ascii="Times New Roman" w:hAnsi="Times New Roman"/>
                <w:color w:val="222222"/>
                <w:szCs w:val="24"/>
                <w:shd w:val="clear" w:color="auto" w:fill="FFFFFF"/>
              </w:rPr>
            </w:rPrChange>
          </w:rPr>
          <w:delText>The NENG system comes in two flavors, NENG full and NENG minimal. NEN full is meant to be used as a stand-alone system. NENG minimal is meant to be integrated easily into another system.</w:delText>
        </w:r>
        <w:bookmarkStart w:id="1370" w:name="_Toc447893795"/>
        <w:bookmarkStart w:id="1371" w:name="_Toc447893978"/>
        <w:bookmarkStart w:id="1372" w:name="_Toc447894190"/>
        <w:bookmarkStart w:id="1373" w:name="_Toc447894304"/>
        <w:bookmarkStart w:id="1374" w:name="_Toc447894417"/>
        <w:bookmarkStart w:id="1375" w:name="_Toc449948405"/>
        <w:bookmarkStart w:id="1376" w:name="_Toc449948536"/>
        <w:bookmarkStart w:id="1377" w:name="_Toc449948726"/>
        <w:bookmarkStart w:id="1378" w:name="_Toc449948852"/>
        <w:bookmarkStart w:id="1379" w:name="_Toc449948939"/>
        <w:bookmarkStart w:id="1380" w:name="_Toc449949014"/>
        <w:bookmarkStart w:id="1381" w:name="_Toc449949120"/>
        <w:bookmarkStart w:id="1382" w:name="_Toc449949184"/>
        <w:bookmarkStart w:id="1383" w:name="_Toc450640924"/>
        <w:bookmarkEnd w:id="1367"/>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del>
    </w:p>
    <w:p w14:paraId="4C3C1AF1" w14:textId="4DF23F7C" w:rsidR="00FE4D51" w:rsidRPr="00600FF8" w:rsidDel="00AF1AEF" w:rsidRDefault="00825DCE">
      <w:pPr>
        <w:pStyle w:val="Heading3"/>
        <w:numPr>
          <w:ilvl w:val="0"/>
          <w:numId w:val="53"/>
        </w:numPr>
        <w:shd w:val="clear" w:color="auto" w:fill="FFFFFF"/>
        <w:spacing w:before="0" w:after="150"/>
        <w:rPr>
          <w:del w:id="1384" w:author="Perrine, Martin L. (GSFC-5670)" w:date="2016-01-13T17:29:00Z"/>
          <w:rFonts w:eastAsia="ヒラギノ角ゴ Pro W3"/>
          <w:strike/>
          <w:rPrChange w:id="1385" w:author="Perrine, Martin L. (GSFC-5670)" w:date="2016-01-19T12:31:00Z">
            <w:rPr>
              <w:del w:id="1386" w:author="Perrine, Martin L. (GSFC-5670)" w:date="2016-01-13T17:29:00Z"/>
              <w:rFonts w:eastAsia="ヒラギノ角ゴ Pro W3"/>
            </w:rPr>
          </w:rPrChange>
        </w:rPr>
        <w:pPrChange w:id="1387" w:author="Perrine, Martin L. (GSFC-5670)" w:date="2016-01-13T17:29:00Z">
          <w:pPr>
            <w:pStyle w:val="Heading3"/>
          </w:pPr>
        </w:pPrChange>
      </w:pPr>
      <w:bookmarkStart w:id="1388" w:name="_Toc448224734"/>
      <w:del w:id="1389" w:author="Perrine, Martin L. (GSFC-5670)" w:date="2016-01-19T10:57:00Z">
        <w:r w:rsidRPr="00600FF8" w:rsidDel="00171842">
          <w:rPr>
            <w:rFonts w:eastAsia="ヒラギノ角ゴ Pro W3"/>
            <w:b w:val="0"/>
            <w:strike/>
            <w:rPrChange w:id="1390" w:author="Perrine, Martin L. (GSFC-5670)" w:date="2016-01-19T12:31:00Z">
              <w:rPr>
                <w:rFonts w:eastAsia="ヒラギノ角ゴ Pro W3"/>
                <w:b w:val="0"/>
              </w:rPr>
            </w:rPrChange>
          </w:rPr>
          <w:delText>NENG</w:delText>
        </w:r>
      </w:del>
      <w:del w:id="1391" w:author="Perrine, Martin L. (GSFC-5670)" w:date="2016-01-19T12:43:00Z">
        <w:r w:rsidRPr="00600FF8" w:rsidDel="00C739A8">
          <w:rPr>
            <w:rFonts w:eastAsia="ヒラギノ角ゴ Pro W3"/>
            <w:b w:val="0"/>
            <w:strike/>
            <w:rPrChange w:id="1392" w:author="Perrine, Martin L. (GSFC-5670)" w:date="2016-01-19T12:31:00Z">
              <w:rPr>
                <w:rFonts w:eastAsia="ヒラギノ角ゴ Pro W3"/>
                <w:b w:val="0"/>
              </w:rPr>
            </w:rPrChange>
          </w:rPr>
          <w:delText xml:space="preserve"> </w:delText>
        </w:r>
      </w:del>
      <w:del w:id="1393" w:author="Perrine, Martin L. (GSFC-5670)" w:date="2016-01-13T17:29:00Z">
        <w:r w:rsidRPr="00600FF8" w:rsidDel="00AF1AEF">
          <w:rPr>
            <w:rFonts w:eastAsia="ヒラギノ角ゴ Pro W3"/>
            <w:b w:val="0"/>
            <w:strike/>
            <w:rPrChange w:id="1394" w:author="Perrine, Martin L. (GSFC-5670)" w:date="2016-01-19T12:31:00Z">
              <w:rPr>
                <w:rFonts w:eastAsia="ヒラギノ角ゴ Pro W3"/>
                <w:b w:val="0"/>
              </w:rPr>
            </w:rPrChange>
          </w:rPr>
          <w:delText>Full</w:delText>
        </w:r>
        <w:bookmarkStart w:id="1395" w:name="_Toc447893796"/>
        <w:bookmarkStart w:id="1396" w:name="_Toc447893979"/>
        <w:bookmarkStart w:id="1397" w:name="_Toc447894191"/>
        <w:bookmarkStart w:id="1398" w:name="_Toc447894305"/>
        <w:bookmarkStart w:id="1399" w:name="_Toc447894418"/>
        <w:bookmarkStart w:id="1400" w:name="_Toc449948406"/>
        <w:bookmarkStart w:id="1401" w:name="_Toc449948537"/>
        <w:bookmarkStart w:id="1402" w:name="_Toc449948727"/>
        <w:bookmarkStart w:id="1403" w:name="_Toc449948853"/>
        <w:bookmarkStart w:id="1404" w:name="_Toc449948940"/>
        <w:bookmarkStart w:id="1405" w:name="_Toc449949015"/>
        <w:bookmarkStart w:id="1406" w:name="_Toc449949121"/>
        <w:bookmarkStart w:id="1407" w:name="_Toc449949185"/>
        <w:bookmarkStart w:id="1408" w:name="_Toc450640925"/>
        <w:bookmarkEnd w:id="1388"/>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del>
    </w:p>
    <w:p w14:paraId="38E26711" w14:textId="617A5D93" w:rsidR="00FE4D51" w:rsidRPr="00600FF8" w:rsidDel="00C739A8" w:rsidRDefault="00FE4D51">
      <w:pPr>
        <w:pStyle w:val="Heading3"/>
        <w:numPr>
          <w:ilvl w:val="0"/>
          <w:numId w:val="53"/>
        </w:numPr>
        <w:shd w:val="clear" w:color="auto" w:fill="FFFFFF"/>
        <w:spacing w:before="0" w:after="150"/>
        <w:rPr>
          <w:del w:id="1409" w:author="Perrine, Martin L. (GSFC-5670)" w:date="2016-01-19T12:43:00Z"/>
          <w:rFonts w:ascii="Helvetica Neue" w:hAnsi="Helvetica Neue"/>
          <w:strike/>
          <w:color w:val="222222"/>
          <w:sz w:val="23"/>
          <w:szCs w:val="23"/>
          <w:rPrChange w:id="1410" w:author="Perrine, Martin L. (GSFC-5670)" w:date="2016-01-19T12:31:00Z">
            <w:rPr>
              <w:del w:id="1411" w:author="Perrine, Martin L. (GSFC-5670)" w:date="2016-01-19T12:43:00Z"/>
              <w:rFonts w:ascii="Helvetica Neue" w:hAnsi="Helvetica Neue"/>
              <w:color w:val="222222"/>
              <w:sz w:val="23"/>
              <w:szCs w:val="23"/>
            </w:rPr>
          </w:rPrChange>
        </w:rPr>
        <w:pPrChange w:id="1412" w:author="Perrine, Martin L. (GSFC-5670)" w:date="2016-01-13T17:29:00Z">
          <w:pPr>
            <w:numPr>
              <w:numId w:val="53"/>
            </w:numPr>
            <w:shd w:val="clear" w:color="auto" w:fill="FFFFFF"/>
            <w:tabs>
              <w:tab w:val="num" w:pos="720"/>
            </w:tabs>
            <w:spacing w:before="0" w:after="150"/>
            <w:ind w:left="720" w:hanging="360"/>
            <w:jc w:val="left"/>
          </w:pPr>
        </w:pPrChange>
      </w:pPr>
      <w:bookmarkStart w:id="1413" w:name="_Toc448224735"/>
      <w:del w:id="1414" w:author="Perrine, Martin L. (GSFC-5670)" w:date="2016-01-19T12:43:00Z">
        <w:r w:rsidRPr="00600FF8" w:rsidDel="00C739A8">
          <w:rPr>
            <w:rFonts w:ascii="Helvetica Neue" w:hAnsi="Helvetica Neue"/>
            <w:strike/>
            <w:color w:val="222222"/>
            <w:sz w:val="23"/>
            <w:szCs w:val="23"/>
            <w:rPrChange w:id="1415" w:author="Perrine, Martin L. (GSFC-5670)" w:date="2016-01-19T12:31:00Z">
              <w:rPr>
                <w:rFonts w:ascii="Helvetica Neue" w:hAnsi="Helvetica Neue"/>
                <w:color w:val="222222"/>
                <w:sz w:val="23"/>
                <w:szCs w:val="23"/>
              </w:rPr>
            </w:rPrChange>
          </w:rPr>
          <w:delText>4 Dell Servers</w:delText>
        </w:r>
        <w:bookmarkStart w:id="1416" w:name="_Toc447893797"/>
        <w:bookmarkStart w:id="1417" w:name="_Toc447893980"/>
        <w:bookmarkStart w:id="1418" w:name="_Toc447894192"/>
        <w:bookmarkStart w:id="1419" w:name="_Toc447894306"/>
        <w:bookmarkStart w:id="1420" w:name="_Toc447894419"/>
        <w:bookmarkStart w:id="1421" w:name="_Toc449948407"/>
        <w:bookmarkStart w:id="1422" w:name="_Toc449948538"/>
        <w:bookmarkStart w:id="1423" w:name="_Toc449948728"/>
        <w:bookmarkStart w:id="1424" w:name="_Toc449948854"/>
        <w:bookmarkStart w:id="1425" w:name="_Toc449948941"/>
        <w:bookmarkStart w:id="1426" w:name="_Toc449949016"/>
        <w:bookmarkStart w:id="1427" w:name="_Toc449949122"/>
        <w:bookmarkStart w:id="1428" w:name="_Toc449949186"/>
        <w:bookmarkStart w:id="1429" w:name="_Toc450640926"/>
        <w:bookmarkEnd w:id="1413"/>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del>
    </w:p>
    <w:p w14:paraId="6098D702" w14:textId="59573DA3" w:rsidR="00FE4D51" w:rsidRPr="00600FF8" w:rsidDel="00C739A8" w:rsidRDefault="00FE4D51" w:rsidP="00FE4D51">
      <w:pPr>
        <w:numPr>
          <w:ilvl w:val="0"/>
          <w:numId w:val="53"/>
        </w:numPr>
        <w:shd w:val="clear" w:color="auto" w:fill="FFFFFF"/>
        <w:spacing w:before="0" w:after="150"/>
        <w:jc w:val="left"/>
        <w:rPr>
          <w:del w:id="1430" w:author="Perrine, Martin L. (GSFC-5670)" w:date="2016-01-19T12:43:00Z"/>
          <w:rFonts w:ascii="Helvetica Neue" w:hAnsi="Helvetica Neue"/>
          <w:strike/>
          <w:color w:val="222222"/>
          <w:sz w:val="23"/>
          <w:szCs w:val="23"/>
          <w:rPrChange w:id="1431" w:author="Perrine, Martin L. (GSFC-5670)" w:date="2016-01-19T12:31:00Z">
            <w:rPr>
              <w:del w:id="1432" w:author="Perrine, Martin L. (GSFC-5670)" w:date="2016-01-19T12:43:00Z"/>
              <w:rFonts w:ascii="Helvetica Neue" w:hAnsi="Helvetica Neue"/>
              <w:color w:val="222222"/>
              <w:sz w:val="23"/>
              <w:szCs w:val="23"/>
            </w:rPr>
          </w:rPrChange>
        </w:rPr>
      </w:pPr>
      <w:del w:id="1433" w:author="Perrine, Martin L. (GSFC-5670)" w:date="2016-01-19T12:43:00Z">
        <w:r w:rsidRPr="00600FF8" w:rsidDel="00C739A8">
          <w:rPr>
            <w:rFonts w:ascii="Helvetica Neue" w:hAnsi="Helvetica Neue"/>
            <w:strike/>
            <w:color w:val="222222"/>
            <w:sz w:val="23"/>
            <w:szCs w:val="23"/>
            <w:rPrChange w:id="1434" w:author="Perrine, Martin L. (GSFC-5670)" w:date="2016-01-19T12:31:00Z">
              <w:rPr>
                <w:rFonts w:ascii="Helvetica Neue" w:hAnsi="Helvetica Neue"/>
                <w:color w:val="222222"/>
                <w:sz w:val="23"/>
                <w:szCs w:val="23"/>
              </w:rPr>
            </w:rPrChange>
          </w:rPr>
          <w:delText>2 NexSAN RAIDS</w:delText>
        </w:r>
        <w:bookmarkStart w:id="1435" w:name="_Toc447893798"/>
        <w:bookmarkStart w:id="1436" w:name="_Toc447893981"/>
        <w:bookmarkStart w:id="1437" w:name="_Toc447894193"/>
        <w:bookmarkStart w:id="1438" w:name="_Toc447894307"/>
        <w:bookmarkStart w:id="1439" w:name="_Toc447894420"/>
        <w:bookmarkStart w:id="1440" w:name="_Toc449948408"/>
        <w:bookmarkStart w:id="1441" w:name="_Toc449948539"/>
        <w:bookmarkStart w:id="1442" w:name="_Toc449948729"/>
        <w:bookmarkStart w:id="1443" w:name="_Toc449948855"/>
        <w:bookmarkStart w:id="1444" w:name="_Toc449948942"/>
        <w:bookmarkStart w:id="1445" w:name="_Toc449949017"/>
        <w:bookmarkStart w:id="1446" w:name="_Toc449949123"/>
        <w:bookmarkStart w:id="1447" w:name="_Toc449949187"/>
        <w:bookmarkStart w:id="1448" w:name="_Toc450640927"/>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del>
    </w:p>
    <w:p w14:paraId="627D4DC7" w14:textId="0D6E30F9" w:rsidR="00FE4D51" w:rsidRPr="00FE4D51" w:rsidDel="00AF1AEF" w:rsidRDefault="00FE4D51" w:rsidP="00FE4D51">
      <w:pPr>
        <w:numPr>
          <w:ilvl w:val="0"/>
          <w:numId w:val="53"/>
        </w:numPr>
        <w:shd w:val="clear" w:color="auto" w:fill="FFFFFF"/>
        <w:spacing w:before="0" w:after="150"/>
        <w:jc w:val="left"/>
        <w:rPr>
          <w:del w:id="1449" w:author="Perrine, Martin L. (GSFC-5670)" w:date="2016-01-13T17:29:00Z"/>
          <w:rFonts w:ascii="Helvetica Neue" w:hAnsi="Helvetica Neue"/>
          <w:color w:val="222222"/>
          <w:sz w:val="23"/>
          <w:szCs w:val="23"/>
        </w:rPr>
      </w:pPr>
      <w:del w:id="1450" w:author="Perrine, Martin L. (GSFC-5670)" w:date="2016-01-13T17:29:00Z">
        <w:r w:rsidRPr="00FE4D51" w:rsidDel="00AF1AEF">
          <w:rPr>
            <w:rFonts w:ascii="Helvetica Neue" w:hAnsi="Helvetica Neue"/>
            <w:color w:val="222222"/>
            <w:sz w:val="23"/>
            <w:szCs w:val="23"/>
          </w:rPr>
          <w:delText>1 Rack</w:delText>
        </w:r>
        <w:bookmarkStart w:id="1451" w:name="_Toc447893799"/>
        <w:bookmarkStart w:id="1452" w:name="_Toc447893982"/>
        <w:bookmarkStart w:id="1453" w:name="_Toc447894194"/>
        <w:bookmarkStart w:id="1454" w:name="_Toc447894308"/>
        <w:bookmarkStart w:id="1455" w:name="_Toc447894421"/>
        <w:bookmarkStart w:id="1456" w:name="_Toc449948409"/>
        <w:bookmarkStart w:id="1457" w:name="_Toc449948540"/>
        <w:bookmarkStart w:id="1458" w:name="_Toc449948730"/>
        <w:bookmarkStart w:id="1459" w:name="_Toc449948856"/>
        <w:bookmarkStart w:id="1460" w:name="_Toc449948943"/>
        <w:bookmarkStart w:id="1461" w:name="_Toc449949018"/>
        <w:bookmarkStart w:id="1462" w:name="_Toc449949124"/>
        <w:bookmarkStart w:id="1463" w:name="_Toc449949188"/>
        <w:bookmarkStart w:id="1464" w:name="_Toc450640928"/>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del>
    </w:p>
    <w:p w14:paraId="7C1DB444" w14:textId="57598551" w:rsidR="00FE4D51" w:rsidRPr="00FE4D51" w:rsidDel="00AF1AEF" w:rsidRDefault="00FE4D51" w:rsidP="00FE4D51">
      <w:pPr>
        <w:numPr>
          <w:ilvl w:val="0"/>
          <w:numId w:val="53"/>
        </w:numPr>
        <w:shd w:val="clear" w:color="auto" w:fill="FFFFFF"/>
        <w:spacing w:before="0" w:after="150"/>
        <w:jc w:val="left"/>
        <w:rPr>
          <w:del w:id="1465" w:author="Perrine, Martin L. (GSFC-5670)" w:date="2016-01-13T17:29:00Z"/>
          <w:rFonts w:ascii="Helvetica Neue" w:hAnsi="Helvetica Neue"/>
          <w:color w:val="222222"/>
          <w:sz w:val="23"/>
          <w:szCs w:val="23"/>
        </w:rPr>
      </w:pPr>
      <w:del w:id="1466" w:author="Perrine, Martin L. (GSFC-5670)" w:date="2016-01-13T17:29:00Z">
        <w:r w:rsidRPr="00FE4D51" w:rsidDel="00AF1AEF">
          <w:rPr>
            <w:rFonts w:ascii="Helvetica Neue" w:hAnsi="Helvetica Neue"/>
            <w:color w:val="222222"/>
            <w:sz w:val="23"/>
            <w:szCs w:val="23"/>
          </w:rPr>
          <w:delText>Cables</w:delText>
        </w:r>
        <w:bookmarkStart w:id="1467" w:name="_Toc447893800"/>
        <w:bookmarkStart w:id="1468" w:name="_Toc447893983"/>
        <w:bookmarkStart w:id="1469" w:name="_Toc447894195"/>
        <w:bookmarkStart w:id="1470" w:name="_Toc447894309"/>
        <w:bookmarkStart w:id="1471" w:name="_Toc447894422"/>
        <w:bookmarkStart w:id="1472" w:name="_Toc449948410"/>
        <w:bookmarkStart w:id="1473" w:name="_Toc449948541"/>
        <w:bookmarkStart w:id="1474" w:name="_Toc449948731"/>
        <w:bookmarkStart w:id="1475" w:name="_Toc449948857"/>
        <w:bookmarkStart w:id="1476" w:name="_Toc449948944"/>
        <w:bookmarkStart w:id="1477" w:name="_Toc449949019"/>
        <w:bookmarkStart w:id="1478" w:name="_Toc449949125"/>
        <w:bookmarkStart w:id="1479" w:name="_Toc449949189"/>
        <w:bookmarkStart w:id="1480" w:name="_Toc450640929"/>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del>
    </w:p>
    <w:p w14:paraId="1A9980E7" w14:textId="2CA4E650" w:rsidR="00825DCE" w:rsidRPr="00825DCE" w:rsidDel="00AF1AEF" w:rsidRDefault="00825DCE" w:rsidP="00825DCE">
      <w:pPr>
        <w:pStyle w:val="Heading3"/>
        <w:rPr>
          <w:del w:id="1481" w:author="Perrine, Martin L. (GSFC-5670)" w:date="2016-01-13T17:29:00Z"/>
          <w:rStyle w:val="Emphasis"/>
          <w:rFonts w:eastAsia="ヒラギノ角ゴ Pro W3"/>
          <w:i w:val="0"/>
        </w:rPr>
      </w:pPr>
      <w:bookmarkStart w:id="1482" w:name="_Toc448224736"/>
      <w:del w:id="1483" w:author="Perrine, Martin L. (GSFC-5670)" w:date="2016-01-13T17:29:00Z">
        <w:r w:rsidRPr="00825DCE" w:rsidDel="00AF1AEF">
          <w:rPr>
            <w:rStyle w:val="Emphasis"/>
            <w:rFonts w:eastAsia="ヒラギノ角ゴ Pro W3"/>
            <w:i w:val="0"/>
          </w:rPr>
          <w:delText>NENG minimal</w:delText>
        </w:r>
        <w:bookmarkStart w:id="1484" w:name="_Toc447893801"/>
        <w:bookmarkStart w:id="1485" w:name="_Toc447893984"/>
        <w:bookmarkStart w:id="1486" w:name="_Toc447894196"/>
        <w:bookmarkStart w:id="1487" w:name="_Toc447894310"/>
        <w:bookmarkStart w:id="1488" w:name="_Toc447894423"/>
        <w:bookmarkStart w:id="1489" w:name="_Toc449948411"/>
        <w:bookmarkStart w:id="1490" w:name="_Toc449948542"/>
        <w:bookmarkStart w:id="1491" w:name="_Toc449948732"/>
        <w:bookmarkStart w:id="1492" w:name="_Toc449948858"/>
        <w:bookmarkStart w:id="1493" w:name="_Toc449948945"/>
        <w:bookmarkStart w:id="1494" w:name="_Toc449949020"/>
        <w:bookmarkStart w:id="1495" w:name="_Toc449949126"/>
        <w:bookmarkStart w:id="1496" w:name="_Toc449949190"/>
        <w:bookmarkStart w:id="1497" w:name="_Toc450640930"/>
        <w:bookmarkEnd w:id="1482"/>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del>
    </w:p>
    <w:p w14:paraId="0DF2DC7D" w14:textId="4D244B6D" w:rsidR="00FE4D51" w:rsidDel="00AF1AEF" w:rsidRDefault="00FE4D51" w:rsidP="00FE4D51">
      <w:pPr>
        <w:pStyle w:val="NormalWeb"/>
        <w:numPr>
          <w:ilvl w:val="0"/>
          <w:numId w:val="54"/>
        </w:numPr>
        <w:shd w:val="clear" w:color="auto" w:fill="FFFFFF"/>
        <w:spacing w:before="0" w:beforeAutospacing="0" w:after="150" w:afterAutospacing="0"/>
        <w:rPr>
          <w:del w:id="1498" w:author="Perrine, Martin L. (GSFC-5670)" w:date="2016-01-13T17:29:00Z"/>
          <w:rFonts w:ascii="Helvetica Neue" w:hAnsi="Helvetica Neue"/>
          <w:color w:val="222222"/>
          <w:sz w:val="23"/>
          <w:szCs w:val="23"/>
        </w:rPr>
      </w:pPr>
      <w:del w:id="1499" w:author="Perrine, Martin L. (GSFC-5670)" w:date="2016-01-13T17:29:00Z">
        <w:r w:rsidDel="00AF1AEF">
          <w:rPr>
            <w:rFonts w:ascii="Helvetica Neue" w:hAnsi="Helvetica Neue"/>
            <w:color w:val="222222"/>
            <w:sz w:val="23"/>
            <w:szCs w:val="23"/>
          </w:rPr>
          <w:delText>2 Dell Servers</w:delText>
        </w:r>
        <w:bookmarkStart w:id="1500" w:name="_Toc447893802"/>
        <w:bookmarkStart w:id="1501" w:name="_Toc447893985"/>
        <w:bookmarkStart w:id="1502" w:name="_Toc447894197"/>
        <w:bookmarkStart w:id="1503" w:name="_Toc447894311"/>
        <w:bookmarkStart w:id="1504" w:name="_Toc447894424"/>
        <w:bookmarkStart w:id="1505" w:name="_Toc449948412"/>
        <w:bookmarkStart w:id="1506" w:name="_Toc449948543"/>
        <w:bookmarkStart w:id="1507" w:name="_Toc449948733"/>
        <w:bookmarkStart w:id="1508" w:name="_Toc449948859"/>
        <w:bookmarkStart w:id="1509" w:name="_Toc449948946"/>
        <w:bookmarkStart w:id="1510" w:name="_Toc449949021"/>
        <w:bookmarkStart w:id="1511" w:name="_Toc449949127"/>
        <w:bookmarkStart w:id="1512" w:name="_Toc449949191"/>
        <w:bookmarkStart w:id="1513" w:name="_Toc450640931"/>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del>
    </w:p>
    <w:p w14:paraId="39014E39" w14:textId="0FC8FD2A" w:rsidR="00A038FC" w:rsidRPr="00FE4D51" w:rsidDel="00AF1AEF" w:rsidRDefault="00FE4D51" w:rsidP="00A038FC">
      <w:pPr>
        <w:pStyle w:val="NormalWeb"/>
        <w:numPr>
          <w:ilvl w:val="0"/>
          <w:numId w:val="54"/>
        </w:numPr>
        <w:shd w:val="clear" w:color="auto" w:fill="FFFFFF"/>
        <w:spacing w:before="0" w:beforeAutospacing="0" w:after="150" w:afterAutospacing="0"/>
        <w:rPr>
          <w:del w:id="1514" w:author="Perrine, Martin L. (GSFC-5670)" w:date="2016-01-13T17:29:00Z"/>
          <w:rFonts w:ascii="Helvetica Neue" w:hAnsi="Helvetica Neue"/>
          <w:color w:val="222222"/>
          <w:sz w:val="23"/>
          <w:szCs w:val="23"/>
        </w:rPr>
      </w:pPr>
      <w:del w:id="1515" w:author="Perrine, Martin L. (GSFC-5670)" w:date="2016-01-13T17:29:00Z">
        <w:r w:rsidDel="00AF1AEF">
          <w:rPr>
            <w:rFonts w:ascii="Helvetica Neue" w:hAnsi="Helvetica Neue"/>
            <w:color w:val="222222"/>
            <w:sz w:val="23"/>
            <w:szCs w:val="23"/>
          </w:rPr>
          <w:delText>Cables</w:delText>
        </w:r>
        <w:bookmarkStart w:id="1516" w:name="_Toc447893803"/>
        <w:bookmarkStart w:id="1517" w:name="_Toc447893986"/>
        <w:bookmarkStart w:id="1518" w:name="_Toc447894198"/>
        <w:bookmarkStart w:id="1519" w:name="_Toc447894312"/>
        <w:bookmarkStart w:id="1520" w:name="_Toc447894425"/>
        <w:bookmarkStart w:id="1521" w:name="_Toc449948413"/>
        <w:bookmarkStart w:id="1522" w:name="_Toc449948544"/>
        <w:bookmarkStart w:id="1523" w:name="_Toc449948734"/>
        <w:bookmarkStart w:id="1524" w:name="_Toc449948860"/>
        <w:bookmarkStart w:id="1525" w:name="_Toc449948947"/>
        <w:bookmarkStart w:id="1526" w:name="_Toc449949022"/>
        <w:bookmarkStart w:id="1527" w:name="_Toc449949128"/>
        <w:bookmarkStart w:id="1528" w:name="_Toc449949192"/>
        <w:bookmarkStart w:id="1529" w:name="_Toc450640932"/>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del>
    </w:p>
    <w:p w14:paraId="0222BDFF" w14:textId="02E46F75" w:rsidR="00825DCE" w:rsidRPr="008602F0" w:rsidDel="00C739A8" w:rsidRDefault="00825DCE" w:rsidP="00A038FC">
      <w:pPr>
        <w:pStyle w:val="Paragraph"/>
        <w:rPr>
          <w:del w:id="1530" w:author="Perrine, Martin L. (GSFC-5670)" w:date="2016-01-19T12:43:00Z"/>
        </w:rPr>
      </w:pPr>
      <w:bookmarkStart w:id="1531" w:name="_Toc447893804"/>
      <w:bookmarkStart w:id="1532" w:name="_Toc447893987"/>
      <w:bookmarkStart w:id="1533" w:name="_Toc447894199"/>
      <w:bookmarkStart w:id="1534" w:name="_Toc447894313"/>
      <w:bookmarkStart w:id="1535" w:name="_Toc447894426"/>
      <w:bookmarkStart w:id="1536" w:name="_Toc449948414"/>
      <w:bookmarkStart w:id="1537" w:name="_Toc449948545"/>
      <w:bookmarkStart w:id="1538" w:name="_Toc449948735"/>
      <w:bookmarkStart w:id="1539" w:name="_Toc449948861"/>
      <w:bookmarkStart w:id="1540" w:name="_Toc449948948"/>
      <w:bookmarkStart w:id="1541" w:name="_Toc449949023"/>
      <w:bookmarkStart w:id="1542" w:name="_Toc449949129"/>
      <w:bookmarkStart w:id="1543" w:name="_Toc449949193"/>
      <w:bookmarkStart w:id="1544" w:name="_Toc450640933"/>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09DF9896" w14:textId="10949BCC" w:rsidR="00A038FC" w:rsidRPr="008602F0" w:rsidDel="00C739A8" w:rsidRDefault="00A038FC" w:rsidP="00A038FC">
      <w:pPr>
        <w:pStyle w:val="Paragraph"/>
        <w:rPr>
          <w:del w:id="1545" w:author="Perrine, Martin L. (GSFC-5670)" w:date="2016-01-19T12:43:00Z"/>
        </w:rPr>
        <w:sectPr w:rsidR="00A038FC" w:rsidRPr="008602F0" w:rsidDel="00C739A8" w:rsidSect="00B04AC6">
          <w:headerReference w:type="default" r:id="rId19"/>
          <w:footerReference w:type="default" r:id="rId20"/>
          <w:pgSz w:w="12240" w:h="15840" w:code="1"/>
          <w:pgMar w:top="1440" w:right="1440" w:bottom="720" w:left="1440" w:header="720" w:footer="720" w:gutter="0"/>
          <w:pgNumType w:start="3" w:chapStyle="1"/>
          <w:cols w:space="720"/>
        </w:sectPr>
      </w:pPr>
    </w:p>
    <w:p w14:paraId="61ED67C4" w14:textId="22D22EE2" w:rsidR="00A038FC" w:rsidRPr="008602F0" w:rsidRDefault="00A43FDC" w:rsidP="00A038FC">
      <w:pPr>
        <w:pStyle w:val="Heading1"/>
        <w:numPr>
          <w:ilvl w:val="0"/>
          <w:numId w:val="2"/>
        </w:numPr>
      </w:pPr>
      <w:bookmarkStart w:id="1546" w:name="_Toc450640934"/>
      <w:r>
        <w:t>Concept of Operations</w:t>
      </w:r>
      <w:ins w:id="1547" w:author="Perrine, Martin L. (GSFC-5670)" w:date="2016-02-09T09:17:00Z">
        <w:r w:rsidR="00D504CE">
          <w:t>:  Day in the Life of DAPHNE</w:t>
        </w:r>
      </w:ins>
      <w:bookmarkEnd w:id="1546"/>
    </w:p>
    <w:p w14:paraId="6BB2C0A7" w14:textId="7BDC6942" w:rsidR="00A038FC" w:rsidRDefault="00A43FDC">
      <w:pPr>
        <w:pStyle w:val="Heading2"/>
        <w:rPr>
          <w:ins w:id="1548" w:author="Perrine, Martin L. (GSFC-5670)" w:date="2016-01-13T17:29:00Z"/>
          <w:rFonts w:eastAsia="ヒラギノ角ゴ Pro W3"/>
        </w:rPr>
        <w:pPrChange w:id="1549" w:author="Perrine, Martin L. (GSFC-5670)" w:date="2016-04-08T13:42:00Z">
          <w:pPr>
            <w:pStyle w:val="Heading2"/>
            <w:numPr>
              <w:numId w:val="2"/>
            </w:numPr>
          </w:pPr>
        </w:pPrChange>
      </w:pPr>
      <w:bookmarkStart w:id="1550" w:name="_Toc322441616"/>
      <w:bookmarkStart w:id="1551" w:name="_Toc450640935"/>
      <w:r>
        <w:rPr>
          <w:rFonts w:eastAsia="ヒラギノ角ゴ Pro W3"/>
        </w:rPr>
        <w:t>Scenarios</w:t>
      </w:r>
      <w:bookmarkEnd w:id="1550"/>
      <w:bookmarkEnd w:id="1551"/>
      <w:ins w:id="1552" w:author="Perrine, Martin L. (GSFC-5670)" w:date="2016-02-09T09:16:00Z">
        <w:r w:rsidR="00872DAE">
          <w:rPr>
            <w:rFonts w:eastAsia="ヒラギノ角ゴ Pro W3"/>
          </w:rPr>
          <w:t xml:space="preserve"> </w:t>
        </w:r>
        <w:r w:rsidR="00D504CE">
          <w:rPr>
            <w:rFonts w:eastAsia="ヒラギノ角ゴ Pro W3"/>
          </w:rPr>
          <w:t xml:space="preserve"> </w:t>
        </w:r>
      </w:ins>
    </w:p>
    <w:p w14:paraId="1D813CC5" w14:textId="65FBFC20" w:rsidR="00AF1AEF" w:rsidRPr="00AF1AEF" w:rsidDel="00AF1AEF" w:rsidRDefault="00AF1AEF">
      <w:pPr>
        <w:pStyle w:val="Paragraph"/>
        <w:rPr>
          <w:del w:id="1553" w:author="Perrine, Martin L. (GSFC-5670)" w:date="2016-01-13T17:30:00Z"/>
          <w:rFonts w:eastAsia="ヒラギノ角ゴ Pro W3"/>
        </w:rPr>
        <w:pPrChange w:id="1554" w:author="Perrine, Martin L. (GSFC-5670)" w:date="2016-01-13T17:29:00Z">
          <w:pPr>
            <w:pStyle w:val="Heading2"/>
            <w:numPr>
              <w:numId w:val="2"/>
            </w:numPr>
          </w:pPr>
        </w:pPrChange>
      </w:pPr>
    </w:p>
    <w:p w14:paraId="32516CB8" w14:textId="53CA98BA" w:rsidR="00AF1AEF" w:rsidRPr="00AF1AEF" w:rsidRDefault="00D249EF" w:rsidP="00AF1AEF">
      <w:pPr>
        <w:pStyle w:val="Paragraph"/>
        <w:rPr>
          <w:ins w:id="1555" w:author="Perrine, Martin L. (GSFC-5670)" w:date="2016-01-13T17:31:00Z"/>
          <w:rFonts w:eastAsia="ヒラギノ角ゴ Pro W3"/>
        </w:rPr>
      </w:pPr>
      <w:ins w:id="1556" w:author="Perrine, Martin L. (GSFC-5670)" w:date="2016-01-14T08:56:00Z">
        <w:r>
          <w:rPr>
            <w:rFonts w:eastAsia="ヒラギノ角ゴ Pro W3"/>
          </w:rPr>
          <w:t xml:space="preserve">Detail </w:t>
        </w:r>
        <w:r w:rsidR="007710E5">
          <w:rPr>
            <w:rFonts w:eastAsia="ヒラギノ角ゴ Pro W3"/>
          </w:rPr>
          <w:t>concept of operations are discussed below for the following scenarios wh</w:t>
        </w:r>
        <w:r w:rsidR="008E4930">
          <w:rPr>
            <w:rFonts w:eastAsia="ヒラギノ角ゴ Pro W3"/>
          </w:rPr>
          <w:t>ich have been identified for</w:t>
        </w:r>
        <w:r w:rsidR="007710E5">
          <w:rPr>
            <w:rFonts w:eastAsia="ヒラギノ角ゴ Pro W3"/>
          </w:rPr>
          <w:t xml:space="preserve"> </w:t>
        </w:r>
      </w:ins>
      <w:ins w:id="1557" w:author="Perrine, Martin L. (GSFC-5670)" w:date="2016-01-19T10:57:00Z">
        <w:r w:rsidR="00171842">
          <w:rPr>
            <w:rFonts w:eastAsia="ヒラギノ角ゴ Pro W3"/>
          </w:rPr>
          <w:t>DAPHNE</w:t>
        </w:r>
      </w:ins>
      <w:ins w:id="1558" w:author="Perrine, Martin L. (GSFC-5670)" w:date="2016-01-14T08:56:00Z">
        <w:r w:rsidR="008B1EC5">
          <w:rPr>
            <w:rFonts w:eastAsia="ヒラギノ角ゴ Pro W3"/>
          </w:rPr>
          <w:t xml:space="preserve"> operating in the NEN DTS</w:t>
        </w:r>
        <w:r w:rsidR="007710E5">
          <w:rPr>
            <w:rFonts w:eastAsia="ヒラギノ角ゴ Pro W3"/>
          </w:rPr>
          <w:t xml:space="preserve"> subsystem: </w:t>
        </w:r>
      </w:ins>
      <w:ins w:id="1559" w:author="Perrine, Martin L. (GSFC-5670)" w:date="2016-01-14T13:18:00Z">
        <w:r w:rsidR="002E10D8">
          <w:rPr>
            <w:rFonts w:eastAsia="ヒラギノ角ゴ Pro W3"/>
          </w:rPr>
          <w:t>n</w:t>
        </w:r>
        <w:r w:rsidR="003C1189">
          <w:rPr>
            <w:rFonts w:eastAsia="ヒラギノ角ゴ Pro W3"/>
          </w:rPr>
          <w:t>ominal</w:t>
        </w:r>
      </w:ins>
      <w:ins w:id="1560" w:author="Perrine, Martin L. (GSFC-5670)" w:date="2016-01-14T08:56:00Z">
        <w:r w:rsidR="002E10D8">
          <w:rPr>
            <w:rFonts w:eastAsia="ヒラギノ角ゴ Pro W3"/>
          </w:rPr>
          <w:t xml:space="preserve"> o</w:t>
        </w:r>
        <w:r w:rsidR="007710E5">
          <w:rPr>
            <w:rFonts w:eastAsia="ヒラギノ角ゴ Pro W3"/>
          </w:rPr>
          <w:t xml:space="preserve">perations, </w:t>
        </w:r>
      </w:ins>
      <w:ins w:id="1561" w:author="Perrine, Martin L. (GSFC-5670)" w:date="2016-05-02T09:55:00Z">
        <w:r w:rsidR="002E10D8">
          <w:rPr>
            <w:rFonts w:eastAsia="ヒラギノ角ゴ Pro W3"/>
          </w:rPr>
          <w:t xml:space="preserve">Self-Service operations, </w:t>
        </w:r>
      </w:ins>
      <w:ins w:id="1562" w:author="Perrine, Martin L. (GSFC-5670)" w:date="2016-05-02T09:54:00Z">
        <w:r w:rsidR="00A521E7">
          <w:rPr>
            <w:rFonts w:eastAsia="ヒラギノ角ゴ Pro W3"/>
          </w:rPr>
          <w:t>special e</w:t>
        </w:r>
        <w:r w:rsidR="002E10D8">
          <w:rPr>
            <w:rFonts w:eastAsia="ヒラギノ角ゴ Pro W3"/>
          </w:rPr>
          <w:t>vent/</w:t>
        </w:r>
      </w:ins>
      <w:ins w:id="1563" w:author="Perrine, Martin L. (GSFC-5670)" w:date="2016-04-01T09:48:00Z">
        <w:r w:rsidR="002E10D8">
          <w:rPr>
            <w:rFonts w:eastAsia="ヒラギノ角ゴ Pro W3"/>
          </w:rPr>
          <w:t>e</w:t>
        </w:r>
        <w:r w:rsidR="00480FF2">
          <w:rPr>
            <w:rFonts w:eastAsia="ヒラギノ角ゴ Pro W3"/>
          </w:rPr>
          <w:t>mergency</w:t>
        </w:r>
      </w:ins>
      <w:ins w:id="1564" w:author="Perrine, Martin L. (GSFC-5670)" w:date="2016-01-14T08:58:00Z">
        <w:r w:rsidR="002E10D8">
          <w:rPr>
            <w:rFonts w:eastAsia="ヒラギノ角ゴ Pro W3"/>
          </w:rPr>
          <w:t xml:space="preserve"> o</w:t>
        </w:r>
        <w:r w:rsidR="007710E5">
          <w:rPr>
            <w:rFonts w:eastAsia="ヒラギノ角ゴ Pro W3"/>
          </w:rPr>
          <w:t>perations,</w:t>
        </w:r>
      </w:ins>
      <w:ins w:id="1565" w:author="Perrine, Martin L. (GSFC-5670)" w:date="2016-04-28T17:53:00Z">
        <w:r w:rsidR="00FA7CE2">
          <w:rPr>
            <w:rFonts w:eastAsia="ヒラギノ角ゴ Pro W3"/>
          </w:rPr>
          <w:t xml:space="preserve"> </w:t>
        </w:r>
      </w:ins>
      <w:ins w:id="1566" w:author="Perrine, Martin L. (GSFC-5670)" w:date="2016-01-14T08:58:00Z">
        <w:r w:rsidR="007710E5">
          <w:rPr>
            <w:rFonts w:eastAsia="ヒラギノ角ゴ Pro W3"/>
          </w:rPr>
          <w:t xml:space="preserve">and </w:t>
        </w:r>
      </w:ins>
      <w:ins w:id="1567" w:author="Perrine, Martin L. (GSFC-5670)" w:date="2016-02-03T18:30:00Z">
        <w:r w:rsidR="002E10D8">
          <w:rPr>
            <w:rFonts w:eastAsia="ヒラギノ角ゴ Pro W3"/>
          </w:rPr>
          <w:t>d</w:t>
        </w:r>
        <w:r w:rsidR="00EF1F75">
          <w:rPr>
            <w:rFonts w:eastAsia="ヒラギノ角ゴ Pro W3"/>
          </w:rPr>
          <w:t>egraded mode (</w:t>
        </w:r>
      </w:ins>
      <w:ins w:id="1568" w:author="Perrine, Martin L. (GSFC-5670)" w:date="2016-01-14T08:58:00Z">
        <w:r w:rsidR="002E10D8">
          <w:rPr>
            <w:rFonts w:eastAsia="ヒラギノ角ゴ Pro W3"/>
          </w:rPr>
          <w:t>single f</w:t>
        </w:r>
        <w:r w:rsidR="007710E5">
          <w:rPr>
            <w:rFonts w:eastAsia="ヒラギノ角ゴ Pro W3"/>
          </w:rPr>
          <w:t>ailure</w:t>
        </w:r>
      </w:ins>
      <w:ins w:id="1569" w:author="Perrine, Martin L. (GSFC-5670)" w:date="2016-02-03T18:30:00Z">
        <w:r w:rsidR="00EF1F75">
          <w:rPr>
            <w:rFonts w:eastAsia="ヒラギノ角ゴ Pro W3"/>
          </w:rPr>
          <w:t>)</w:t>
        </w:r>
      </w:ins>
      <w:ins w:id="1570" w:author="Perrine, Martin L. (GSFC-5670)" w:date="2016-01-14T08:58:00Z">
        <w:r w:rsidR="007710E5">
          <w:rPr>
            <w:rFonts w:eastAsia="ヒラギノ角ゴ Pro W3"/>
          </w:rPr>
          <w:t xml:space="preserve"> operations.  </w:t>
        </w:r>
      </w:ins>
      <w:ins w:id="1571" w:author="Perrine, Martin L. (GSFC-5670)" w:date="2016-02-05T15:59:00Z">
        <w:r w:rsidR="00F2348A">
          <w:rPr>
            <w:rFonts w:eastAsia="ヒラギノ角ゴ Pro W3"/>
          </w:rPr>
          <w:t xml:space="preserve">The </w:t>
        </w:r>
      </w:ins>
      <w:ins w:id="1572" w:author="Perrine, Martin L. (GSFC-5670)" w:date="2016-03-31T13:02:00Z">
        <w:r w:rsidR="008B1EC5">
          <w:rPr>
            <w:rFonts w:eastAsia="ヒラギノ角ゴ Pro W3"/>
          </w:rPr>
          <w:t xml:space="preserve">testing, </w:t>
        </w:r>
      </w:ins>
      <w:ins w:id="1573" w:author="Perrine, Martin L. (GSFC-5670)" w:date="2016-03-31T13:03:00Z">
        <w:r w:rsidR="008B1EC5">
          <w:rPr>
            <w:rFonts w:eastAsia="ヒラギノ角ゴ Pro W3"/>
          </w:rPr>
          <w:t>logistics</w:t>
        </w:r>
      </w:ins>
      <w:ins w:id="1574" w:author="Perrine, Martin L. (GSFC-5670)" w:date="2016-03-31T15:27:00Z">
        <w:r w:rsidR="002A050C">
          <w:rPr>
            <w:rFonts w:eastAsia="ヒラギノ角ゴ Pro W3"/>
          </w:rPr>
          <w:t>, transitional</w:t>
        </w:r>
      </w:ins>
      <w:ins w:id="1575" w:author="Perrine, Martin L. (GSFC-5670)" w:date="2016-03-31T13:03:00Z">
        <w:r w:rsidR="008B1EC5">
          <w:rPr>
            <w:rFonts w:eastAsia="ヒラギノ角ゴ Pro W3"/>
          </w:rPr>
          <w:t xml:space="preserve"> and e</w:t>
        </w:r>
      </w:ins>
      <w:ins w:id="1576" w:author="Perrine, Martin L. (GSFC-5670)" w:date="2016-01-14T08:58:00Z">
        <w:r w:rsidR="007710E5">
          <w:rPr>
            <w:rFonts w:eastAsia="ヒラギノ角ゴ Pro W3"/>
          </w:rPr>
          <w:t>nd of life</w:t>
        </w:r>
      </w:ins>
      <w:ins w:id="1577" w:author="Perrine, Martin L. (GSFC-5670)" w:date="2016-02-05T15:59:00Z">
        <w:r w:rsidR="00F2348A">
          <w:rPr>
            <w:rFonts w:eastAsia="ヒラギノ角ゴ Pro W3"/>
          </w:rPr>
          <w:t xml:space="preserve"> scenario</w:t>
        </w:r>
      </w:ins>
      <w:ins w:id="1578" w:author="Perrine, Martin L. (GSFC-5670)" w:date="2016-03-31T13:03:00Z">
        <w:r w:rsidR="008B1EC5">
          <w:rPr>
            <w:rFonts w:eastAsia="ヒラギノ角ゴ Pro W3"/>
          </w:rPr>
          <w:t>s</w:t>
        </w:r>
      </w:ins>
      <w:ins w:id="1579" w:author="Perrine, Martin L. (GSFC-5670)" w:date="2016-01-14T08:58:00Z">
        <w:r w:rsidR="007710E5">
          <w:rPr>
            <w:rFonts w:eastAsia="ヒラギノ角ゴ Pro W3"/>
          </w:rPr>
          <w:t xml:space="preserve"> </w:t>
        </w:r>
      </w:ins>
      <w:ins w:id="1580" w:author="Perrine, Martin L. (GSFC-5670)" w:date="2016-03-31T13:03:00Z">
        <w:r w:rsidR="008B1EC5">
          <w:rPr>
            <w:rFonts w:eastAsia="ヒラギノ角ゴ Pro W3"/>
          </w:rPr>
          <w:t>are</w:t>
        </w:r>
      </w:ins>
      <w:ins w:id="1581" w:author="Perrine, Martin L. (GSFC-5670)" w:date="2016-01-14T08:58:00Z">
        <w:r w:rsidR="007710E5">
          <w:rPr>
            <w:rFonts w:eastAsia="ヒラギノ角ゴ Pro W3"/>
          </w:rPr>
          <w:t xml:space="preserve"> addressed </w:t>
        </w:r>
      </w:ins>
      <w:ins w:id="1582" w:author="Perrine, Martin L. (GSFC-5670)" w:date="2016-01-14T08:59:00Z">
        <w:r w:rsidR="007710E5">
          <w:rPr>
            <w:rFonts w:eastAsia="ヒラギノ角ゴ Pro W3"/>
          </w:rPr>
          <w:t>separately</w:t>
        </w:r>
      </w:ins>
      <w:ins w:id="1583" w:author="Perrine, Martin L. (GSFC-5670)" w:date="2016-01-14T08:58:00Z">
        <w:r w:rsidR="007710E5">
          <w:rPr>
            <w:rFonts w:eastAsia="ヒラギノ角ゴ Pro W3"/>
          </w:rPr>
          <w:t>.</w:t>
        </w:r>
      </w:ins>
    </w:p>
    <w:p w14:paraId="290B4F73" w14:textId="77777777" w:rsidR="00C6560E" w:rsidRDefault="00AF1AEF">
      <w:pPr>
        <w:pStyle w:val="Heading2"/>
        <w:rPr>
          <w:ins w:id="1584" w:author="Perrine, Martin L. (GSFC-5670)" w:date="2016-01-13T17:36:00Z"/>
          <w:rFonts w:eastAsia="ヒラギノ角ゴ Pro W3"/>
        </w:rPr>
        <w:pPrChange w:id="1585" w:author="Perrine, Martin L. (GSFC-5670)" w:date="2016-04-01T09:21:00Z">
          <w:pPr>
            <w:spacing w:before="0" w:after="0"/>
            <w:jc w:val="left"/>
          </w:pPr>
        </w:pPrChange>
      </w:pPr>
      <w:ins w:id="1586" w:author="Perrine, Martin L. (GSFC-5670)" w:date="2016-01-13T17:31:00Z">
        <w:r w:rsidRPr="00C6560E">
          <w:rPr>
            <w:rFonts w:eastAsia="ヒラギノ角ゴ Pro W3"/>
          </w:rPr>
          <w:lastRenderedPageBreak/>
          <w:t xml:space="preserve"> </w:t>
        </w:r>
        <w:bookmarkStart w:id="1587" w:name="_Toc450640936"/>
        <w:r w:rsidRPr="00C6560E">
          <w:rPr>
            <w:rFonts w:eastAsia="ヒラギノ角ゴ Pro W3"/>
          </w:rPr>
          <w:t>Nominal Operations</w:t>
        </w:r>
      </w:ins>
      <w:bookmarkEnd w:id="1587"/>
    </w:p>
    <w:p w14:paraId="3B0C3AAA" w14:textId="3CF3A788" w:rsidR="001430EB" w:rsidRPr="00BC1B38" w:rsidRDefault="003533E3">
      <w:pPr>
        <w:pStyle w:val="Heading4"/>
        <w:numPr>
          <w:ilvl w:val="1"/>
          <w:numId w:val="63"/>
        </w:numPr>
        <w:rPr>
          <w:ins w:id="1588" w:author="Perrine, Martin L. (GSFC-5670)" w:date="2016-03-31T13:32:00Z"/>
          <w:rFonts w:ascii="Times New Roman" w:hAnsi="Times New Roman"/>
          <w:b w:val="0"/>
          <w:color w:val="222222"/>
          <w:szCs w:val="24"/>
          <w:shd w:val="clear" w:color="auto" w:fill="FFFFFF"/>
          <w:rPrChange w:id="1589" w:author="Perrine, Martin L. (GSFC-5670)" w:date="2016-04-08T15:12:00Z">
            <w:rPr>
              <w:ins w:id="1590" w:author="Perrine, Martin L. (GSFC-5670)" w:date="2016-03-31T13:32:00Z"/>
              <w:rFonts w:ascii="Times New Roman" w:hAnsi="Times New Roman"/>
              <w:color w:val="222222"/>
              <w:szCs w:val="24"/>
              <w:shd w:val="clear" w:color="auto" w:fill="FFFFFF"/>
            </w:rPr>
          </w:rPrChange>
        </w:rPr>
        <w:pPrChange w:id="1591" w:author="Perrine, Martin L. (GSFC-5670)" w:date="2016-04-08T13:40:00Z">
          <w:pPr>
            <w:pStyle w:val="Heading3"/>
          </w:pPr>
        </w:pPrChange>
      </w:pPr>
      <w:ins w:id="1592" w:author="Perrine, Martin L. (GSFC-5670)" w:date="2016-03-31T13:30:00Z">
        <w:r w:rsidRPr="003533E3">
          <w:rPr>
            <w:rFonts w:ascii="Times New Roman" w:hAnsi="Times New Roman"/>
            <w:b w:val="0"/>
            <w:color w:val="222222"/>
            <w:szCs w:val="24"/>
            <w:shd w:val="clear" w:color="auto" w:fill="FFFFFF"/>
          </w:rPr>
          <w:t xml:space="preserve">DAPHNE is </w:t>
        </w:r>
      </w:ins>
      <w:ins w:id="1593" w:author="Perrine, Martin L. (GSFC-5670)" w:date="2016-04-08T15:34:00Z">
        <w:r>
          <w:rPr>
            <w:rFonts w:ascii="Times New Roman" w:hAnsi="Times New Roman"/>
            <w:b w:val="0"/>
            <w:color w:val="222222"/>
            <w:szCs w:val="24"/>
            <w:shd w:val="clear" w:color="auto" w:fill="FFFFFF"/>
          </w:rPr>
          <w:t xml:space="preserve">manually </w:t>
        </w:r>
      </w:ins>
      <w:ins w:id="1594" w:author="Perrine, Martin L. (GSFC-5670)" w:date="2016-03-31T13:30:00Z">
        <w:r w:rsidRPr="003533E3">
          <w:rPr>
            <w:rFonts w:ascii="Times New Roman" w:hAnsi="Times New Roman"/>
            <w:b w:val="0"/>
            <w:color w:val="222222"/>
            <w:szCs w:val="24"/>
            <w:shd w:val="clear" w:color="auto" w:fill="FFFFFF"/>
          </w:rPr>
          <w:t>turned on and</w:t>
        </w:r>
        <w:r w:rsidR="001430EB" w:rsidRPr="00BC1B38">
          <w:rPr>
            <w:rFonts w:ascii="Times New Roman" w:hAnsi="Times New Roman"/>
            <w:b w:val="0"/>
            <w:color w:val="222222"/>
            <w:szCs w:val="24"/>
            <w:shd w:val="clear" w:color="auto" w:fill="FFFFFF"/>
            <w:rPrChange w:id="1595" w:author="Perrine, Martin L. (GSFC-5670)" w:date="2016-04-08T15:12:00Z">
              <w:rPr>
                <w:rFonts w:ascii="Times New Roman" w:hAnsi="Times New Roman"/>
                <w:color w:val="222222"/>
                <w:szCs w:val="24"/>
                <w:shd w:val="clear" w:color="auto" w:fill="FFFFFF"/>
              </w:rPr>
            </w:rPrChange>
          </w:rPr>
          <w:t xml:space="preserve"> performs </w:t>
        </w:r>
      </w:ins>
      <w:ins w:id="1596" w:author="Perrine, Martin L. (GSFC-5670)" w:date="2016-04-08T15:30:00Z">
        <w:r>
          <w:rPr>
            <w:rFonts w:ascii="Times New Roman" w:hAnsi="Times New Roman"/>
            <w:b w:val="0"/>
            <w:color w:val="222222"/>
            <w:szCs w:val="24"/>
            <w:shd w:val="clear" w:color="auto" w:fill="FFFFFF"/>
          </w:rPr>
          <w:t>a</w:t>
        </w:r>
      </w:ins>
      <w:ins w:id="1597" w:author="Perrine, Martin L. (GSFC-5670)" w:date="2016-04-27T16:57:00Z">
        <w:r w:rsidR="008E4D81">
          <w:rPr>
            <w:rFonts w:ascii="Times New Roman" w:hAnsi="Times New Roman"/>
            <w:b w:val="0"/>
            <w:color w:val="222222"/>
            <w:szCs w:val="24"/>
            <w:shd w:val="clear" w:color="auto" w:fill="FFFFFF"/>
          </w:rPr>
          <w:t>n autonomous</w:t>
        </w:r>
      </w:ins>
      <w:ins w:id="1598" w:author="Perrine, Martin L. (GSFC-5670)" w:date="2016-04-08T15:30:00Z">
        <w:r>
          <w:rPr>
            <w:rFonts w:ascii="Times New Roman" w:hAnsi="Times New Roman"/>
            <w:b w:val="0"/>
            <w:color w:val="222222"/>
            <w:szCs w:val="24"/>
            <w:shd w:val="clear" w:color="auto" w:fill="FFFFFF"/>
          </w:rPr>
          <w:t xml:space="preserve"> </w:t>
        </w:r>
        <w:r w:rsidRPr="003533E3">
          <w:rPr>
            <w:rFonts w:ascii="Times New Roman" w:hAnsi="Times New Roman"/>
            <w:b w:val="0"/>
            <w:color w:val="222222"/>
            <w:szCs w:val="24"/>
            <w:shd w:val="clear" w:color="auto" w:fill="FFFFFF"/>
          </w:rPr>
          <w:t>self-check</w:t>
        </w:r>
      </w:ins>
      <w:ins w:id="1599" w:author="Perrine, Martin L. (GSFC-5670)" w:date="2016-03-31T13:30:00Z">
        <w:r w:rsidRPr="003533E3">
          <w:rPr>
            <w:rFonts w:ascii="Times New Roman" w:hAnsi="Times New Roman"/>
            <w:b w:val="0"/>
            <w:color w:val="222222"/>
            <w:szCs w:val="24"/>
            <w:shd w:val="clear" w:color="auto" w:fill="FFFFFF"/>
          </w:rPr>
          <w:t>.</w:t>
        </w:r>
        <w:r w:rsidR="001430EB" w:rsidRPr="00BC1B38">
          <w:rPr>
            <w:rFonts w:ascii="Times New Roman" w:hAnsi="Times New Roman"/>
            <w:b w:val="0"/>
            <w:color w:val="222222"/>
            <w:szCs w:val="24"/>
            <w:shd w:val="clear" w:color="auto" w:fill="FFFFFF"/>
            <w:rPrChange w:id="1600" w:author="Perrine, Martin L. (GSFC-5670)" w:date="2016-04-08T15:12:00Z">
              <w:rPr>
                <w:rFonts w:ascii="Times New Roman" w:hAnsi="Times New Roman"/>
                <w:color w:val="222222"/>
                <w:szCs w:val="24"/>
                <w:shd w:val="clear" w:color="auto" w:fill="FFFFFF"/>
              </w:rPr>
            </w:rPrChange>
          </w:rPr>
          <w:t xml:space="preserve"> </w:t>
        </w:r>
      </w:ins>
    </w:p>
    <w:p w14:paraId="75981703" w14:textId="05E4DF4E" w:rsidR="001430EB" w:rsidRDefault="001430EB">
      <w:pPr>
        <w:pStyle w:val="Heading4"/>
        <w:numPr>
          <w:ilvl w:val="1"/>
          <w:numId w:val="63"/>
        </w:numPr>
        <w:rPr>
          <w:ins w:id="1601" w:author="Perrine, Martin L. (GSFC-5670)" w:date="2016-04-27T17:43:00Z"/>
          <w:rFonts w:ascii="Times New Roman" w:hAnsi="Times New Roman"/>
          <w:b w:val="0"/>
          <w:color w:val="222222"/>
          <w:szCs w:val="24"/>
          <w:shd w:val="clear" w:color="auto" w:fill="FFFFFF"/>
        </w:rPr>
        <w:pPrChange w:id="1602" w:author="Perrine, Martin L. (GSFC-5670)" w:date="2016-05-02T09:46:00Z">
          <w:pPr>
            <w:pStyle w:val="Heading3"/>
          </w:pPr>
        </w:pPrChange>
      </w:pPr>
      <w:ins w:id="1603" w:author="Perrine, Martin L. (GSFC-5670)" w:date="2016-03-31T13:32:00Z">
        <w:r w:rsidRPr="00BC1B38">
          <w:rPr>
            <w:rFonts w:ascii="Times New Roman" w:hAnsi="Times New Roman"/>
            <w:b w:val="0"/>
            <w:color w:val="222222"/>
            <w:szCs w:val="24"/>
            <w:shd w:val="clear" w:color="auto" w:fill="FFFFFF"/>
            <w:rPrChange w:id="1604" w:author="Perrine, Martin L. (GSFC-5670)" w:date="2016-04-08T15:12:00Z">
              <w:rPr>
                <w:rFonts w:ascii="Times New Roman" w:hAnsi="Times New Roman"/>
                <w:color w:val="222222"/>
                <w:szCs w:val="24"/>
                <w:shd w:val="clear" w:color="auto" w:fill="FFFFFF"/>
              </w:rPr>
            </w:rPrChange>
          </w:rPr>
          <w:t>DAPHNE wait</w:t>
        </w:r>
      </w:ins>
      <w:ins w:id="1605" w:author="Perrine, Martin L. (GSFC-5670)" w:date="2016-05-10T07:59:00Z">
        <w:r w:rsidR="004E23F5">
          <w:rPr>
            <w:rFonts w:ascii="Times New Roman" w:hAnsi="Times New Roman"/>
            <w:b w:val="0"/>
            <w:color w:val="222222"/>
            <w:szCs w:val="24"/>
            <w:shd w:val="clear" w:color="auto" w:fill="FFFFFF"/>
          </w:rPr>
          <w:t>s</w:t>
        </w:r>
      </w:ins>
      <w:ins w:id="1606" w:author="Perrine, Martin L. (GSFC-5670)" w:date="2016-03-31T13:32:00Z">
        <w:r w:rsidRPr="00BC1B38">
          <w:rPr>
            <w:rFonts w:ascii="Times New Roman" w:hAnsi="Times New Roman"/>
            <w:b w:val="0"/>
            <w:color w:val="222222"/>
            <w:szCs w:val="24"/>
            <w:shd w:val="clear" w:color="auto" w:fill="FFFFFF"/>
            <w:rPrChange w:id="1607" w:author="Perrine, Martin L. (GSFC-5670)" w:date="2016-04-08T15:12:00Z">
              <w:rPr>
                <w:rFonts w:ascii="Times New Roman" w:hAnsi="Times New Roman"/>
                <w:color w:val="222222"/>
                <w:szCs w:val="24"/>
                <w:shd w:val="clear" w:color="auto" w:fill="FFFFFF"/>
              </w:rPr>
            </w:rPrChange>
          </w:rPr>
          <w:t xml:space="preserve"> for a command</w:t>
        </w:r>
      </w:ins>
      <w:ins w:id="1608" w:author="Perrine, Martin L. (GSFC-5670)" w:date="2016-03-31T13:33:00Z">
        <w:r w:rsidRPr="00BC1B38">
          <w:rPr>
            <w:rFonts w:ascii="Times New Roman" w:hAnsi="Times New Roman"/>
            <w:b w:val="0"/>
            <w:color w:val="222222"/>
            <w:szCs w:val="24"/>
            <w:shd w:val="clear" w:color="auto" w:fill="FFFFFF"/>
            <w:rPrChange w:id="1609" w:author="Perrine, Martin L. (GSFC-5670)" w:date="2016-04-08T15:12:00Z">
              <w:rPr>
                <w:rFonts w:ascii="Times New Roman" w:hAnsi="Times New Roman"/>
                <w:color w:val="222222"/>
                <w:szCs w:val="24"/>
                <w:shd w:val="clear" w:color="auto" w:fill="FFFFFF"/>
              </w:rPr>
            </w:rPrChange>
          </w:rPr>
          <w:t xml:space="preserve"> from M&amp;C</w:t>
        </w:r>
      </w:ins>
      <w:ins w:id="1610" w:author="Perrine, Martin L. (GSFC-5670)" w:date="2016-03-31T13:30:00Z">
        <w:r w:rsidRPr="00BC1B38">
          <w:rPr>
            <w:rFonts w:ascii="Times New Roman" w:hAnsi="Times New Roman"/>
            <w:b w:val="0"/>
            <w:color w:val="222222"/>
            <w:szCs w:val="24"/>
            <w:shd w:val="clear" w:color="auto" w:fill="FFFFFF"/>
            <w:rPrChange w:id="1611" w:author="Perrine, Martin L. (GSFC-5670)" w:date="2016-04-08T15:12:00Z">
              <w:rPr>
                <w:rFonts w:ascii="Times New Roman" w:hAnsi="Times New Roman"/>
                <w:color w:val="222222"/>
                <w:szCs w:val="24"/>
                <w:shd w:val="clear" w:color="auto" w:fill="FFFFFF"/>
              </w:rPr>
            </w:rPrChange>
          </w:rPr>
          <w:t>.</w:t>
        </w:r>
      </w:ins>
      <w:ins w:id="1612" w:author="Perrine, Martin L. (GSFC-5670)" w:date="2016-04-27T17:43:00Z">
        <w:r w:rsidR="00872BF8">
          <w:rPr>
            <w:rFonts w:ascii="Times New Roman" w:hAnsi="Times New Roman"/>
            <w:b w:val="0"/>
            <w:color w:val="222222"/>
            <w:szCs w:val="24"/>
            <w:shd w:val="clear" w:color="auto" w:fill="FFFFFF"/>
          </w:rPr>
          <w:t xml:space="preserve"> </w:t>
        </w:r>
      </w:ins>
    </w:p>
    <w:p w14:paraId="070C516B" w14:textId="5501A463" w:rsidR="00F2348A" w:rsidRPr="00BC1B38" w:rsidRDefault="00F2348A">
      <w:pPr>
        <w:pStyle w:val="Heading4"/>
        <w:numPr>
          <w:ilvl w:val="1"/>
          <w:numId w:val="63"/>
        </w:numPr>
        <w:rPr>
          <w:ins w:id="1613" w:author="Perrine, Martin L. (GSFC-5670)" w:date="2016-02-05T16:04:00Z"/>
          <w:rFonts w:ascii="Times New Roman" w:hAnsi="Times New Roman"/>
          <w:b w:val="0"/>
          <w:color w:val="222222"/>
          <w:szCs w:val="24"/>
          <w:shd w:val="clear" w:color="auto" w:fill="FFFFFF"/>
          <w:rPrChange w:id="1614" w:author="Perrine, Martin L. (GSFC-5670)" w:date="2016-04-08T15:12:00Z">
            <w:rPr>
              <w:ins w:id="1615" w:author="Perrine, Martin L. (GSFC-5670)" w:date="2016-02-05T16:04:00Z"/>
              <w:rFonts w:ascii="Times New Roman" w:hAnsi="Times New Roman"/>
              <w:color w:val="222222"/>
              <w:szCs w:val="24"/>
              <w:shd w:val="clear" w:color="auto" w:fill="FFFFFF"/>
            </w:rPr>
          </w:rPrChange>
        </w:rPr>
        <w:pPrChange w:id="1616" w:author="Perrine, Martin L. (GSFC-5670)" w:date="2016-04-08T13:40:00Z">
          <w:pPr>
            <w:pStyle w:val="Heading3"/>
          </w:pPr>
        </w:pPrChange>
      </w:pPr>
      <w:ins w:id="1617" w:author="Perrine, Martin L. (GSFC-5670)" w:date="2016-02-05T16:04:00Z">
        <w:r w:rsidRPr="00BC1B38">
          <w:rPr>
            <w:rFonts w:ascii="Times New Roman" w:hAnsi="Times New Roman"/>
            <w:b w:val="0"/>
            <w:color w:val="222222"/>
            <w:szCs w:val="24"/>
            <w:shd w:val="clear" w:color="auto" w:fill="FFFFFF"/>
            <w:rPrChange w:id="1618" w:author="Perrine, Martin L. (GSFC-5670)" w:date="2016-04-08T15:12:00Z">
              <w:rPr>
                <w:rFonts w:ascii="Times New Roman" w:hAnsi="Times New Roman"/>
                <w:color w:val="222222"/>
                <w:szCs w:val="24"/>
                <w:shd w:val="clear" w:color="auto" w:fill="FFFFFF"/>
              </w:rPr>
            </w:rPrChange>
          </w:rPr>
          <w:t>The NEN M&amp;C will receive a conflict free schedule from NIMO’s Near Earth Network Scheduling Engine (NENSE).</w:t>
        </w:r>
      </w:ins>
      <w:ins w:id="1619" w:author="Perrine, Martin L. (GSFC-5670)" w:date="2016-02-09T09:01:00Z">
        <w:r w:rsidR="008D73FD" w:rsidRPr="00BC1B38">
          <w:rPr>
            <w:rFonts w:ascii="Times New Roman" w:hAnsi="Times New Roman"/>
            <w:b w:val="0"/>
            <w:color w:val="222222"/>
            <w:szCs w:val="24"/>
            <w:shd w:val="clear" w:color="auto" w:fill="FFFFFF"/>
            <w:rPrChange w:id="1620" w:author="Perrine, Martin L. (GSFC-5670)" w:date="2016-04-08T15:12:00Z">
              <w:rPr>
                <w:rFonts w:ascii="Times New Roman" w:hAnsi="Times New Roman"/>
                <w:color w:val="222222"/>
                <w:szCs w:val="24"/>
                <w:shd w:val="clear" w:color="auto" w:fill="FFFFFF"/>
              </w:rPr>
            </w:rPrChange>
          </w:rPr>
          <w:t xml:space="preserve"> </w:t>
        </w:r>
      </w:ins>
    </w:p>
    <w:p w14:paraId="4395BE41" w14:textId="3BDDB4B4" w:rsidR="00E81A13" w:rsidRPr="00BC1B38" w:rsidDel="00C6560E" w:rsidRDefault="002E7814">
      <w:pPr>
        <w:pStyle w:val="Heading4"/>
        <w:numPr>
          <w:ilvl w:val="1"/>
          <w:numId w:val="63"/>
        </w:numPr>
        <w:rPr>
          <w:del w:id="1621" w:author="Perrine, Martin L. (GSFC-5670)" w:date="2016-01-13T17:34:00Z"/>
          <w:rFonts w:ascii="Times New Roman" w:hAnsi="Times New Roman"/>
          <w:b w:val="0"/>
          <w:color w:val="222222"/>
          <w:szCs w:val="24"/>
          <w:shd w:val="clear" w:color="auto" w:fill="FFFFFF"/>
          <w:rPrChange w:id="1622" w:author="Perrine, Martin L. (GSFC-5670)" w:date="2016-04-08T15:12:00Z">
            <w:rPr>
              <w:del w:id="1623" w:author="Perrine, Martin L. (GSFC-5670)" w:date="2016-01-13T17:34:00Z"/>
              <w:rFonts w:eastAsia="ヒラギノ角ゴ Pro W3"/>
            </w:rPr>
          </w:rPrChange>
        </w:rPr>
        <w:pPrChange w:id="1624" w:author="Perrine, Martin L. (GSFC-5670)" w:date="2016-04-08T13:40:00Z">
          <w:pPr>
            <w:pStyle w:val="Heading3"/>
          </w:pPr>
        </w:pPrChange>
      </w:pPr>
      <w:ins w:id="1625" w:author="Perrine, Martin L. (GSFC-5670)" w:date="2016-01-13T17:45:00Z">
        <w:r w:rsidRPr="004E2B98">
          <w:rPr>
            <w:rFonts w:ascii="Times New Roman" w:hAnsi="Times New Roman"/>
            <w:b w:val="0"/>
            <w:color w:val="222222"/>
            <w:szCs w:val="24"/>
            <w:shd w:val="clear" w:color="auto" w:fill="FFFFFF"/>
          </w:rPr>
          <w:t xml:space="preserve">Remote </w:t>
        </w:r>
      </w:ins>
      <w:ins w:id="1626" w:author="Perrine, Martin L. (GSFC-5670)" w:date="2016-02-09T08:59:00Z">
        <w:r w:rsidR="008D73FD" w:rsidRPr="004E2B98">
          <w:rPr>
            <w:rFonts w:ascii="Times New Roman" w:hAnsi="Times New Roman"/>
            <w:b w:val="0"/>
            <w:color w:val="222222"/>
            <w:szCs w:val="24"/>
            <w:shd w:val="clear" w:color="auto" w:fill="FFFFFF"/>
          </w:rPr>
          <w:t>C</w:t>
        </w:r>
      </w:ins>
      <w:ins w:id="1627" w:author="Perrine, Martin L. (GSFC-5670)" w:date="2016-01-14T08:59:00Z">
        <w:r w:rsidR="007710E5" w:rsidRPr="004E2B98">
          <w:rPr>
            <w:rFonts w:ascii="Times New Roman" w:hAnsi="Times New Roman"/>
            <w:b w:val="0"/>
            <w:color w:val="222222"/>
            <w:szCs w:val="24"/>
            <w:shd w:val="clear" w:color="auto" w:fill="FFFFFF"/>
          </w:rPr>
          <w:t>onfiguration</w:t>
        </w:r>
      </w:ins>
      <w:del w:id="1628" w:author="Perrine, Martin L. (GSFC-5670)" w:date="2016-02-05T16:00:00Z">
        <w:r w:rsidR="00E81A13" w:rsidRPr="00BC1B38" w:rsidDel="00F2348A">
          <w:rPr>
            <w:rFonts w:ascii="Times New Roman" w:hAnsi="Times New Roman"/>
            <w:color w:val="222222"/>
            <w:szCs w:val="24"/>
            <w:shd w:val="clear" w:color="auto" w:fill="FFFFFF"/>
            <w:rPrChange w:id="1629" w:author="Perrine, Martin L. (GSFC-5670)" w:date="2016-04-08T15:12:00Z">
              <w:rPr>
                <w:rFonts w:eastAsia="ヒラギノ角ゴ Pro W3"/>
              </w:rPr>
            </w:rPrChange>
          </w:rPr>
          <w:delText>Schedule Driven</w:delText>
        </w:r>
      </w:del>
      <w:ins w:id="1630" w:author="Perrine, Martin L. (GSFC-5670)" w:date="2016-01-13T17:39:00Z">
        <w:r w:rsidR="00C6560E" w:rsidRPr="004E2B98">
          <w:rPr>
            <w:rFonts w:ascii="Times New Roman" w:hAnsi="Times New Roman"/>
            <w:b w:val="0"/>
            <w:color w:val="222222"/>
            <w:szCs w:val="24"/>
            <w:shd w:val="clear" w:color="auto" w:fill="FFFFFF"/>
          </w:rPr>
          <w:t>:</w:t>
        </w:r>
      </w:ins>
    </w:p>
    <w:p w14:paraId="290F35B3" w14:textId="77777777" w:rsidR="004E23F5" w:rsidRDefault="00C6560E">
      <w:pPr>
        <w:pStyle w:val="Heading4"/>
        <w:numPr>
          <w:ilvl w:val="1"/>
          <w:numId w:val="63"/>
        </w:numPr>
        <w:rPr>
          <w:ins w:id="1631" w:author="Perrine, Martin L. (GSFC-5670)" w:date="2016-05-10T08:00:00Z"/>
          <w:rFonts w:ascii="Times New Roman" w:hAnsi="Times New Roman"/>
          <w:b w:val="0"/>
          <w:color w:val="222222"/>
          <w:szCs w:val="24"/>
          <w:shd w:val="clear" w:color="auto" w:fill="FFFFFF"/>
        </w:rPr>
        <w:pPrChange w:id="1632" w:author="Perrine, Martin L. (GSFC-5670)" w:date="2016-04-08T13:40:00Z">
          <w:pPr>
            <w:pStyle w:val="Heading3"/>
          </w:pPr>
        </w:pPrChange>
      </w:pPr>
      <w:ins w:id="1633" w:author="Perrine, Martin L. (GSFC-5670)" w:date="2016-01-13T17:34:00Z">
        <w:r w:rsidRPr="00BC1B38">
          <w:rPr>
            <w:rFonts w:ascii="Times New Roman" w:hAnsi="Times New Roman"/>
            <w:b w:val="0"/>
            <w:color w:val="222222"/>
            <w:szCs w:val="24"/>
            <w:shd w:val="clear" w:color="auto" w:fill="FFFFFF"/>
            <w:rPrChange w:id="1634" w:author="Perrine, Martin L. (GSFC-5670)" w:date="2016-04-08T15:12:00Z">
              <w:rPr>
                <w:rFonts w:ascii="Times New Roman" w:hAnsi="Times New Roman"/>
                <w:color w:val="222222"/>
                <w:szCs w:val="24"/>
                <w:shd w:val="clear" w:color="auto" w:fill="FFFFFF"/>
              </w:rPr>
            </w:rPrChange>
          </w:rPr>
          <w:t xml:space="preserve"> </w:t>
        </w:r>
      </w:ins>
      <w:del w:id="1635" w:author="Perrine, Martin L. (GSFC-5670)" w:date="2016-02-05T16:00:00Z">
        <w:r w:rsidR="00E81A13" w:rsidRPr="00BC1B38" w:rsidDel="00F2348A">
          <w:rPr>
            <w:rFonts w:ascii="Times New Roman" w:hAnsi="Times New Roman"/>
            <w:b w:val="0"/>
            <w:color w:val="222222"/>
            <w:szCs w:val="24"/>
            <w:shd w:val="clear" w:color="auto" w:fill="FFFFFF"/>
            <w:rPrChange w:id="1636" w:author="Perrine, Martin L. (GSFC-5670)" w:date="2016-04-08T15:12:00Z">
              <w:rPr>
                <w:rFonts w:ascii="Times New Roman" w:hAnsi="Times New Roman"/>
                <w:color w:val="222222"/>
                <w:szCs w:val="24"/>
                <w:shd w:val="clear" w:color="auto" w:fill="FFFFFF"/>
              </w:rPr>
            </w:rPrChange>
          </w:rPr>
          <w:delText xml:space="preserve">The </w:delText>
        </w:r>
      </w:del>
      <w:del w:id="1637" w:author="Perrine, Martin L. (GSFC-5670)" w:date="2016-01-19T10:57:00Z">
        <w:r w:rsidR="00E81A13" w:rsidRPr="00BC1B38" w:rsidDel="00171842">
          <w:rPr>
            <w:rFonts w:ascii="Times New Roman" w:hAnsi="Times New Roman"/>
            <w:b w:val="0"/>
            <w:color w:val="222222"/>
            <w:szCs w:val="24"/>
            <w:shd w:val="clear" w:color="auto" w:fill="FFFFFF"/>
            <w:rPrChange w:id="1638" w:author="Perrine, Martin L. (GSFC-5670)" w:date="2016-04-08T15:12:00Z">
              <w:rPr>
                <w:rFonts w:ascii="Times New Roman" w:hAnsi="Times New Roman"/>
                <w:color w:val="222222"/>
                <w:szCs w:val="24"/>
                <w:shd w:val="clear" w:color="auto" w:fill="FFFFFF"/>
              </w:rPr>
            </w:rPrChange>
          </w:rPr>
          <w:delText>NENG</w:delText>
        </w:r>
      </w:del>
      <w:del w:id="1639" w:author="Perrine, Martin L. (GSFC-5670)" w:date="2016-02-05T16:00:00Z">
        <w:r w:rsidR="00E81A13" w:rsidRPr="00BC1B38" w:rsidDel="00F2348A">
          <w:rPr>
            <w:rFonts w:ascii="Times New Roman" w:hAnsi="Times New Roman"/>
            <w:b w:val="0"/>
            <w:color w:val="222222"/>
            <w:szCs w:val="24"/>
            <w:shd w:val="clear" w:color="auto" w:fill="FFFFFF"/>
            <w:rPrChange w:id="1640" w:author="Perrine, Martin L. (GSFC-5670)" w:date="2016-04-08T15:12:00Z">
              <w:rPr>
                <w:rFonts w:ascii="Times New Roman" w:hAnsi="Times New Roman"/>
                <w:color w:val="222222"/>
                <w:szCs w:val="24"/>
                <w:shd w:val="clear" w:color="auto" w:fill="FFFFFF"/>
              </w:rPr>
            </w:rPrChange>
          </w:rPr>
          <w:delText xml:space="preserve"> System</w:delText>
        </w:r>
      </w:del>
      <w:del w:id="1641" w:author="Perrine, Martin L. (GSFC-5670)" w:date="2016-02-05T16:04:00Z">
        <w:r w:rsidR="00E81A13" w:rsidRPr="00BC1B38" w:rsidDel="00F2348A">
          <w:rPr>
            <w:rFonts w:ascii="Times New Roman" w:hAnsi="Times New Roman"/>
            <w:b w:val="0"/>
            <w:color w:val="222222"/>
            <w:szCs w:val="24"/>
            <w:shd w:val="clear" w:color="auto" w:fill="FFFFFF"/>
            <w:rPrChange w:id="1642" w:author="Perrine, Martin L. (GSFC-5670)" w:date="2016-04-08T15:12:00Z">
              <w:rPr>
                <w:rFonts w:ascii="Times New Roman" w:hAnsi="Times New Roman"/>
                <w:color w:val="222222"/>
                <w:szCs w:val="24"/>
                <w:shd w:val="clear" w:color="auto" w:fill="FFFFFF"/>
              </w:rPr>
            </w:rPrChange>
          </w:rPr>
          <w:delText xml:space="preserve"> will receive a conflict free schedule from Near Earth Network Scheduling Engine (NENSE)</w:delText>
        </w:r>
      </w:del>
      <w:r w:rsidR="00E81A13" w:rsidRPr="00BC1B38">
        <w:rPr>
          <w:rFonts w:ascii="Times New Roman" w:hAnsi="Times New Roman"/>
          <w:b w:val="0"/>
          <w:color w:val="222222"/>
          <w:szCs w:val="24"/>
          <w:shd w:val="clear" w:color="auto" w:fill="FFFFFF"/>
          <w:rPrChange w:id="1643" w:author="Perrine, Martin L. (GSFC-5670)" w:date="2016-04-08T15:12:00Z">
            <w:rPr>
              <w:rFonts w:ascii="Times New Roman" w:hAnsi="Times New Roman"/>
              <w:color w:val="222222"/>
              <w:szCs w:val="24"/>
              <w:shd w:val="clear" w:color="auto" w:fill="FFFFFF"/>
            </w:rPr>
          </w:rPrChange>
        </w:rPr>
        <w:t xml:space="preserve"> </w:t>
      </w:r>
      <w:ins w:id="1644" w:author="Perrine, Martin L. (GSFC-5670)" w:date="2016-02-05T16:05:00Z">
        <w:r w:rsidR="00F2348A" w:rsidRPr="00BC1B38">
          <w:rPr>
            <w:rFonts w:ascii="Times New Roman" w:hAnsi="Times New Roman"/>
            <w:b w:val="0"/>
            <w:color w:val="222222"/>
            <w:szCs w:val="24"/>
            <w:shd w:val="clear" w:color="auto" w:fill="FFFFFF"/>
            <w:rPrChange w:id="1645" w:author="Perrine, Martin L. (GSFC-5670)" w:date="2016-04-08T15:12:00Z">
              <w:rPr>
                <w:rFonts w:ascii="Times New Roman" w:hAnsi="Times New Roman"/>
                <w:color w:val="222222"/>
                <w:szCs w:val="24"/>
                <w:shd w:val="clear" w:color="auto" w:fill="FFFFFF"/>
              </w:rPr>
            </w:rPrChange>
          </w:rPr>
          <w:t xml:space="preserve">NEN </w:t>
        </w:r>
      </w:ins>
      <w:ins w:id="1646" w:author="Perrine, Martin L. (GSFC-5670)" w:date="2016-04-27T16:58:00Z">
        <w:r w:rsidR="008E4D81">
          <w:rPr>
            <w:rFonts w:ascii="Times New Roman" w:hAnsi="Times New Roman"/>
            <w:b w:val="0"/>
            <w:color w:val="222222"/>
            <w:szCs w:val="24"/>
            <w:shd w:val="clear" w:color="auto" w:fill="FFFFFF"/>
          </w:rPr>
          <w:t xml:space="preserve">M&amp;C </w:t>
        </w:r>
      </w:ins>
      <w:ins w:id="1647" w:author="Perrine, Martin L. (GSFC-5670)" w:date="2016-02-05T16:05:00Z">
        <w:r w:rsidR="00F2348A" w:rsidRPr="00BC1B38">
          <w:rPr>
            <w:rFonts w:ascii="Times New Roman" w:hAnsi="Times New Roman"/>
            <w:b w:val="0"/>
            <w:color w:val="222222"/>
            <w:szCs w:val="24"/>
            <w:shd w:val="clear" w:color="auto" w:fill="FFFFFF"/>
            <w:rPrChange w:id="1648" w:author="Perrine, Martin L. (GSFC-5670)" w:date="2016-04-08T15:12:00Z">
              <w:rPr>
                <w:rFonts w:ascii="Times New Roman" w:hAnsi="Times New Roman"/>
                <w:color w:val="222222"/>
                <w:szCs w:val="24"/>
                <w:shd w:val="clear" w:color="auto" w:fill="FFFFFF"/>
              </w:rPr>
            </w:rPrChange>
          </w:rPr>
          <w:t xml:space="preserve">will command DAPHNE to load a </w:t>
        </w:r>
      </w:ins>
      <w:ins w:id="1649" w:author="Perrine, Martin L. (GSFC-5670)" w:date="2016-02-09T08:57:00Z">
        <w:r w:rsidR="008D73FD" w:rsidRPr="00BC1B38">
          <w:rPr>
            <w:rFonts w:ascii="Times New Roman" w:hAnsi="Times New Roman"/>
            <w:b w:val="0"/>
            <w:color w:val="222222"/>
            <w:szCs w:val="24"/>
            <w:shd w:val="clear" w:color="auto" w:fill="FFFFFF"/>
            <w:rPrChange w:id="1650" w:author="Perrine, Martin L. (GSFC-5670)" w:date="2016-04-08T15:12:00Z">
              <w:rPr>
                <w:rFonts w:ascii="Times New Roman" w:hAnsi="Times New Roman"/>
                <w:color w:val="222222"/>
                <w:szCs w:val="24"/>
                <w:shd w:val="clear" w:color="auto" w:fill="FFFFFF"/>
              </w:rPr>
            </w:rPrChange>
          </w:rPr>
          <w:t>mission specific configuration to prepare for a</w:t>
        </w:r>
      </w:ins>
      <w:ins w:id="1651" w:author="Perrine, Martin L. (GSFC-5670)" w:date="2016-02-09T08:58:00Z">
        <w:r w:rsidR="008D73FD" w:rsidRPr="00BC1B38">
          <w:rPr>
            <w:rFonts w:ascii="Times New Roman" w:hAnsi="Times New Roman"/>
            <w:b w:val="0"/>
            <w:color w:val="222222"/>
            <w:szCs w:val="24"/>
            <w:shd w:val="clear" w:color="auto" w:fill="FFFFFF"/>
            <w:rPrChange w:id="1652" w:author="Perrine, Martin L. (GSFC-5670)" w:date="2016-04-08T15:12:00Z">
              <w:rPr>
                <w:rFonts w:ascii="Times New Roman" w:hAnsi="Times New Roman"/>
                <w:color w:val="222222"/>
                <w:szCs w:val="24"/>
                <w:shd w:val="clear" w:color="auto" w:fill="FFFFFF"/>
              </w:rPr>
            </w:rPrChange>
          </w:rPr>
          <w:t xml:space="preserve"> satellite</w:t>
        </w:r>
      </w:ins>
      <w:ins w:id="1653" w:author="Perrine, Martin L. (GSFC-5670)" w:date="2016-02-09T08:57:00Z">
        <w:r w:rsidR="008D73FD" w:rsidRPr="00BC1B38">
          <w:rPr>
            <w:rFonts w:ascii="Times New Roman" w:hAnsi="Times New Roman"/>
            <w:b w:val="0"/>
            <w:color w:val="222222"/>
            <w:szCs w:val="24"/>
            <w:shd w:val="clear" w:color="auto" w:fill="FFFFFF"/>
            <w:rPrChange w:id="1654" w:author="Perrine, Martin L. (GSFC-5670)" w:date="2016-04-08T15:12:00Z">
              <w:rPr>
                <w:rFonts w:ascii="Times New Roman" w:hAnsi="Times New Roman"/>
                <w:color w:val="222222"/>
                <w:szCs w:val="24"/>
                <w:shd w:val="clear" w:color="auto" w:fill="FFFFFF"/>
              </w:rPr>
            </w:rPrChange>
          </w:rPr>
          <w:t xml:space="preserve"> overpass.</w:t>
        </w:r>
      </w:ins>
      <w:ins w:id="1655" w:author="Perrine, Martin L. (GSFC-5670)" w:date="2016-02-09T09:01:00Z">
        <w:r w:rsidR="008D73FD" w:rsidRPr="00BC1B38">
          <w:rPr>
            <w:rFonts w:ascii="Times New Roman" w:hAnsi="Times New Roman"/>
            <w:b w:val="0"/>
            <w:color w:val="222222"/>
            <w:szCs w:val="24"/>
            <w:shd w:val="clear" w:color="auto" w:fill="FFFFFF"/>
            <w:rPrChange w:id="1656" w:author="Perrine, Martin L. (GSFC-5670)" w:date="2016-04-08T15:12:00Z">
              <w:rPr>
                <w:rFonts w:ascii="Times New Roman" w:hAnsi="Times New Roman"/>
                <w:color w:val="222222"/>
                <w:szCs w:val="24"/>
                <w:shd w:val="clear" w:color="auto" w:fill="FFFFFF"/>
              </w:rPr>
            </w:rPrChange>
          </w:rPr>
          <w:t xml:space="preserve">  </w:t>
        </w:r>
      </w:ins>
    </w:p>
    <w:p w14:paraId="62B0998E" w14:textId="33C28C46" w:rsidR="00E81A13" w:rsidRPr="001B39EE" w:rsidDel="00AF1AEF" w:rsidRDefault="00E81A13">
      <w:pPr>
        <w:pStyle w:val="Heading4"/>
        <w:numPr>
          <w:ilvl w:val="1"/>
          <w:numId w:val="63"/>
        </w:numPr>
        <w:rPr>
          <w:del w:id="1657" w:author="Perrine, Martin L. (GSFC-5670)" w:date="2016-01-13T17:32:00Z"/>
          <w:rFonts w:ascii="Times New Roman" w:hAnsi="Times New Roman"/>
          <w:color w:val="222222"/>
          <w:szCs w:val="24"/>
          <w:shd w:val="clear" w:color="auto" w:fill="FFFFFF"/>
          <w:rPrChange w:id="1658" w:author="Perrine, Martin L. (GSFC-5670)" w:date="2016-04-28T17:06:00Z">
            <w:rPr>
              <w:del w:id="1659" w:author="Perrine, Martin L. (GSFC-5670)" w:date="2016-01-13T17:32:00Z"/>
              <w:rFonts w:eastAsia="ヒラギノ角ゴ Pro W3"/>
            </w:rPr>
          </w:rPrChange>
        </w:rPr>
        <w:pPrChange w:id="1660" w:author="Perrine, Martin L. (GSFC-5670)" w:date="2016-04-08T13:40:00Z">
          <w:pPr>
            <w:spacing w:before="0" w:after="0"/>
            <w:jc w:val="left"/>
          </w:pPr>
        </w:pPrChange>
      </w:pPr>
      <w:del w:id="1661" w:author="Perrine, Martin L. (GSFC-5670)" w:date="2016-02-05T16:04:00Z">
        <w:r w:rsidRPr="00BC1B38" w:rsidDel="00F2348A">
          <w:rPr>
            <w:rFonts w:ascii="Times New Roman" w:hAnsi="Times New Roman"/>
            <w:color w:val="222222"/>
            <w:szCs w:val="24"/>
            <w:shd w:val="clear" w:color="auto" w:fill="FFFFFF"/>
          </w:rPr>
          <w:delText>and automatically configure and run accordingly</w:delText>
        </w:r>
      </w:del>
      <w:del w:id="1662" w:author="Perrine, Martin L. (GSFC-5670)" w:date="2016-01-13T17:32:00Z">
        <w:r w:rsidRPr="001B39EE" w:rsidDel="00AF1AEF">
          <w:rPr>
            <w:rFonts w:ascii="Times New Roman" w:hAnsi="Times New Roman"/>
            <w:color w:val="222222"/>
            <w:szCs w:val="24"/>
            <w:shd w:val="clear" w:color="auto" w:fill="FFFFFF"/>
          </w:rPr>
          <w:delText>.</w:delText>
        </w:r>
      </w:del>
    </w:p>
    <w:p w14:paraId="2BFFC38A" w14:textId="30897738" w:rsidR="00E81A13" w:rsidRPr="00BC1B38" w:rsidDel="00C6560E" w:rsidRDefault="00E81A13">
      <w:pPr>
        <w:pStyle w:val="Heading4"/>
        <w:numPr>
          <w:ilvl w:val="1"/>
          <w:numId w:val="63"/>
        </w:numPr>
        <w:rPr>
          <w:del w:id="1663" w:author="Perrine, Martin L. (GSFC-5670)" w:date="2016-01-13T17:34:00Z"/>
          <w:rFonts w:ascii="Times New Roman" w:hAnsi="Times New Roman"/>
          <w:b w:val="0"/>
          <w:color w:val="222222"/>
          <w:szCs w:val="24"/>
          <w:shd w:val="clear" w:color="auto" w:fill="FFFFFF"/>
          <w:rPrChange w:id="1664" w:author="Perrine, Martin L. (GSFC-5670)" w:date="2016-04-08T15:12:00Z">
            <w:rPr>
              <w:del w:id="1665" w:author="Perrine, Martin L. (GSFC-5670)" w:date="2016-01-13T17:34:00Z"/>
              <w:rFonts w:eastAsia="ヒラギノ角ゴ Pro W3"/>
            </w:rPr>
          </w:rPrChange>
        </w:rPr>
        <w:pPrChange w:id="1666" w:author="Perrine, Martin L. (GSFC-5670)" w:date="2016-04-08T13:40:00Z">
          <w:pPr>
            <w:pStyle w:val="Heading3"/>
          </w:pPr>
        </w:pPrChange>
      </w:pPr>
      <w:del w:id="1667" w:author="Perrine, Martin L. (GSFC-5670)" w:date="2016-02-09T10:37:00Z">
        <w:r w:rsidRPr="001B39EE" w:rsidDel="00B9163C">
          <w:rPr>
            <w:rFonts w:ascii="Times New Roman" w:hAnsi="Times New Roman"/>
            <w:color w:val="222222"/>
            <w:szCs w:val="24"/>
            <w:shd w:val="clear" w:color="auto" w:fill="FFFFFF"/>
            <w:rPrChange w:id="1668" w:author="Perrine, Martin L. (GSFC-5670)" w:date="2016-04-28T17:06:00Z">
              <w:rPr>
                <w:rFonts w:eastAsia="ヒラギノ角ゴ Pro W3"/>
              </w:rPr>
            </w:rPrChange>
          </w:rPr>
          <w:delText xml:space="preserve">Monitor and </w:delText>
        </w:r>
      </w:del>
      <w:r w:rsidRPr="001B39EE">
        <w:rPr>
          <w:rFonts w:ascii="Times New Roman" w:hAnsi="Times New Roman"/>
          <w:color w:val="222222"/>
          <w:szCs w:val="24"/>
          <w:shd w:val="clear" w:color="auto" w:fill="FFFFFF"/>
          <w:rPrChange w:id="1669" w:author="Perrine, Martin L. (GSFC-5670)" w:date="2016-04-28T17:06:00Z">
            <w:rPr>
              <w:rFonts w:eastAsia="ヒラギノ角ゴ Pro W3"/>
            </w:rPr>
          </w:rPrChange>
        </w:rPr>
        <w:t>Control</w:t>
      </w:r>
      <w:ins w:id="1670" w:author="Perrine, Martin L. (GSFC-5670)" w:date="2016-01-13T17:39:00Z">
        <w:r w:rsidR="00C6560E" w:rsidRPr="001B39EE">
          <w:rPr>
            <w:rFonts w:ascii="Times New Roman" w:hAnsi="Times New Roman"/>
            <w:color w:val="222222"/>
            <w:szCs w:val="24"/>
            <w:shd w:val="clear" w:color="auto" w:fill="FFFFFF"/>
          </w:rPr>
          <w:t>:</w:t>
        </w:r>
        <w:r w:rsidR="00C6560E" w:rsidRPr="004E2B98">
          <w:rPr>
            <w:rFonts w:ascii="Times New Roman" w:hAnsi="Times New Roman"/>
            <w:b w:val="0"/>
            <w:color w:val="222222"/>
            <w:szCs w:val="24"/>
            <w:shd w:val="clear" w:color="auto" w:fill="FFFFFF"/>
          </w:rPr>
          <w:t xml:space="preserve"> </w:t>
        </w:r>
      </w:ins>
      <w:ins w:id="1671" w:author="Perrine, Martin L. (GSFC-5670)" w:date="2016-02-09T09:00:00Z">
        <w:r w:rsidR="008D73FD" w:rsidRPr="004E2B98">
          <w:rPr>
            <w:rFonts w:ascii="Times New Roman" w:hAnsi="Times New Roman"/>
            <w:b w:val="0"/>
            <w:color w:val="222222"/>
            <w:szCs w:val="24"/>
            <w:shd w:val="clear" w:color="auto" w:fill="FFFFFF"/>
          </w:rPr>
          <w:t xml:space="preserve">At the start of the overpass </w:t>
        </w:r>
      </w:ins>
      <w:ins w:id="1672" w:author="Perrine, Martin L. (GSFC-5670)" w:date="2016-04-28T17:07:00Z">
        <w:r w:rsidR="001B39EE">
          <w:rPr>
            <w:rFonts w:ascii="Times New Roman" w:hAnsi="Times New Roman"/>
            <w:b w:val="0"/>
            <w:color w:val="222222"/>
            <w:szCs w:val="24"/>
            <w:shd w:val="clear" w:color="auto" w:fill="FFFFFF"/>
          </w:rPr>
          <w:t xml:space="preserve">operation </w:t>
        </w:r>
      </w:ins>
      <w:ins w:id="1673" w:author="Perrine, Martin L. (GSFC-5670)" w:date="2016-04-27T16:59:00Z">
        <w:r w:rsidR="008E4D81">
          <w:rPr>
            <w:rFonts w:ascii="Times New Roman" w:hAnsi="Times New Roman"/>
            <w:b w:val="0"/>
            <w:color w:val="222222"/>
            <w:szCs w:val="24"/>
            <w:shd w:val="clear" w:color="auto" w:fill="FFFFFF"/>
          </w:rPr>
          <w:t xml:space="preserve">NEN </w:t>
        </w:r>
      </w:ins>
      <w:ins w:id="1674" w:author="Perrine, Martin L. (GSFC-5670)" w:date="2016-02-09T09:00:00Z">
        <w:r w:rsidR="008D73FD" w:rsidRPr="004E2B98">
          <w:rPr>
            <w:rFonts w:ascii="Times New Roman" w:hAnsi="Times New Roman"/>
            <w:b w:val="0"/>
            <w:color w:val="222222"/>
            <w:szCs w:val="24"/>
            <w:shd w:val="clear" w:color="auto" w:fill="FFFFFF"/>
          </w:rPr>
          <w:t xml:space="preserve">M&amp;C will command DAPHNE to </w:t>
        </w:r>
      </w:ins>
      <w:ins w:id="1675" w:author="Perrine, Martin L. (GSFC-5670)" w:date="2016-02-09T09:19:00Z">
        <w:r w:rsidR="00A42BDC" w:rsidRPr="004E2B98">
          <w:rPr>
            <w:rFonts w:ascii="Times New Roman" w:hAnsi="Times New Roman"/>
            <w:b w:val="0"/>
            <w:color w:val="222222"/>
            <w:szCs w:val="24"/>
            <w:shd w:val="clear" w:color="auto" w:fill="FFFFFF"/>
          </w:rPr>
          <w:t>start</w:t>
        </w:r>
      </w:ins>
      <w:ins w:id="1676" w:author="Perrine, Martin L. (GSFC-5670)" w:date="2016-02-09T09:00:00Z">
        <w:r w:rsidR="008D73FD" w:rsidRPr="004E2B98">
          <w:rPr>
            <w:rFonts w:ascii="Times New Roman" w:hAnsi="Times New Roman"/>
            <w:b w:val="0"/>
            <w:color w:val="222222"/>
            <w:szCs w:val="24"/>
            <w:shd w:val="clear" w:color="auto" w:fill="FFFFFF"/>
          </w:rPr>
          <w:t xml:space="preserve"> operations. </w:t>
        </w:r>
      </w:ins>
      <w:ins w:id="1677" w:author="Perrine, Martin L. (GSFC-5670)" w:date="2016-02-09T09:06:00Z">
        <w:r w:rsidR="008D73FD" w:rsidRPr="004E2B98">
          <w:rPr>
            <w:rFonts w:ascii="Times New Roman" w:hAnsi="Times New Roman"/>
            <w:b w:val="0"/>
            <w:color w:val="222222"/>
            <w:szCs w:val="24"/>
            <w:shd w:val="clear" w:color="auto" w:fill="FFFFFF"/>
          </w:rPr>
          <w:t>The operation is as follows</w:t>
        </w:r>
        <w:r w:rsidR="008D73FD" w:rsidRPr="00BC1B38">
          <w:rPr>
            <w:rFonts w:ascii="Times New Roman" w:hAnsi="Times New Roman"/>
            <w:color w:val="222222"/>
            <w:szCs w:val="24"/>
            <w:shd w:val="clear" w:color="auto" w:fill="FFFFFF"/>
          </w:rPr>
          <w:t>:</w:t>
        </w:r>
      </w:ins>
    </w:p>
    <w:p w14:paraId="5CF3F599" w14:textId="77777777" w:rsidR="008D73FD" w:rsidRPr="00BC1B38" w:rsidRDefault="009F382C">
      <w:pPr>
        <w:pStyle w:val="Heading4"/>
        <w:numPr>
          <w:ilvl w:val="1"/>
          <w:numId w:val="63"/>
        </w:numPr>
        <w:rPr>
          <w:ins w:id="1678" w:author="Perrine, Martin L. (GSFC-5670)" w:date="2016-02-09T09:05:00Z"/>
          <w:rFonts w:ascii="Times New Roman" w:hAnsi="Times New Roman"/>
          <w:b w:val="0"/>
          <w:color w:val="222222"/>
          <w:szCs w:val="24"/>
          <w:shd w:val="clear" w:color="auto" w:fill="FFFFFF"/>
          <w:rPrChange w:id="1679" w:author="Perrine, Martin L. (GSFC-5670)" w:date="2016-04-08T15:12:00Z">
            <w:rPr>
              <w:ins w:id="1680" w:author="Perrine, Martin L. (GSFC-5670)" w:date="2016-02-09T09:05:00Z"/>
              <w:rFonts w:ascii="Times New Roman" w:hAnsi="Times New Roman"/>
              <w:color w:val="222222"/>
              <w:szCs w:val="24"/>
              <w:shd w:val="clear" w:color="auto" w:fill="FFFFFF"/>
            </w:rPr>
          </w:rPrChange>
        </w:rPr>
        <w:pPrChange w:id="1681" w:author="Perrine, Martin L. (GSFC-5670)" w:date="2016-04-08T13:40:00Z">
          <w:pPr>
            <w:pStyle w:val="Heading3"/>
          </w:pPr>
        </w:pPrChange>
      </w:pPr>
      <w:del w:id="1682" w:author="Perrine, Martin L. (GSFC-5670)" w:date="2016-02-09T09:05:00Z">
        <w:r w:rsidRPr="00BC1B38" w:rsidDel="008D73FD">
          <w:rPr>
            <w:rFonts w:ascii="Times New Roman" w:hAnsi="Times New Roman"/>
            <w:b w:val="0"/>
            <w:color w:val="222222"/>
            <w:szCs w:val="24"/>
            <w:shd w:val="clear" w:color="auto" w:fill="FFFFFF"/>
            <w:rPrChange w:id="1683" w:author="Perrine, Martin L. (GSFC-5670)" w:date="2016-04-08T15:12:00Z">
              <w:rPr>
                <w:rFonts w:ascii="Times New Roman" w:hAnsi="Times New Roman"/>
                <w:color w:val="222222"/>
                <w:szCs w:val="24"/>
                <w:shd w:val="clear" w:color="auto" w:fill="FFFFFF"/>
              </w:rPr>
            </w:rPrChange>
          </w:rPr>
          <w:delText xml:space="preserve">The </w:delText>
        </w:r>
      </w:del>
      <w:del w:id="1684" w:author="Perrine, Martin L. (GSFC-5670)" w:date="2016-01-19T10:57:00Z">
        <w:r w:rsidRPr="00BC1B38" w:rsidDel="00171842">
          <w:rPr>
            <w:rFonts w:ascii="Times New Roman" w:hAnsi="Times New Roman"/>
            <w:b w:val="0"/>
            <w:color w:val="222222"/>
            <w:szCs w:val="24"/>
            <w:shd w:val="clear" w:color="auto" w:fill="FFFFFF"/>
            <w:rPrChange w:id="1685" w:author="Perrine, Martin L. (GSFC-5670)" w:date="2016-04-08T15:12:00Z">
              <w:rPr>
                <w:rFonts w:ascii="Times New Roman" w:hAnsi="Times New Roman"/>
                <w:color w:val="222222"/>
                <w:szCs w:val="24"/>
                <w:shd w:val="clear" w:color="auto" w:fill="FFFFFF"/>
              </w:rPr>
            </w:rPrChange>
          </w:rPr>
          <w:delText>NENG</w:delText>
        </w:r>
      </w:del>
      <w:del w:id="1686" w:author="Perrine, Martin L. (GSFC-5670)" w:date="2016-02-09T09:05:00Z">
        <w:r w:rsidRPr="00BC1B38" w:rsidDel="008D73FD">
          <w:rPr>
            <w:rFonts w:ascii="Times New Roman" w:hAnsi="Times New Roman"/>
            <w:b w:val="0"/>
            <w:color w:val="222222"/>
            <w:szCs w:val="24"/>
            <w:shd w:val="clear" w:color="auto" w:fill="FFFFFF"/>
            <w:rPrChange w:id="1687" w:author="Perrine, Martin L. (GSFC-5670)" w:date="2016-04-08T15:12:00Z">
              <w:rPr>
                <w:rFonts w:ascii="Times New Roman" w:hAnsi="Times New Roman"/>
                <w:color w:val="222222"/>
                <w:szCs w:val="24"/>
                <w:shd w:val="clear" w:color="auto" w:fill="FFFFFF"/>
              </w:rPr>
            </w:rPrChange>
          </w:rPr>
          <w:delText xml:space="preserve"> System will provide status information to operations</w:delText>
        </w:r>
      </w:del>
      <w:del w:id="1688" w:author="Perrine, Martin L. (GSFC-5670)" w:date="2016-02-09T09:04:00Z">
        <w:r w:rsidRPr="00BC1B38" w:rsidDel="008D73FD">
          <w:rPr>
            <w:rFonts w:ascii="Times New Roman" w:hAnsi="Times New Roman"/>
            <w:b w:val="0"/>
            <w:color w:val="222222"/>
            <w:szCs w:val="24"/>
            <w:shd w:val="clear" w:color="auto" w:fill="FFFFFF"/>
            <w:rPrChange w:id="1689" w:author="Perrine, Martin L. (GSFC-5670)" w:date="2016-04-08T15:12:00Z">
              <w:rPr>
                <w:rFonts w:ascii="Times New Roman" w:hAnsi="Times New Roman"/>
                <w:color w:val="222222"/>
                <w:szCs w:val="24"/>
                <w:shd w:val="clear" w:color="auto" w:fill="FFFFFF"/>
              </w:rPr>
            </w:rPrChange>
          </w:rPr>
          <w:delText xml:space="preserve"> via </w:delText>
        </w:r>
        <w:commentRangeStart w:id="1690"/>
        <w:r w:rsidRPr="00BC1B38" w:rsidDel="008D73FD">
          <w:rPr>
            <w:rFonts w:ascii="Times New Roman" w:hAnsi="Times New Roman"/>
            <w:b w:val="0"/>
            <w:color w:val="222222"/>
            <w:szCs w:val="24"/>
            <w:shd w:val="clear" w:color="auto" w:fill="FFFFFF"/>
            <w:rPrChange w:id="1691" w:author="Perrine, Martin L. (GSFC-5670)" w:date="2016-04-08T15:12:00Z">
              <w:rPr>
                <w:rFonts w:ascii="Times New Roman" w:hAnsi="Times New Roman"/>
                <w:color w:val="222222"/>
                <w:szCs w:val="24"/>
                <w:shd w:val="clear" w:color="auto" w:fill="FFFFFF"/>
              </w:rPr>
            </w:rPrChange>
          </w:rPr>
          <w:delText>HWCNTRL</w:delText>
        </w:r>
        <w:commentRangeEnd w:id="1690"/>
        <w:r w:rsidR="00C6560E" w:rsidRPr="00BC1B38" w:rsidDel="008D73FD">
          <w:rPr>
            <w:rFonts w:ascii="Times New Roman" w:hAnsi="Times New Roman"/>
            <w:color w:val="222222"/>
            <w:szCs w:val="24"/>
            <w:shd w:val="clear" w:color="auto" w:fill="FFFFFF"/>
            <w:rPrChange w:id="1692" w:author="Perrine, Martin L. (GSFC-5670)" w:date="2016-04-08T15:12:00Z">
              <w:rPr>
                <w:rStyle w:val="CommentReference"/>
                <w:b w:val="0"/>
              </w:rPr>
            </w:rPrChange>
          </w:rPr>
          <w:commentReference w:id="1690"/>
        </w:r>
        <w:r w:rsidRPr="00BC1B38" w:rsidDel="008D73FD">
          <w:rPr>
            <w:rFonts w:ascii="Times New Roman" w:hAnsi="Times New Roman"/>
            <w:b w:val="0"/>
            <w:color w:val="222222"/>
            <w:szCs w:val="24"/>
            <w:shd w:val="clear" w:color="auto" w:fill="FFFFFF"/>
            <w:rPrChange w:id="1693" w:author="Perrine, Martin L. (GSFC-5670)" w:date="2016-04-08T15:12:00Z">
              <w:rPr>
                <w:rFonts w:ascii="Times New Roman" w:hAnsi="Times New Roman"/>
                <w:color w:val="222222"/>
                <w:szCs w:val="24"/>
                <w:shd w:val="clear" w:color="auto" w:fill="FFFFFF"/>
              </w:rPr>
            </w:rPrChange>
          </w:rPr>
          <w:delText xml:space="preserve"> (Dewitt Hardware Control).</w:delText>
        </w:r>
      </w:del>
      <w:del w:id="1694" w:author="Perrine, Martin L. (GSFC-5670)" w:date="2016-02-09T09:05:00Z">
        <w:r w:rsidRPr="00BC1B38" w:rsidDel="008D73FD">
          <w:rPr>
            <w:rFonts w:ascii="Times New Roman" w:hAnsi="Times New Roman"/>
            <w:b w:val="0"/>
            <w:color w:val="222222"/>
            <w:szCs w:val="24"/>
            <w:shd w:val="clear" w:color="auto" w:fill="FFFFFF"/>
            <w:rPrChange w:id="1695" w:author="Perrine, Martin L. (GSFC-5670)" w:date="2016-04-08T15:12:00Z">
              <w:rPr>
                <w:rFonts w:ascii="Times New Roman" w:hAnsi="Times New Roman"/>
                <w:color w:val="222222"/>
                <w:szCs w:val="24"/>
                <w:shd w:val="clear" w:color="auto" w:fill="FFFFFF"/>
              </w:rPr>
            </w:rPrChange>
          </w:rPr>
          <w:delText xml:space="preserve"> </w:delText>
        </w:r>
      </w:del>
    </w:p>
    <w:p w14:paraId="5E419633" w14:textId="321C98D1" w:rsidR="00E23030" w:rsidRPr="00BC1B38" w:rsidRDefault="00872BF8">
      <w:pPr>
        <w:pStyle w:val="Heading4"/>
        <w:numPr>
          <w:ilvl w:val="2"/>
          <w:numId w:val="63"/>
        </w:numPr>
        <w:rPr>
          <w:ins w:id="1696" w:author="Perrine, Martin L. (GSFC-5670)" w:date="2016-03-31T13:54:00Z"/>
          <w:rFonts w:ascii="Times New Roman" w:hAnsi="Times New Roman"/>
          <w:b w:val="0"/>
          <w:szCs w:val="24"/>
          <w:shd w:val="clear" w:color="auto" w:fill="FFFFFF"/>
          <w:rPrChange w:id="1697" w:author="Perrine, Martin L. (GSFC-5670)" w:date="2016-04-08T15:12:00Z">
            <w:rPr>
              <w:ins w:id="1698" w:author="Perrine, Martin L. (GSFC-5670)" w:date="2016-03-31T13:54:00Z"/>
              <w:rFonts w:ascii="Times New Roman" w:hAnsi="Times New Roman"/>
              <w:szCs w:val="24"/>
              <w:shd w:val="clear" w:color="auto" w:fill="FFFFFF"/>
            </w:rPr>
          </w:rPrChange>
        </w:rPr>
        <w:pPrChange w:id="1699" w:author="Perrine, Martin L. (GSFC-5670)" w:date="2016-04-08T13:40:00Z">
          <w:pPr>
            <w:pStyle w:val="Heading3"/>
          </w:pPr>
        </w:pPrChange>
      </w:pPr>
      <w:ins w:id="1700" w:author="Perrine, Martin L. (GSFC-5670)" w:date="2016-03-31T13:54:00Z">
        <w:r>
          <w:rPr>
            <w:rFonts w:ascii="Times New Roman" w:hAnsi="Times New Roman"/>
            <w:b w:val="0"/>
            <w:szCs w:val="24"/>
            <w:shd w:val="clear" w:color="auto" w:fill="FFFFFF"/>
          </w:rPr>
          <w:t xml:space="preserve">DAPHNE attempts </w:t>
        </w:r>
        <w:r w:rsidR="00E23030" w:rsidRPr="00BC1B38">
          <w:rPr>
            <w:rFonts w:ascii="Times New Roman" w:hAnsi="Times New Roman"/>
            <w:b w:val="0"/>
            <w:szCs w:val="24"/>
            <w:shd w:val="clear" w:color="auto" w:fill="FFFFFF"/>
            <w:rPrChange w:id="1701" w:author="Perrine, Martin L. (GSFC-5670)" w:date="2016-04-08T15:12:00Z">
              <w:rPr>
                <w:rFonts w:ascii="Times New Roman" w:hAnsi="Times New Roman"/>
                <w:szCs w:val="24"/>
                <w:shd w:val="clear" w:color="auto" w:fill="FFFFFF"/>
              </w:rPr>
            </w:rPrChange>
          </w:rPr>
          <w:t xml:space="preserve">to </w:t>
        </w:r>
      </w:ins>
      <w:ins w:id="1702" w:author="Perrine, Martin L. (GSFC-5670)" w:date="2016-05-02T09:59:00Z">
        <w:r w:rsidR="002E10D8">
          <w:rPr>
            <w:rFonts w:ascii="Times New Roman" w:hAnsi="Times New Roman"/>
            <w:b w:val="0"/>
            <w:szCs w:val="24"/>
            <w:shd w:val="clear" w:color="auto" w:fill="FFFFFF"/>
          </w:rPr>
          <w:t>receive</w:t>
        </w:r>
      </w:ins>
      <w:ins w:id="1703" w:author="Perrine, Martin L. (GSFC-5670)" w:date="2016-05-02T09:58:00Z">
        <w:r w:rsidR="002E10D8">
          <w:rPr>
            <w:rFonts w:ascii="Times New Roman" w:hAnsi="Times New Roman"/>
            <w:b w:val="0"/>
            <w:szCs w:val="24"/>
            <w:shd w:val="clear" w:color="auto" w:fill="FFFFFF"/>
          </w:rPr>
          <w:t xml:space="preserve"> telemetry</w:t>
        </w:r>
      </w:ins>
      <w:ins w:id="1704" w:author="Perrine, Martin L. (GSFC-5670)" w:date="2016-03-31T13:54:00Z">
        <w:r w:rsidR="00E23030" w:rsidRPr="00BC1B38">
          <w:rPr>
            <w:rFonts w:ascii="Times New Roman" w:hAnsi="Times New Roman"/>
            <w:b w:val="0"/>
            <w:szCs w:val="24"/>
            <w:shd w:val="clear" w:color="auto" w:fill="FFFFFF"/>
            <w:rPrChange w:id="1705" w:author="Perrine, Martin L. (GSFC-5670)" w:date="2016-04-08T15:12:00Z">
              <w:rPr>
                <w:rFonts w:ascii="Times New Roman" w:hAnsi="Times New Roman"/>
                <w:szCs w:val="24"/>
                <w:shd w:val="clear" w:color="auto" w:fill="FFFFFF"/>
              </w:rPr>
            </w:rPrChange>
          </w:rPr>
          <w:t xml:space="preserve"> data</w:t>
        </w:r>
      </w:ins>
      <w:ins w:id="1706" w:author="Perrine, Martin L. (GSFC-5670)" w:date="2016-05-02T09:58:00Z">
        <w:r w:rsidR="002E10D8">
          <w:rPr>
            <w:rFonts w:ascii="Times New Roman" w:hAnsi="Times New Roman"/>
            <w:b w:val="0"/>
            <w:szCs w:val="24"/>
            <w:shd w:val="clear" w:color="auto" w:fill="FFFFFF"/>
          </w:rPr>
          <w:t xml:space="preserve"> from the receiver interface</w:t>
        </w:r>
      </w:ins>
      <w:ins w:id="1707" w:author="Perrine, Martin L. (GSFC-5670)" w:date="2016-03-31T13:54:00Z">
        <w:r w:rsidR="00E23030" w:rsidRPr="00BC1B38">
          <w:rPr>
            <w:rFonts w:ascii="Times New Roman" w:hAnsi="Times New Roman"/>
            <w:b w:val="0"/>
            <w:szCs w:val="24"/>
            <w:shd w:val="clear" w:color="auto" w:fill="FFFFFF"/>
            <w:rPrChange w:id="1708" w:author="Perrine, Martin L. (GSFC-5670)" w:date="2016-04-08T15:12:00Z">
              <w:rPr>
                <w:rFonts w:ascii="Times New Roman" w:hAnsi="Times New Roman"/>
                <w:szCs w:val="24"/>
                <w:shd w:val="clear" w:color="auto" w:fill="FFFFFF"/>
              </w:rPr>
            </w:rPrChange>
          </w:rPr>
          <w:t>.</w:t>
        </w:r>
      </w:ins>
    </w:p>
    <w:p w14:paraId="1822DF45" w14:textId="4F149A01" w:rsidR="00D504CE" w:rsidRPr="00BC1B38" w:rsidRDefault="00A35C30">
      <w:pPr>
        <w:pStyle w:val="Heading4"/>
        <w:numPr>
          <w:ilvl w:val="2"/>
          <w:numId w:val="63"/>
        </w:numPr>
        <w:rPr>
          <w:ins w:id="1709" w:author="Perrine, Martin L. (GSFC-5670)" w:date="2016-02-09T09:08:00Z"/>
          <w:rFonts w:ascii="Times New Roman" w:hAnsi="Times New Roman"/>
          <w:b w:val="0"/>
          <w:szCs w:val="24"/>
          <w:shd w:val="clear" w:color="auto" w:fill="FFFFFF"/>
          <w:rPrChange w:id="1710" w:author="Perrine, Martin L. (GSFC-5670)" w:date="2016-04-08T15:12:00Z">
            <w:rPr>
              <w:ins w:id="1711" w:author="Perrine, Martin L. (GSFC-5670)" w:date="2016-02-09T09:08:00Z"/>
              <w:rFonts w:ascii="Times New Roman" w:hAnsi="Times New Roman"/>
              <w:color w:val="FF0000"/>
              <w:szCs w:val="24"/>
              <w:shd w:val="clear" w:color="auto" w:fill="FFFFFF"/>
            </w:rPr>
          </w:rPrChange>
        </w:rPr>
        <w:pPrChange w:id="1712" w:author="Perrine, Martin L. (GSFC-5670)" w:date="2016-04-08T13:40:00Z">
          <w:pPr>
            <w:pStyle w:val="Heading3"/>
          </w:pPr>
        </w:pPrChange>
      </w:pPr>
      <w:ins w:id="1713" w:author="Perrine, Martin L. (GSFC-5670)" w:date="2016-02-09T09:06:00Z">
        <w:r w:rsidRPr="00BC1B38">
          <w:rPr>
            <w:rFonts w:ascii="Times New Roman" w:hAnsi="Times New Roman"/>
            <w:b w:val="0"/>
            <w:szCs w:val="24"/>
            <w:shd w:val="clear" w:color="auto" w:fill="FFFFFF"/>
            <w:rPrChange w:id="1714" w:author="Perrine, Martin L. (GSFC-5670)" w:date="2016-04-08T15:12:00Z">
              <w:rPr>
                <w:rFonts w:ascii="Times New Roman" w:hAnsi="Times New Roman"/>
                <w:szCs w:val="24"/>
                <w:shd w:val="clear" w:color="auto" w:fill="FFFFFF"/>
              </w:rPr>
            </w:rPrChange>
          </w:rPr>
          <w:t xml:space="preserve">Telemetry </w:t>
        </w:r>
      </w:ins>
      <w:ins w:id="1715" w:author="Perrine, Martin L. (GSFC-5670)" w:date="2016-04-28T17:11:00Z">
        <w:r w:rsidR="001B39EE">
          <w:rPr>
            <w:rFonts w:ascii="Times New Roman" w:hAnsi="Times New Roman"/>
            <w:b w:val="0"/>
            <w:szCs w:val="24"/>
            <w:shd w:val="clear" w:color="auto" w:fill="FFFFFF"/>
          </w:rPr>
          <w:t xml:space="preserve">data </w:t>
        </w:r>
      </w:ins>
      <w:ins w:id="1716" w:author="Perrine, Martin L. (GSFC-5670)" w:date="2016-03-31T13:36:00Z">
        <w:r w:rsidR="001430EB" w:rsidRPr="00BC1B38">
          <w:rPr>
            <w:rFonts w:ascii="Times New Roman" w:hAnsi="Times New Roman"/>
            <w:b w:val="0"/>
            <w:szCs w:val="24"/>
            <w:shd w:val="clear" w:color="auto" w:fill="FFFFFF"/>
            <w:rPrChange w:id="1717" w:author="Perrine, Martin L. (GSFC-5670)" w:date="2016-04-08T15:12:00Z">
              <w:rPr>
                <w:rFonts w:ascii="Times New Roman" w:hAnsi="Times New Roman"/>
                <w:szCs w:val="24"/>
                <w:shd w:val="clear" w:color="auto" w:fill="FFFFFF"/>
              </w:rPr>
            </w:rPrChange>
          </w:rPr>
          <w:t xml:space="preserve">reception </w:t>
        </w:r>
      </w:ins>
      <w:ins w:id="1718" w:author="Perrine, Martin L. (GSFC-5670)" w:date="2016-04-01T09:24:00Z">
        <w:r w:rsidR="00C13F4B" w:rsidRPr="00BC1B38">
          <w:rPr>
            <w:rFonts w:ascii="Times New Roman" w:hAnsi="Times New Roman"/>
            <w:b w:val="0"/>
            <w:szCs w:val="24"/>
            <w:shd w:val="clear" w:color="auto" w:fill="FFFFFF"/>
            <w:rPrChange w:id="1719" w:author="Perrine, Martin L. (GSFC-5670)" w:date="2016-04-08T15:12:00Z">
              <w:rPr>
                <w:rFonts w:ascii="Times New Roman" w:hAnsi="Times New Roman"/>
                <w:szCs w:val="24"/>
                <w:shd w:val="clear" w:color="auto" w:fill="FFFFFF"/>
              </w:rPr>
            </w:rPrChange>
          </w:rPr>
          <w:t xml:space="preserve">automatically </w:t>
        </w:r>
      </w:ins>
      <w:ins w:id="1720" w:author="Perrine, Martin L. (GSFC-5670)" w:date="2016-03-31T13:36:00Z">
        <w:r w:rsidR="001430EB" w:rsidRPr="00BC1B38">
          <w:rPr>
            <w:rFonts w:ascii="Times New Roman" w:hAnsi="Times New Roman"/>
            <w:b w:val="0"/>
            <w:szCs w:val="24"/>
            <w:shd w:val="clear" w:color="auto" w:fill="FFFFFF"/>
            <w:rPrChange w:id="1721" w:author="Perrine, Martin L. (GSFC-5670)" w:date="2016-04-08T15:12:00Z">
              <w:rPr>
                <w:rFonts w:ascii="Times New Roman" w:hAnsi="Times New Roman"/>
                <w:szCs w:val="24"/>
                <w:shd w:val="clear" w:color="auto" w:fill="FFFFFF"/>
              </w:rPr>
            </w:rPrChange>
          </w:rPr>
          <w:t>begins</w:t>
        </w:r>
      </w:ins>
      <w:ins w:id="1722" w:author="Perrine, Martin L. (GSFC-5670)" w:date="2016-02-09T09:06:00Z">
        <w:r w:rsidRPr="00BC1B38">
          <w:rPr>
            <w:rFonts w:ascii="Times New Roman" w:hAnsi="Times New Roman"/>
            <w:b w:val="0"/>
            <w:szCs w:val="24"/>
            <w:shd w:val="clear" w:color="auto" w:fill="FFFFFF"/>
            <w:rPrChange w:id="1723" w:author="Perrine, Martin L. (GSFC-5670)" w:date="2016-04-08T15:12:00Z">
              <w:rPr>
                <w:rFonts w:ascii="Times New Roman" w:hAnsi="Times New Roman"/>
                <w:szCs w:val="24"/>
                <w:shd w:val="clear" w:color="auto" w:fill="FFFFFF"/>
              </w:rPr>
            </w:rPrChange>
          </w:rPr>
          <w:t xml:space="preserve"> </w:t>
        </w:r>
      </w:ins>
      <w:ins w:id="1724" w:author="Perrine, Martin L. (GSFC-5670)" w:date="2016-04-01T09:24:00Z">
        <w:r w:rsidR="00C13F4B" w:rsidRPr="00BC1B38">
          <w:rPr>
            <w:rFonts w:ascii="Times New Roman" w:hAnsi="Times New Roman"/>
            <w:b w:val="0"/>
            <w:szCs w:val="24"/>
            <w:shd w:val="clear" w:color="auto" w:fill="FFFFFF"/>
            <w:rPrChange w:id="1725" w:author="Perrine, Martin L. (GSFC-5670)" w:date="2016-04-08T15:12:00Z">
              <w:rPr>
                <w:rFonts w:ascii="Times New Roman" w:hAnsi="Times New Roman"/>
                <w:szCs w:val="24"/>
                <w:shd w:val="clear" w:color="auto" w:fill="FFFFFF"/>
              </w:rPr>
            </w:rPrChange>
          </w:rPr>
          <w:t xml:space="preserve">when data is available </w:t>
        </w:r>
      </w:ins>
      <w:ins w:id="1726" w:author="Perrine, Martin L. (GSFC-5670)" w:date="2016-02-09T09:06:00Z">
        <w:r w:rsidRPr="00BC1B38">
          <w:rPr>
            <w:rFonts w:ascii="Times New Roman" w:hAnsi="Times New Roman"/>
            <w:b w:val="0"/>
            <w:szCs w:val="24"/>
            <w:shd w:val="clear" w:color="auto" w:fill="FFFFFF"/>
            <w:rPrChange w:id="1727" w:author="Perrine, Martin L. (GSFC-5670)" w:date="2016-04-08T15:12:00Z">
              <w:rPr>
                <w:rFonts w:ascii="Times New Roman" w:hAnsi="Times New Roman"/>
                <w:szCs w:val="24"/>
                <w:shd w:val="clear" w:color="auto" w:fill="FFFFFF"/>
              </w:rPr>
            </w:rPrChange>
          </w:rPr>
          <w:t>from</w:t>
        </w:r>
      </w:ins>
      <w:ins w:id="1728" w:author="Perrine, Martin L. (GSFC-5670)" w:date="2016-02-09T09:07:00Z">
        <w:r w:rsidR="00D504CE" w:rsidRPr="00BC1B38">
          <w:rPr>
            <w:rFonts w:ascii="Times New Roman" w:hAnsi="Times New Roman"/>
            <w:b w:val="0"/>
            <w:szCs w:val="24"/>
            <w:shd w:val="clear" w:color="auto" w:fill="FFFFFF"/>
            <w:rPrChange w:id="1729" w:author="Perrine, Martin L. (GSFC-5670)" w:date="2016-04-08T15:12:00Z">
              <w:rPr>
                <w:rFonts w:ascii="Times New Roman" w:hAnsi="Times New Roman"/>
                <w:color w:val="FF0000"/>
                <w:szCs w:val="24"/>
                <w:shd w:val="clear" w:color="auto" w:fill="FFFFFF"/>
              </w:rPr>
            </w:rPrChange>
          </w:rPr>
          <w:t xml:space="preserve"> </w:t>
        </w:r>
      </w:ins>
      <w:ins w:id="1730" w:author="Perrine, Martin L. (GSFC-5670)" w:date="2016-04-27T17:50:00Z">
        <w:r w:rsidR="00872BF8">
          <w:rPr>
            <w:rFonts w:ascii="Times New Roman" w:hAnsi="Times New Roman"/>
            <w:b w:val="0"/>
            <w:szCs w:val="24"/>
            <w:shd w:val="clear" w:color="auto" w:fill="FFFFFF"/>
          </w:rPr>
          <w:t xml:space="preserve">the </w:t>
        </w:r>
      </w:ins>
      <w:ins w:id="1731" w:author="Perrine, Martin L. (GSFC-5670)" w:date="2016-02-09T09:06:00Z">
        <w:r w:rsidR="008D73FD" w:rsidRPr="00BC1B38">
          <w:rPr>
            <w:rFonts w:ascii="Times New Roman" w:hAnsi="Times New Roman"/>
            <w:b w:val="0"/>
            <w:szCs w:val="24"/>
            <w:shd w:val="clear" w:color="auto" w:fill="FFFFFF"/>
            <w:rPrChange w:id="1732" w:author="Perrine, Martin L. (GSFC-5670)" w:date="2016-04-08T15:12:00Z">
              <w:rPr>
                <w:rFonts w:ascii="Times New Roman" w:hAnsi="Times New Roman"/>
                <w:color w:val="FF0000"/>
                <w:szCs w:val="24"/>
                <w:shd w:val="clear" w:color="auto" w:fill="FFFFFF"/>
              </w:rPr>
            </w:rPrChange>
          </w:rPr>
          <w:t xml:space="preserve">two </w:t>
        </w:r>
      </w:ins>
      <w:ins w:id="1733" w:author="Perrine, Martin L. (GSFC-5670)" w:date="2016-03-31T13:55:00Z">
        <w:r w:rsidR="00E23030" w:rsidRPr="00BC1B38">
          <w:rPr>
            <w:rFonts w:ascii="Times New Roman" w:hAnsi="Times New Roman"/>
            <w:b w:val="0"/>
            <w:szCs w:val="24"/>
            <w:shd w:val="clear" w:color="auto" w:fill="FFFFFF"/>
            <w:rPrChange w:id="1734" w:author="Perrine, Martin L. (GSFC-5670)" w:date="2016-04-08T15:12:00Z">
              <w:rPr>
                <w:rFonts w:ascii="Times New Roman" w:hAnsi="Times New Roman"/>
                <w:szCs w:val="24"/>
                <w:shd w:val="clear" w:color="auto" w:fill="FFFFFF"/>
              </w:rPr>
            </w:rPrChange>
          </w:rPr>
          <w:t xml:space="preserve">(or one) </w:t>
        </w:r>
      </w:ins>
      <w:ins w:id="1735" w:author="Perrine, Martin L. (GSFC-5670)" w:date="2016-02-09T09:06:00Z">
        <w:r w:rsidR="008D73FD" w:rsidRPr="00BC1B38">
          <w:rPr>
            <w:rFonts w:ascii="Times New Roman" w:hAnsi="Times New Roman"/>
            <w:b w:val="0"/>
            <w:szCs w:val="24"/>
            <w:shd w:val="clear" w:color="auto" w:fill="FFFFFF"/>
            <w:rPrChange w:id="1736" w:author="Perrine, Martin L. (GSFC-5670)" w:date="2016-04-08T15:12:00Z">
              <w:rPr>
                <w:rFonts w:ascii="Times New Roman" w:hAnsi="Times New Roman"/>
                <w:color w:val="FF0000"/>
                <w:szCs w:val="24"/>
                <w:shd w:val="clear" w:color="auto" w:fill="FFFFFF"/>
              </w:rPr>
            </w:rPrChange>
          </w:rPr>
          <w:t>receiver</w:t>
        </w:r>
      </w:ins>
      <w:ins w:id="1737" w:author="Perrine, Martin L. (GSFC-5670)" w:date="2016-04-13T10:49:00Z">
        <w:r w:rsidR="0002623C">
          <w:rPr>
            <w:rFonts w:ascii="Times New Roman" w:hAnsi="Times New Roman"/>
            <w:b w:val="0"/>
            <w:szCs w:val="24"/>
            <w:shd w:val="clear" w:color="auto" w:fill="FFFFFF"/>
          </w:rPr>
          <w:t xml:space="preserve"> interfaces</w:t>
        </w:r>
      </w:ins>
      <w:ins w:id="1738" w:author="Perrine, Martin L. (GSFC-5670)" w:date="2016-02-09T09:08:00Z">
        <w:r w:rsidR="00D504CE" w:rsidRPr="00BC1B38">
          <w:rPr>
            <w:rFonts w:ascii="Times New Roman" w:hAnsi="Times New Roman"/>
            <w:b w:val="0"/>
            <w:szCs w:val="24"/>
            <w:shd w:val="clear" w:color="auto" w:fill="FFFFFF"/>
            <w:rPrChange w:id="1739" w:author="Perrine, Martin L. (GSFC-5670)" w:date="2016-04-08T15:12:00Z">
              <w:rPr>
                <w:rFonts w:ascii="Times New Roman" w:hAnsi="Times New Roman"/>
                <w:color w:val="FF0000"/>
                <w:szCs w:val="24"/>
                <w:shd w:val="clear" w:color="auto" w:fill="FFFFFF"/>
              </w:rPr>
            </w:rPrChange>
          </w:rPr>
          <w:t>.</w:t>
        </w:r>
      </w:ins>
      <w:ins w:id="1740" w:author="Perrine, Martin L. (GSFC-5670)" w:date="2016-03-31T13:43:00Z">
        <w:r w:rsidR="00E23030" w:rsidRPr="00BC1B38">
          <w:rPr>
            <w:rFonts w:ascii="Times New Roman" w:hAnsi="Times New Roman"/>
            <w:b w:val="0"/>
            <w:szCs w:val="24"/>
            <w:shd w:val="clear" w:color="auto" w:fill="FFFFFF"/>
            <w:rPrChange w:id="1741" w:author="Perrine, Martin L. (GSFC-5670)" w:date="2016-04-08T15:12:00Z">
              <w:rPr>
                <w:rFonts w:ascii="Times New Roman" w:hAnsi="Times New Roman"/>
                <w:szCs w:val="24"/>
                <w:shd w:val="clear" w:color="auto" w:fill="FFFFFF"/>
              </w:rPr>
            </w:rPrChange>
          </w:rPr>
          <w:t xml:space="preserve"> </w:t>
        </w:r>
      </w:ins>
      <w:ins w:id="1742" w:author="Perrine, Martin L. (GSFC-5670)" w:date="2016-04-28T17:10:00Z">
        <w:r w:rsidR="001B39EE">
          <w:rPr>
            <w:rStyle w:val="FootnoteReference"/>
            <w:rFonts w:ascii="Times New Roman" w:hAnsi="Times New Roman"/>
            <w:b w:val="0"/>
            <w:szCs w:val="24"/>
            <w:shd w:val="clear" w:color="auto" w:fill="FFFFFF"/>
          </w:rPr>
          <w:footnoteReference w:id="1"/>
        </w:r>
      </w:ins>
    </w:p>
    <w:p w14:paraId="73C65F39" w14:textId="42C91BFC" w:rsidR="00D504CE" w:rsidRPr="00BC1B38" w:rsidRDefault="00D504CE">
      <w:pPr>
        <w:pStyle w:val="Heading4"/>
        <w:numPr>
          <w:ilvl w:val="2"/>
          <w:numId w:val="63"/>
        </w:numPr>
        <w:rPr>
          <w:ins w:id="1760" w:author="Perrine, Martin L. (GSFC-5670)" w:date="2016-02-09T09:08:00Z"/>
          <w:rFonts w:ascii="Times New Roman" w:hAnsi="Times New Roman"/>
          <w:b w:val="0"/>
          <w:szCs w:val="24"/>
          <w:shd w:val="clear" w:color="auto" w:fill="FFFFFF"/>
          <w:rPrChange w:id="1761" w:author="Perrine, Martin L. (GSFC-5670)" w:date="2016-04-08T15:12:00Z">
            <w:rPr>
              <w:ins w:id="1762" w:author="Perrine, Martin L. (GSFC-5670)" w:date="2016-02-09T09:08:00Z"/>
              <w:rFonts w:ascii="Times New Roman" w:hAnsi="Times New Roman"/>
              <w:color w:val="FF0000"/>
              <w:szCs w:val="24"/>
              <w:shd w:val="clear" w:color="auto" w:fill="FFFFFF"/>
            </w:rPr>
          </w:rPrChange>
        </w:rPr>
        <w:pPrChange w:id="1763" w:author="Perrine, Martin L. (GSFC-5670)" w:date="2016-04-08T13:40:00Z">
          <w:pPr>
            <w:pStyle w:val="Heading3"/>
          </w:pPr>
        </w:pPrChange>
      </w:pPr>
      <w:ins w:id="1764" w:author="Perrine, Martin L. (GSFC-5670)" w:date="2016-02-09T09:08:00Z">
        <w:r w:rsidRPr="00BC1B38">
          <w:rPr>
            <w:rFonts w:ascii="Times New Roman" w:hAnsi="Times New Roman"/>
            <w:b w:val="0"/>
            <w:szCs w:val="24"/>
            <w:shd w:val="clear" w:color="auto" w:fill="FFFFFF"/>
            <w:rPrChange w:id="1765" w:author="Perrine, Martin L. (GSFC-5670)" w:date="2016-04-08T15:12:00Z">
              <w:rPr>
                <w:rFonts w:ascii="Times New Roman" w:hAnsi="Times New Roman"/>
                <w:color w:val="FF0000"/>
                <w:szCs w:val="24"/>
                <w:shd w:val="clear" w:color="auto" w:fill="FFFFFF"/>
              </w:rPr>
            </w:rPrChange>
          </w:rPr>
          <w:t>The</w:t>
        </w:r>
      </w:ins>
      <w:ins w:id="1766" w:author="Perrine, Martin L. (GSFC-5670)" w:date="2016-04-28T17:11:00Z">
        <w:r w:rsidR="001B39EE">
          <w:rPr>
            <w:rFonts w:ascii="Times New Roman" w:hAnsi="Times New Roman"/>
            <w:b w:val="0"/>
            <w:szCs w:val="24"/>
            <w:shd w:val="clear" w:color="auto" w:fill="FFFFFF"/>
          </w:rPr>
          <w:t xml:space="preserve"> received</w:t>
        </w:r>
      </w:ins>
      <w:ins w:id="1767" w:author="Perrine, Martin L. (GSFC-5670)" w:date="2016-02-09T09:08:00Z">
        <w:r w:rsidRPr="00BC1B38">
          <w:rPr>
            <w:rFonts w:ascii="Times New Roman" w:hAnsi="Times New Roman"/>
            <w:b w:val="0"/>
            <w:szCs w:val="24"/>
            <w:shd w:val="clear" w:color="auto" w:fill="FFFFFF"/>
            <w:rPrChange w:id="1768" w:author="Perrine, Martin L. (GSFC-5670)" w:date="2016-04-08T15:12:00Z">
              <w:rPr>
                <w:rFonts w:ascii="Times New Roman" w:hAnsi="Times New Roman"/>
                <w:color w:val="FF0000"/>
                <w:szCs w:val="24"/>
                <w:shd w:val="clear" w:color="auto" w:fill="FFFFFF"/>
              </w:rPr>
            </w:rPrChange>
          </w:rPr>
          <w:t xml:space="preserve"> </w:t>
        </w:r>
      </w:ins>
      <w:ins w:id="1769" w:author="Perrine, Martin L. (GSFC-5670)" w:date="2016-02-09T09:21:00Z">
        <w:r w:rsidR="00A42BDC" w:rsidRPr="00BC1B38">
          <w:rPr>
            <w:rFonts w:ascii="Times New Roman" w:hAnsi="Times New Roman"/>
            <w:b w:val="0"/>
            <w:szCs w:val="24"/>
            <w:shd w:val="clear" w:color="auto" w:fill="FFFFFF"/>
            <w:rPrChange w:id="1770" w:author="Perrine, Martin L. (GSFC-5670)" w:date="2016-04-08T15:12:00Z">
              <w:rPr>
                <w:rFonts w:ascii="Times New Roman" w:hAnsi="Times New Roman"/>
                <w:color w:val="FF0000"/>
                <w:szCs w:val="24"/>
                <w:shd w:val="clear" w:color="auto" w:fill="FFFFFF"/>
              </w:rPr>
            </w:rPrChange>
          </w:rPr>
          <w:t xml:space="preserve">telemetry </w:t>
        </w:r>
      </w:ins>
      <w:ins w:id="1771" w:author="Perrine, Martin L. (GSFC-5670)" w:date="2016-02-09T09:14:00Z">
        <w:r w:rsidRPr="00BC1B38">
          <w:rPr>
            <w:rFonts w:ascii="Times New Roman" w:hAnsi="Times New Roman"/>
            <w:b w:val="0"/>
            <w:szCs w:val="24"/>
            <w:shd w:val="clear" w:color="auto" w:fill="FFFFFF"/>
            <w:rPrChange w:id="1772" w:author="Perrine, Martin L. (GSFC-5670)" w:date="2016-04-08T15:12:00Z">
              <w:rPr>
                <w:rFonts w:ascii="Times New Roman" w:hAnsi="Times New Roman"/>
                <w:color w:val="FF0000"/>
                <w:szCs w:val="24"/>
                <w:shd w:val="clear" w:color="auto" w:fill="FFFFFF"/>
              </w:rPr>
            </w:rPrChange>
          </w:rPr>
          <w:t>data is</w:t>
        </w:r>
      </w:ins>
      <w:ins w:id="1773" w:author="Perrine, Martin L. (GSFC-5670)" w:date="2016-02-09T09:08:00Z">
        <w:r w:rsidRPr="00BC1B38">
          <w:rPr>
            <w:rFonts w:ascii="Times New Roman" w:hAnsi="Times New Roman"/>
            <w:b w:val="0"/>
            <w:szCs w:val="24"/>
            <w:shd w:val="clear" w:color="auto" w:fill="FFFFFF"/>
            <w:rPrChange w:id="1774" w:author="Perrine, Martin L. (GSFC-5670)" w:date="2016-04-08T15:12:00Z">
              <w:rPr>
                <w:rFonts w:ascii="Times New Roman" w:hAnsi="Times New Roman"/>
                <w:color w:val="FF0000"/>
                <w:szCs w:val="24"/>
                <w:shd w:val="clear" w:color="auto" w:fill="FFFFFF"/>
              </w:rPr>
            </w:rPrChange>
          </w:rPr>
          <w:t xml:space="preserve"> </w:t>
        </w:r>
      </w:ins>
      <w:ins w:id="1775" w:author="Perrine, Martin L. (GSFC-5670)" w:date="2016-05-10T10:55:00Z">
        <w:r w:rsidR="003A5E3B">
          <w:rPr>
            <w:rFonts w:ascii="Times New Roman" w:hAnsi="Times New Roman"/>
            <w:b w:val="0"/>
            <w:szCs w:val="24"/>
            <w:shd w:val="clear" w:color="auto" w:fill="FFFFFF"/>
          </w:rPr>
          <w:t>processed by</w:t>
        </w:r>
      </w:ins>
      <w:ins w:id="1776" w:author="Perrine, Martin L. (GSFC-5670)" w:date="2016-05-10T08:17:00Z">
        <w:r w:rsidR="00E27010">
          <w:rPr>
            <w:rFonts w:ascii="Times New Roman" w:hAnsi="Times New Roman"/>
            <w:b w:val="0"/>
            <w:szCs w:val="24"/>
            <w:shd w:val="clear" w:color="auto" w:fill="FFFFFF"/>
          </w:rPr>
          <w:t xml:space="preserve"> </w:t>
        </w:r>
      </w:ins>
      <w:ins w:id="1777" w:author="Perrine, Martin L. (GSFC-5670)" w:date="2016-02-09T09:08:00Z">
        <w:r w:rsidR="00E27010">
          <w:rPr>
            <w:rFonts w:ascii="Times New Roman" w:hAnsi="Times New Roman"/>
            <w:b w:val="0"/>
            <w:szCs w:val="24"/>
            <w:shd w:val="clear" w:color="auto" w:fill="FFFFFF"/>
          </w:rPr>
          <w:t xml:space="preserve">parsing </w:t>
        </w:r>
      </w:ins>
      <w:ins w:id="1778" w:author="Perrine, Martin L. (GSFC-5670)" w:date="2016-05-10T08:17:00Z">
        <w:r w:rsidR="00E27010">
          <w:rPr>
            <w:rFonts w:ascii="Times New Roman" w:hAnsi="Times New Roman"/>
            <w:b w:val="0"/>
            <w:szCs w:val="24"/>
            <w:shd w:val="clear" w:color="auto" w:fill="FFFFFF"/>
          </w:rPr>
          <w:t>it into</w:t>
        </w:r>
      </w:ins>
      <w:ins w:id="1779" w:author="Perrine, Martin L. (GSFC-5670)" w:date="2016-02-09T09:08:00Z">
        <w:r w:rsidRPr="00BC1B38">
          <w:rPr>
            <w:rFonts w:ascii="Times New Roman" w:hAnsi="Times New Roman"/>
            <w:b w:val="0"/>
            <w:szCs w:val="24"/>
            <w:shd w:val="clear" w:color="auto" w:fill="FFFFFF"/>
            <w:rPrChange w:id="1780" w:author="Perrine, Martin L. (GSFC-5670)" w:date="2016-04-08T15:12:00Z">
              <w:rPr>
                <w:rFonts w:ascii="Times New Roman" w:hAnsi="Times New Roman"/>
                <w:color w:val="FF0000"/>
                <w:szCs w:val="24"/>
                <w:shd w:val="clear" w:color="auto" w:fill="FFFFFF"/>
              </w:rPr>
            </w:rPrChange>
          </w:rPr>
          <w:t xml:space="preserve"> CCSDS virtual channels </w:t>
        </w:r>
      </w:ins>
      <w:ins w:id="1781" w:author="Perrine, Martin L. (GSFC-5670)" w:date="2016-03-31T13:45:00Z">
        <w:r w:rsidR="00D12017" w:rsidRPr="00BC1B38">
          <w:rPr>
            <w:rFonts w:ascii="Times New Roman" w:hAnsi="Times New Roman"/>
            <w:b w:val="0"/>
            <w:szCs w:val="24"/>
            <w:shd w:val="clear" w:color="auto" w:fill="FFFFFF"/>
            <w:rPrChange w:id="1782" w:author="Perrine, Martin L. (GSFC-5670)" w:date="2016-04-08T15:12:00Z">
              <w:rPr>
                <w:rFonts w:ascii="Times New Roman" w:hAnsi="Times New Roman"/>
                <w:szCs w:val="24"/>
                <w:shd w:val="clear" w:color="auto" w:fill="FFFFFF"/>
              </w:rPr>
            </w:rPrChange>
          </w:rPr>
          <w:t xml:space="preserve">(VC) </w:t>
        </w:r>
      </w:ins>
      <w:ins w:id="1783" w:author="Perrine, Martin L. (GSFC-5670)" w:date="2016-02-09T09:22:00Z">
        <w:r w:rsidR="00E27010">
          <w:rPr>
            <w:rFonts w:ascii="Times New Roman" w:hAnsi="Times New Roman"/>
            <w:b w:val="0"/>
            <w:szCs w:val="24"/>
            <w:shd w:val="clear" w:color="auto" w:fill="FFFFFF"/>
          </w:rPr>
          <w:t>and creating associated</w:t>
        </w:r>
        <w:r w:rsidR="00A42BDC" w:rsidRPr="00BC1B38">
          <w:rPr>
            <w:rFonts w:ascii="Times New Roman" w:hAnsi="Times New Roman"/>
            <w:b w:val="0"/>
            <w:szCs w:val="24"/>
            <w:shd w:val="clear" w:color="auto" w:fill="FFFFFF"/>
            <w:rPrChange w:id="1784" w:author="Perrine, Martin L. (GSFC-5670)" w:date="2016-04-08T15:12:00Z">
              <w:rPr>
                <w:rFonts w:ascii="Times New Roman" w:hAnsi="Times New Roman"/>
                <w:color w:val="FF0000"/>
                <w:szCs w:val="24"/>
                <w:shd w:val="clear" w:color="auto" w:fill="FFFFFF"/>
              </w:rPr>
            </w:rPrChange>
          </w:rPr>
          <w:t xml:space="preserve"> data files</w:t>
        </w:r>
      </w:ins>
      <w:ins w:id="1785" w:author="Perrine, Martin L. (GSFC-5670)" w:date="2016-05-10T08:19:00Z">
        <w:r w:rsidR="00E27010">
          <w:rPr>
            <w:rFonts w:ascii="Times New Roman" w:hAnsi="Times New Roman"/>
            <w:b w:val="0"/>
            <w:szCs w:val="24"/>
            <w:shd w:val="clear" w:color="auto" w:fill="FFFFFF"/>
          </w:rPr>
          <w:t>. E</w:t>
        </w:r>
      </w:ins>
      <w:ins w:id="1786" w:author="Perrine, Martin L. (GSFC-5670)" w:date="2016-03-31T13:47:00Z">
        <w:r w:rsidR="00D12017" w:rsidRPr="00BC1B38">
          <w:rPr>
            <w:rFonts w:ascii="Times New Roman" w:hAnsi="Times New Roman"/>
            <w:b w:val="0"/>
            <w:szCs w:val="24"/>
            <w:shd w:val="clear" w:color="auto" w:fill="FFFFFF"/>
            <w:rPrChange w:id="1787" w:author="Perrine, Martin L. (GSFC-5670)" w:date="2016-04-08T15:12:00Z">
              <w:rPr>
                <w:rFonts w:ascii="Times New Roman" w:hAnsi="Times New Roman"/>
                <w:szCs w:val="24"/>
                <w:shd w:val="clear" w:color="auto" w:fill="FFFFFF"/>
              </w:rPr>
            </w:rPrChange>
          </w:rPr>
          <w:t xml:space="preserve">ach </w:t>
        </w:r>
      </w:ins>
      <w:ins w:id="1788" w:author="Perrine, Martin L. (GSFC-5670)" w:date="2016-05-10T08:19:00Z">
        <w:r w:rsidR="00E27010">
          <w:rPr>
            <w:rFonts w:ascii="Times New Roman" w:hAnsi="Times New Roman"/>
            <w:b w:val="0"/>
            <w:szCs w:val="24"/>
            <w:shd w:val="clear" w:color="auto" w:fill="FFFFFF"/>
          </w:rPr>
          <w:t xml:space="preserve">file contains one VC and has </w:t>
        </w:r>
      </w:ins>
      <w:ins w:id="1789" w:author="Perrine, Martin L. (GSFC-5670)" w:date="2016-02-09T09:08:00Z">
        <w:r w:rsidRPr="00BC1B38">
          <w:rPr>
            <w:rFonts w:ascii="Times New Roman" w:hAnsi="Times New Roman"/>
            <w:b w:val="0"/>
            <w:szCs w:val="24"/>
            <w:shd w:val="clear" w:color="auto" w:fill="FFFFFF"/>
            <w:rPrChange w:id="1790" w:author="Perrine, Martin L. (GSFC-5670)" w:date="2016-04-08T15:12:00Z">
              <w:rPr>
                <w:rFonts w:ascii="Times New Roman" w:hAnsi="Times New Roman"/>
                <w:color w:val="FF0000"/>
                <w:szCs w:val="24"/>
                <w:shd w:val="clear" w:color="auto" w:fill="FFFFFF"/>
              </w:rPr>
            </w:rPrChange>
          </w:rPr>
          <w:t>a</w:t>
        </w:r>
      </w:ins>
      <w:ins w:id="1791" w:author="Perrine, Martin L. (GSFC-5670)" w:date="2016-05-10T08:16:00Z">
        <w:r w:rsidR="00E27010">
          <w:rPr>
            <w:rFonts w:ascii="Times New Roman" w:hAnsi="Times New Roman"/>
            <w:b w:val="0"/>
            <w:szCs w:val="24"/>
            <w:shd w:val="clear" w:color="auto" w:fill="FFFFFF"/>
          </w:rPr>
          <w:t xml:space="preserve"> </w:t>
        </w:r>
      </w:ins>
      <w:ins w:id="1792" w:author="Perrine, Martin L. (GSFC-5670)" w:date="2016-05-10T08:17:00Z">
        <w:r w:rsidR="00E27010">
          <w:rPr>
            <w:rFonts w:ascii="Times New Roman" w:hAnsi="Times New Roman"/>
            <w:b w:val="0"/>
            <w:szCs w:val="24"/>
            <w:shd w:val="clear" w:color="auto" w:fill="FFFFFF"/>
          </w:rPr>
          <w:t>manageable</w:t>
        </w:r>
      </w:ins>
      <w:ins w:id="1793" w:author="Perrine, Martin L. (GSFC-5670)" w:date="2016-02-09T09:08:00Z">
        <w:r w:rsidRPr="00BC1B38">
          <w:rPr>
            <w:rFonts w:ascii="Times New Roman" w:hAnsi="Times New Roman"/>
            <w:b w:val="0"/>
            <w:szCs w:val="24"/>
            <w:shd w:val="clear" w:color="auto" w:fill="FFFFFF"/>
            <w:rPrChange w:id="1794" w:author="Perrine, Martin L. (GSFC-5670)" w:date="2016-04-08T15:12:00Z">
              <w:rPr>
                <w:rFonts w:ascii="Times New Roman" w:hAnsi="Times New Roman"/>
                <w:color w:val="FF0000"/>
                <w:szCs w:val="24"/>
                <w:shd w:val="clear" w:color="auto" w:fill="FFFFFF"/>
              </w:rPr>
            </w:rPrChange>
          </w:rPr>
          <w:t xml:space="preserve"> time length</w:t>
        </w:r>
      </w:ins>
      <w:ins w:id="1795" w:author="Perrine, Martin L. (GSFC-5670)" w:date="2016-02-09T09:46:00Z">
        <w:r w:rsidR="009C51A3" w:rsidRPr="00BC1B38">
          <w:rPr>
            <w:rFonts w:ascii="Times New Roman" w:hAnsi="Times New Roman"/>
            <w:b w:val="0"/>
            <w:szCs w:val="24"/>
            <w:shd w:val="clear" w:color="auto" w:fill="FFFFFF"/>
            <w:rPrChange w:id="1796" w:author="Perrine, Martin L. (GSFC-5670)" w:date="2016-04-08T15:12:00Z">
              <w:rPr>
                <w:rFonts w:ascii="Times New Roman" w:hAnsi="Times New Roman"/>
                <w:color w:val="FF0000"/>
                <w:szCs w:val="24"/>
                <w:shd w:val="clear" w:color="auto" w:fill="FFFFFF"/>
              </w:rPr>
            </w:rPrChange>
          </w:rPr>
          <w:t xml:space="preserve"> </w:t>
        </w:r>
      </w:ins>
      <w:ins w:id="1797" w:author="Perrine, Martin L. (GSFC-5670)" w:date="2016-03-31T13:46:00Z">
        <w:r w:rsidR="00D12017" w:rsidRPr="00BC1B38">
          <w:rPr>
            <w:rFonts w:ascii="Times New Roman" w:hAnsi="Times New Roman"/>
            <w:b w:val="0"/>
            <w:szCs w:val="24"/>
            <w:shd w:val="clear" w:color="auto" w:fill="FFFFFF"/>
            <w:rPrChange w:id="1798" w:author="Perrine, Martin L. (GSFC-5670)" w:date="2016-04-08T15:12:00Z">
              <w:rPr>
                <w:rFonts w:ascii="Times New Roman" w:hAnsi="Times New Roman"/>
                <w:szCs w:val="24"/>
                <w:shd w:val="clear" w:color="auto" w:fill="FFFFFF"/>
              </w:rPr>
            </w:rPrChange>
          </w:rPr>
          <w:t xml:space="preserve">set by the </w:t>
        </w:r>
      </w:ins>
      <w:ins w:id="1799" w:author="Perrine, Martin L. (GSFC-5670)" w:date="2016-05-02T09:59:00Z">
        <w:r w:rsidR="002E10D8">
          <w:rPr>
            <w:rFonts w:ascii="Times New Roman" w:hAnsi="Times New Roman"/>
            <w:b w:val="0"/>
            <w:szCs w:val="24"/>
            <w:shd w:val="clear" w:color="auto" w:fill="FFFFFF"/>
          </w:rPr>
          <w:t xml:space="preserve">mission </w:t>
        </w:r>
      </w:ins>
      <w:ins w:id="1800" w:author="Perrine, Martin L. (GSFC-5670)" w:date="2016-03-31T13:46:00Z">
        <w:r w:rsidR="00D12017" w:rsidRPr="00BC1B38">
          <w:rPr>
            <w:rFonts w:ascii="Times New Roman" w:hAnsi="Times New Roman"/>
            <w:b w:val="0"/>
            <w:szCs w:val="24"/>
            <w:shd w:val="clear" w:color="auto" w:fill="FFFFFF"/>
            <w:rPrChange w:id="1801" w:author="Perrine, Martin L. (GSFC-5670)" w:date="2016-04-08T15:12:00Z">
              <w:rPr>
                <w:rFonts w:ascii="Times New Roman" w:hAnsi="Times New Roman"/>
                <w:szCs w:val="24"/>
                <w:shd w:val="clear" w:color="auto" w:fill="FFFFFF"/>
              </w:rPr>
            </w:rPrChange>
          </w:rPr>
          <w:t>configuration</w:t>
        </w:r>
      </w:ins>
      <w:ins w:id="1802" w:author="Perrine, Martin L. (GSFC-5670)" w:date="2016-02-09T09:46:00Z">
        <w:r w:rsidR="009C51A3" w:rsidRPr="00BC1B38">
          <w:rPr>
            <w:rFonts w:ascii="Times New Roman" w:hAnsi="Times New Roman"/>
            <w:b w:val="0"/>
            <w:szCs w:val="24"/>
            <w:shd w:val="clear" w:color="auto" w:fill="FFFFFF"/>
            <w:rPrChange w:id="1803" w:author="Perrine, Martin L. (GSFC-5670)" w:date="2016-04-08T15:12:00Z">
              <w:rPr>
                <w:rFonts w:ascii="Times New Roman" w:hAnsi="Times New Roman"/>
                <w:color w:val="FF0000"/>
                <w:szCs w:val="24"/>
                <w:shd w:val="clear" w:color="auto" w:fill="FFFFFF"/>
              </w:rPr>
            </w:rPrChange>
          </w:rPr>
          <w:t xml:space="preserve"> </w:t>
        </w:r>
      </w:ins>
      <w:ins w:id="1804" w:author="Perrine, Martin L. (GSFC-5670)" w:date="2016-02-09T09:08:00Z">
        <w:r w:rsidRPr="00BC1B38">
          <w:rPr>
            <w:rFonts w:ascii="Times New Roman" w:hAnsi="Times New Roman"/>
            <w:b w:val="0"/>
            <w:szCs w:val="24"/>
            <w:shd w:val="clear" w:color="auto" w:fill="FFFFFF"/>
            <w:rPrChange w:id="1805" w:author="Perrine, Martin L. (GSFC-5670)" w:date="2016-04-08T15:12:00Z">
              <w:rPr>
                <w:rFonts w:ascii="Times New Roman" w:hAnsi="Times New Roman"/>
                <w:color w:val="FF0000"/>
                <w:szCs w:val="24"/>
                <w:shd w:val="clear" w:color="auto" w:fill="FFFFFF"/>
              </w:rPr>
            </w:rPrChange>
          </w:rPr>
          <w:t>(</w:t>
        </w:r>
      </w:ins>
      <w:ins w:id="1806" w:author="Perrine, Martin L. (GSFC-5670)" w:date="2016-03-31T13:46:00Z">
        <w:r w:rsidR="00D12017" w:rsidRPr="00BC1B38">
          <w:rPr>
            <w:rFonts w:ascii="Times New Roman" w:hAnsi="Times New Roman"/>
            <w:b w:val="0"/>
            <w:szCs w:val="24"/>
            <w:shd w:val="clear" w:color="auto" w:fill="FFFFFF"/>
            <w:rPrChange w:id="1807" w:author="Perrine, Martin L. (GSFC-5670)" w:date="2016-04-08T15:12:00Z">
              <w:rPr>
                <w:rFonts w:ascii="Times New Roman" w:hAnsi="Times New Roman"/>
                <w:szCs w:val="24"/>
                <w:shd w:val="clear" w:color="auto" w:fill="FFFFFF"/>
              </w:rPr>
            </w:rPrChange>
          </w:rPr>
          <w:t xml:space="preserve">e.g. </w:t>
        </w:r>
      </w:ins>
      <w:ins w:id="1808" w:author="Perrine, Martin L. (GSFC-5670)" w:date="2016-02-09T09:08:00Z">
        <w:r w:rsidRPr="00BC1B38">
          <w:rPr>
            <w:rFonts w:ascii="Times New Roman" w:hAnsi="Times New Roman"/>
            <w:b w:val="0"/>
            <w:szCs w:val="24"/>
            <w:shd w:val="clear" w:color="auto" w:fill="FFFFFF"/>
            <w:rPrChange w:id="1809" w:author="Perrine, Martin L. (GSFC-5670)" w:date="2016-04-08T15:12:00Z">
              <w:rPr>
                <w:rFonts w:ascii="Times New Roman" w:hAnsi="Times New Roman"/>
                <w:color w:val="FF0000"/>
                <w:szCs w:val="24"/>
                <w:shd w:val="clear" w:color="auto" w:fill="FFFFFF"/>
              </w:rPr>
            </w:rPrChange>
          </w:rPr>
          <w:t>one minute).</w:t>
        </w:r>
      </w:ins>
    </w:p>
    <w:p w14:paraId="72ABBA7E" w14:textId="6AEA6B4B" w:rsidR="003D7952" w:rsidRPr="00BC1B38" w:rsidRDefault="008D73FD">
      <w:pPr>
        <w:pStyle w:val="Heading4"/>
        <w:numPr>
          <w:ilvl w:val="2"/>
          <w:numId w:val="63"/>
        </w:numPr>
        <w:rPr>
          <w:ins w:id="1810" w:author="Perrine, Martin L. (GSFC-5670)" w:date="2016-02-09T09:30:00Z"/>
          <w:rFonts w:ascii="Times New Roman" w:hAnsi="Times New Roman"/>
          <w:b w:val="0"/>
          <w:szCs w:val="24"/>
          <w:shd w:val="clear" w:color="auto" w:fill="FFFFFF"/>
          <w:rPrChange w:id="1811" w:author="Perrine, Martin L. (GSFC-5670)" w:date="2016-04-08T15:12:00Z">
            <w:rPr>
              <w:ins w:id="1812" w:author="Perrine, Martin L. (GSFC-5670)" w:date="2016-02-09T09:30:00Z"/>
              <w:rFonts w:ascii="Times New Roman" w:hAnsi="Times New Roman"/>
              <w:color w:val="FF0000"/>
              <w:szCs w:val="24"/>
              <w:shd w:val="clear" w:color="auto" w:fill="FFFFFF"/>
            </w:rPr>
          </w:rPrChange>
        </w:rPr>
        <w:pPrChange w:id="1813" w:author="Perrine, Martin L. (GSFC-5670)" w:date="2016-04-08T13:40:00Z">
          <w:pPr>
            <w:pStyle w:val="Heading3"/>
          </w:pPr>
        </w:pPrChange>
      </w:pPr>
      <w:ins w:id="1814" w:author="Perrine, Martin L. (GSFC-5670)" w:date="2016-02-09T09:06:00Z">
        <w:r w:rsidRPr="00BC1B38">
          <w:rPr>
            <w:rFonts w:ascii="Times New Roman" w:hAnsi="Times New Roman"/>
            <w:b w:val="0"/>
            <w:szCs w:val="24"/>
            <w:shd w:val="clear" w:color="auto" w:fill="FFFFFF"/>
            <w:rPrChange w:id="1815" w:author="Perrine, Martin L. (GSFC-5670)" w:date="2016-04-08T15:12:00Z">
              <w:rPr>
                <w:rFonts w:ascii="Times New Roman" w:hAnsi="Times New Roman"/>
                <w:color w:val="FF0000"/>
                <w:szCs w:val="24"/>
                <w:shd w:val="clear" w:color="auto" w:fill="FFFFFF"/>
              </w:rPr>
            </w:rPrChange>
          </w:rPr>
          <w:t xml:space="preserve"> </w:t>
        </w:r>
      </w:ins>
      <w:ins w:id="1816" w:author="Perrine, Martin L. (GSFC-5670)" w:date="2016-02-09T09:22:00Z">
        <w:r w:rsidR="00A42BDC" w:rsidRPr="00BC1B38">
          <w:rPr>
            <w:rFonts w:ascii="Times New Roman" w:hAnsi="Times New Roman"/>
            <w:b w:val="0"/>
            <w:szCs w:val="24"/>
            <w:shd w:val="clear" w:color="auto" w:fill="FFFFFF"/>
            <w:rPrChange w:id="1817" w:author="Perrine, Martin L. (GSFC-5670)" w:date="2016-04-08T15:12:00Z">
              <w:rPr>
                <w:rFonts w:ascii="Times New Roman" w:hAnsi="Times New Roman"/>
                <w:color w:val="FF0000"/>
                <w:szCs w:val="24"/>
                <w:shd w:val="clear" w:color="auto" w:fill="FFFFFF"/>
              </w:rPr>
            </w:rPrChange>
          </w:rPr>
          <w:t xml:space="preserve">The VC data files are </w:t>
        </w:r>
      </w:ins>
      <w:ins w:id="1818" w:author="Perrine, Martin L. (GSFC-5670)" w:date="2016-05-10T08:32:00Z">
        <w:r w:rsidR="00D35FC2">
          <w:rPr>
            <w:rFonts w:ascii="Times New Roman" w:hAnsi="Times New Roman"/>
            <w:b w:val="0"/>
            <w:szCs w:val="24"/>
            <w:shd w:val="clear" w:color="auto" w:fill="FFFFFF"/>
          </w:rPr>
          <w:t xml:space="preserve">buffered and </w:t>
        </w:r>
      </w:ins>
      <w:ins w:id="1819" w:author="Perrine, Martin L. (GSFC-5670)" w:date="2016-02-09T09:22:00Z">
        <w:r w:rsidR="00A42BDC" w:rsidRPr="00BC1B38">
          <w:rPr>
            <w:rFonts w:ascii="Times New Roman" w:hAnsi="Times New Roman"/>
            <w:b w:val="0"/>
            <w:szCs w:val="24"/>
            <w:shd w:val="clear" w:color="auto" w:fill="FFFFFF"/>
            <w:rPrChange w:id="1820" w:author="Perrine, Martin L. (GSFC-5670)" w:date="2016-04-08T15:12:00Z">
              <w:rPr>
                <w:rFonts w:ascii="Times New Roman" w:hAnsi="Times New Roman"/>
                <w:color w:val="FF0000"/>
                <w:szCs w:val="24"/>
                <w:shd w:val="clear" w:color="auto" w:fill="FFFFFF"/>
              </w:rPr>
            </w:rPrChange>
          </w:rPr>
          <w:t xml:space="preserve">sent </w:t>
        </w:r>
      </w:ins>
      <w:ins w:id="1821" w:author="Perrine, Martin L. (GSFC-5670)" w:date="2016-02-09T09:47:00Z">
        <w:r w:rsidR="009C51A3" w:rsidRPr="00BC1B38">
          <w:rPr>
            <w:rFonts w:ascii="Times New Roman" w:hAnsi="Times New Roman"/>
            <w:b w:val="0"/>
            <w:szCs w:val="24"/>
            <w:shd w:val="clear" w:color="auto" w:fill="FFFFFF"/>
            <w:rPrChange w:id="1822" w:author="Perrine, Martin L. (GSFC-5670)" w:date="2016-04-08T15:12:00Z">
              <w:rPr>
                <w:rFonts w:ascii="Times New Roman" w:hAnsi="Times New Roman"/>
                <w:color w:val="FF0000"/>
                <w:szCs w:val="24"/>
                <w:shd w:val="clear" w:color="auto" w:fill="FFFFFF"/>
              </w:rPr>
            </w:rPrChange>
          </w:rPr>
          <w:t>to the customer</w:t>
        </w:r>
      </w:ins>
      <w:ins w:id="1823" w:author="Perrine, Martin L. (GSFC-5670)" w:date="2016-03-31T13:47:00Z">
        <w:r w:rsidR="00D12017" w:rsidRPr="00BC1B38">
          <w:rPr>
            <w:rFonts w:ascii="Times New Roman" w:hAnsi="Times New Roman"/>
            <w:b w:val="0"/>
            <w:szCs w:val="24"/>
            <w:shd w:val="clear" w:color="auto" w:fill="FFFFFF"/>
            <w:rPrChange w:id="1824" w:author="Perrine, Martin L. (GSFC-5670)" w:date="2016-04-08T15:12:00Z">
              <w:rPr>
                <w:rFonts w:ascii="Times New Roman" w:hAnsi="Times New Roman"/>
                <w:szCs w:val="24"/>
                <w:shd w:val="clear" w:color="auto" w:fill="FFFFFF"/>
              </w:rPr>
            </w:rPrChange>
          </w:rPr>
          <w:t>’</w:t>
        </w:r>
      </w:ins>
      <w:ins w:id="1825" w:author="Perrine, Martin L. (GSFC-5670)" w:date="2016-02-09T09:47:00Z">
        <w:r w:rsidR="009C51A3" w:rsidRPr="00BC1B38">
          <w:rPr>
            <w:rFonts w:ascii="Times New Roman" w:hAnsi="Times New Roman"/>
            <w:b w:val="0"/>
            <w:szCs w:val="24"/>
            <w:shd w:val="clear" w:color="auto" w:fill="FFFFFF"/>
            <w:rPrChange w:id="1826" w:author="Perrine, Martin L. (GSFC-5670)" w:date="2016-04-08T15:12:00Z">
              <w:rPr>
                <w:rFonts w:ascii="Times New Roman" w:hAnsi="Times New Roman"/>
                <w:color w:val="FF0000"/>
                <w:szCs w:val="24"/>
                <w:shd w:val="clear" w:color="auto" w:fill="FFFFFF"/>
              </w:rPr>
            </w:rPrChange>
          </w:rPr>
          <w:t>s MOC</w:t>
        </w:r>
        <w:r w:rsidR="00EE23A3" w:rsidRPr="00BC1B38">
          <w:rPr>
            <w:rFonts w:ascii="Times New Roman" w:hAnsi="Times New Roman"/>
            <w:b w:val="0"/>
            <w:szCs w:val="24"/>
            <w:shd w:val="clear" w:color="auto" w:fill="FFFFFF"/>
            <w:rPrChange w:id="1827" w:author="Perrine, Martin L. (GSFC-5670)" w:date="2016-04-08T15:12:00Z">
              <w:rPr>
                <w:rFonts w:ascii="Times New Roman" w:hAnsi="Times New Roman"/>
                <w:color w:val="FF0000"/>
                <w:szCs w:val="24"/>
                <w:shd w:val="clear" w:color="auto" w:fill="FFFFFF"/>
              </w:rPr>
            </w:rPrChange>
          </w:rPr>
          <w:t xml:space="preserve"> using</w:t>
        </w:r>
        <w:r w:rsidR="009C51A3" w:rsidRPr="00BC1B38">
          <w:rPr>
            <w:rFonts w:ascii="Times New Roman" w:hAnsi="Times New Roman"/>
            <w:b w:val="0"/>
            <w:szCs w:val="24"/>
            <w:shd w:val="clear" w:color="auto" w:fill="FFFFFF"/>
            <w:rPrChange w:id="1828" w:author="Perrine, Martin L. (GSFC-5670)" w:date="2016-04-08T15:12:00Z">
              <w:rPr>
                <w:rFonts w:ascii="Times New Roman" w:hAnsi="Times New Roman"/>
                <w:color w:val="FF0000"/>
                <w:szCs w:val="24"/>
                <w:shd w:val="clear" w:color="auto" w:fill="FFFFFF"/>
              </w:rPr>
            </w:rPrChange>
          </w:rPr>
          <w:t xml:space="preserve"> Secure Copy </w:t>
        </w:r>
      </w:ins>
      <w:ins w:id="1829" w:author="Perrine, Martin L. (GSFC-5670)" w:date="2016-04-28T17:13:00Z">
        <w:r w:rsidR="00A55689">
          <w:rPr>
            <w:rFonts w:ascii="Times New Roman" w:hAnsi="Times New Roman"/>
            <w:b w:val="0"/>
            <w:szCs w:val="24"/>
            <w:shd w:val="clear" w:color="auto" w:fill="FFFFFF"/>
          </w:rPr>
          <w:t xml:space="preserve">Protocol </w:t>
        </w:r>
      </w:ins>
      <w:ins w:id="1830" w:author="Perrine, Martin L. (GSFC-5670)" w:date="2016-02-09T09:47:00Z">
        <w:r w:rsidR="009C51A3" w:rsidRPr="00BC1B38">
          <w:rPr>
            <w:rFonts w:ascii="Times New Roman" w:hAnsi="Times New Roman"/>
            <w:b w:val="0"/>
            <w:szCs w:val="24"/>
            <w:shd w:val="clear" w:color="auto" w:fill="FFFFFF"/>
            <w:rPrChange w:id="1831" w:author="Perrine, Martin L. (GSFC-5670)" w:date="2016-04-08T15:12:00Z">
              <w:rPr>
                <w:rFonts w:ascii="Times New Roman" w:hAnsi="Times New Roman"/>
                <w:color w:val="FF0000"/>
                <w:szCs w:val="24"/>
                <w:shd w:val="clear" w:color="auto" w:fill="FFFFFF"/>
              </w:rPr>
            </w:rPrChange>
          </w:rPr>
          <w:t xml:space="preserve">(SCP). </w:t>
        </w:r>
      </w:ins>
      <w:ins w:id="1832" w:author="Perrine, Martin L. (GSFC-5670)" w:date="2016-05-02T10:06:00Z">
        <w:r w:rsidR="003F1AE8">
          <w:rPr>
            <w:rFonts w:ascii="Times New Roman" w:hAnsi="Times New Roman"/>
            <w:b w:val="0"/>
            <w:szCs w:val="24"/>
            <w:shd w:val="clear" w:color="auto" w:fill="FFFFFF"/>
          </w:rPr>
          <w:t xml:space="preserve"> </w:t>
        </w:r>
      </w:ins>
      <w:ins w:id="1833" w:author="Perrine, Martin L. (GSFC-5670)" w:date="2016-02-09T09:28:00Z">
        <w:r w:rsidR="003D7952" w:rsidRPr="00BC1B38">
          <w:rPr>
            <w:rFonts w:ascii="Times New Roman" w:hAnsi="Times New Roman"/>
            <w:b w:val="0"/>
            <w:szCs w:val="24"/>
            <w:shd w:val="clear" w:color="auto" w:fill="FFFFFF"/>
            <w:rPrChange w:id="1834" w:author="Perrine, Martin L. (GSFC-5670)" w:date="2016-04-08T15:12:00Z">
              <w:rPr>
                <w:rFonts w:ascii="Times New Roman" w:hAnsi="Times New Roman"/>
                <w:color w:val="FF0000"/>
                <w:szCs w:val="24"/>
                <w:shd w:val="clear" w:color="auto" w:fill="FFFFFF"/>
              </w:rPr>
            </w:rPrChange>
          </w:rPr>
          <w:t xml:space="preserve">The </w:t>
        </w:r>
      </w:ins>
      <w:ins w:id="1835" w:author="Perrine, Martin L. (GSFC-5670)" w:date="2016-05-02T10:06:00Z">
        <w:r w:rsidR="003F1AE8">
          <w:rPr>
            <w:rFonts w:ascii="Times New Roman" w:hAnsi="Times New Roman"/>
            <w:b w:val="0"/>
            <w:szCs w:val="24"/>
            <w:shd w:val="clear" w:color="auto" w:fill="FFFFFF"/>
          </w:rPr>
          <w:t xml:space="preserve">files corresponding to the </w:t>
        </w:r>
      </w:ins>
      <w:ins w:id="1836" w:author="Perrine, Martin L. (GSFC-5670)" w:date="2016-02-09T09:28:00Z">
        <w:r w:rsidR="003D7952" w:rsidRPr="00BC1B38">
          <w:rPr>
            <w:rFonts w:ascii="Times New Roman" w:hAnsi="Times New Roman"/>
            <w:b w:val="0"/>
            <w:szCs w:val="24"/>
            <w:shd w:val="clear" w:color="auto" w:fill="FFFFFF"/>
            <w:rPrChange w:id="1837" w:author="Perrine, Martin L. (GSFC-5670)" w:date="2016-04-08T15:12:00Z">
              <w:rPr>
                <w:rFonts w:ascii="Times New Roman" w:hAnsi="Times New Roman"/>
                <w:color w:val="FF0000"/>
                <w:szCs w:val="24"/>
                <w:shd w:val="clear" w:color="auto" w:fill="FFFFFF"/>
              </w:rPr>
            </w:rPrChange>
          </w:rPr>
          <w:t xml:space="preserve">highest priority </w:t>
        </w:r>
      </w:ins>
      <w:ins w:id="1838" w:author="Perrine, Martin L. (GSFC-5670)" w:date="2016-05-02T10:06:00Z">
        <w:r w:rsidR="003F1AE8">
          <w:rPr>
            <w:rFonts w:ascii="Times New Roman" w:hAnsi="Times New Roman"/>
            <w:b w:val="0"/>
            <w:szCs w:val="24"/>
            <w:shd w:val="clear" w:color="auto" w:fill="FFFFFF"/>
          </w:rPr>
          <w:t>VCs</w:t>
        </w:r>
      </w:ins>
      <w:ins w:id="1839" w:author="Perrine, Martin L. (GSFC-5670)" w:date="2016-05-02T10:01:00Z">
        <w:r w:rsidR="00E27010">
          <w:rPr>
            <w:rFonts w:ascii="Times New Roman" w:hAnsi="Times New Roman"/>
            <w:b w:val="0"/>
            <w:szCs w:val="24"/>
            <w:shd w:val="clear" w:color="auto" w:fill="FFFFFF"/>
          </w:rPr>
          <w:t>,</w:t>
        </w:r>
      </w:ins>
      <w:ins w:id="1840" w:author="Perrine, Martin L. (GSFC-5670)" w:date="2016-05-02T10:00:00Z">
        <w:r w:rsidR="002E10D8">
          <w:rPr>
            <w:rFonts w:ascii="Times New Roman" w:hAnsi="Times New Roman"/>
            <w:b w:val="0"/>
            <w:szCs w:val="24"/>
            <w:shd w:val="clear" w:color="auto" w:fill="FFFFFF"/>
          </w:rPr>
          <w:t xml:space="preserve"> specified by the mission,</w:t>
        </w:r>
      </w:ins>
      <w:ins w:id="1841" w:author="Perrine, Martin L. (GSFC-5670)" w:date="2016-05-10T08:23:00Z">
        <w:r w:rsidR="00E27010">
          <w:rPr>
            <w:rFonts w:ascii="Times New Roman" w:hAnsi="Times New Roman"/>
            <w:b w:val="0"/>
            <w:szCs w:val="24"/>
            <w:shd w:val="clear" w:color="auto" w:fill="FFFFFF"/>
          </w:rPr>
          <w:t xml:space="preserve"> and</w:t>
        </w:r>
      </w:ins>
      <w:ins w:id="1842" w:author="Perrine, Martin L. (GSFC-5670)" w:date="2016-02-09T09:28:00Z">
        <w:r w:rsidR="003D7952" w:rsidRPr="00BC1B38">
          <w:rPr>
            <w:rFonts w:ascii="Times New Roman" w:hAnsi="Times New Roman"/>
            <w:b w:val="0"/>
            <w:szCs w:val="24"/>
            <w:shd w:val="clear" w:color="auto" w:fill="FFFFFF"/>
            <w:rPrChange w:id="1843" w:author="Perrine, Martin L. (GSFC-5670)" w:date="2016-04-08T15:12:00Z">
              <w:rPr>
                <w:rFonts w:ascii="Times New Roman" w:hAnsi="Times New Roman"/>
                <w:color w:val="FF0000"/>
                <w:szCs w:val="24"/>
                <w:shd w:val="clear" w:color="auto" w:fill="FFFFFF"/>
              </w:rPr>
            </w:rPrChange>
          </w:rPr>
          <w:t xml:space="preserve"> </w:t>
        </w:r>
      </w:ins>
      <w:ins w:id="1844" w:author="Perrine, Martin L. (GSFC-5670)" w:date="2016-02-09T09:30:00Z">
        <w:r w:rsidR="003D7952" w:rsidRPr="00BC1B38">
          <w:rPr>
            <w:rFonts w:ascii="Times New Roman" w:hAnsi="Times New Roman"/>
            <w:b w:val="0"/>
            <w:szCs w:val="24"/>
            <w:shd w:val="clear" w:color="auto" w:fill="FFFFFF"/>
            <w:rPrChange w:id="1845" w:author="Perrine, Martin L. (GSFC-5670)" w:date="2016-04-08T15:12:00Z">
              <w:rPr>
                <w:rFonts w:ascii="Times New Roman" w:hAnsi="Times New Roman"/>
                <w:color w:val="FF0000"/>
                <w:szCs w:val="24"/>
                <w:shd w:val="clear" w:color="auto" w:fill="FFFFFF"/>
              </w:rPr>
            </w:rPrChange>
          </w:rPr>
          <w:t>received at the time</w:t>
        </w:r>
      </w:ins>
      <w:ins w:id="1846" w:author="Perrine, Martin L. (GSFC-5670)" w:date="2016-05-10T08:23:00Z">
        <w:r w:rsidR="00E27010">
          <w:rPr>
            <w:rFonts w:ascii="Times New Roman" w:hAnsi="Times New Roman"/>
            <w:b w:val="0"/>
            <w:szCs w:val="24"/>
            <w:shd w:val="clear" w:color="auto" w:fill="FFFFFF"/>
          </w:rPr>
          <w:t>,</w:t>
        </w:r>
      </w:ins>
      <w:ins w:id="1847" w:author="Perrine, Martin L. (GSFC-5670)" w:date="2016-02-09T09:30:00Z">
        <w:r w:rsidR="003D7952" w:rsidRPr="00BC1B38">
          <w:rPr>
            <w:rFonts w:ascii="Times New Roman" w:hAnsi="Times New Roman"/>
            <w:b w:val="0"/>
            <w:szCs w:val="24"/>
            <w:shd w:val="clear" w:color="auto" w:fill="FFFFFF"/>
            <w:rPrChange w:id="1848" w:author="Perrine, Martin L. (GSFC-5670)" w:date="2016-04-08T15:12:00Z">
              <w:rPr>
                <w:rFonts w:ascii="Times New Roman" w:hAnsi="Times New Roman"/>
                <w:color w:val="FF0000"/>
                <w:szCs w:val="24"/>
                <w:shd w:val="clear" w:color="auto" w:fill="FFFFFF"/>
              </w:rPr>
            </w:rPrChange>
          </w:rPr>
          <w:t xml:space="preserve"> </w:t>
        </w:r>
      </w:ins>
      <w:ins w:id="1849" w:author="Perrine, Martin L. (GSFC-5670)" w:date="2016-05-10T08:22:00Z">
        <w:r w:rsidR="00E27010">
          <w:rPr>
            <w:rFonts w:ascii="Times New Roman" w:hAnsi="Times New Roman"/>
            <w:b w:val="0"/>
            <w:szCs w:val="24"/>
            <w:shd w:val="clear" w:color="auto" w:fill="FFFFFF"/>
          </w:rPr>
          <w:t xml:space="preserve">are </w:t>
        </w:r>
      </w:ins>
      <w:ins w:id="1850" w:author="Perrine, Martin L. (GSFC-5670)" w:date="2016-02-09T09:29:00Z">
        <w:r w:rsidR="003D7952" w:rsidRPr="00BC1B38">
          <w:rPr>
            <w:rFonts w:ascii="Times New Roman" w:hAnsi="Times New Roman"/>
            <w:b w:val="0"/>
            <w:szCs w:val="24"/>
            <w:shd w:val="clear" w:color="auto" w:fill="FFFFFF"/>
            <w:rPrChange w:id="1851" w:author="Perrine, Martin L. (GSFC-5670)" w:date="2016-04-08T15:12:00Z">
              <w:rPr>
                <w:rFonts w:ascii="Times New Roman" w:hAnsi="Times New Roman"/>
                <w:color w:val="FF0000"/>
                <w:szCs w:val="24"/>
                <w:shd w:val="clear" w:color="auto" w:fill="FFFFFF"/>
              </w:rPr>
            </w:rPrChange>
          </w:rPr>
          <w:t>sent first</w:t>
        </w:r>
      </w:ins>
      <w:ins w:id="1852" w:author="Perrine, Martin L. (GSFC-5670)" w:date="2016-02-09T09:30:00Z">
        <w:r w:rsidR="003D7952" w:rsidRPr="00BC1B38">
          <w:rPr>
            <w:rFonts w:ascii="Times New Roman" w:hAnsi="Times New Roman"/>
            <w:b w:val="0"/>
            <w:szCs w:val="24"/>
            <w:shd w:val="clear" w:color="auto" w:fill="FFFFFF"/>
            <w:rPrChange w:id="1853" w:author="Perrine, Martin L. (GSFC-5670)" w:date="2016-04-08T15:12:00Z">
              <w:rPr>
                <w:rFonts w:ascii="Times New Roman" w:hAnsi="Times New Roman"/>
                <w:color w:val="FF0000"/>
                <w:szCs w:val="24"/>
                <w:shd w:val="clear" w:color="auto" w:fill="FFFFFF"/>
              </w:rPr>
            </w:rPrChange>
          </w:rPr>
          <w:t>.</w:t>
        </w:r>
      </w:ins>
      <w:ins w:id="1854" w:author="Perrine, Martin L. (GSFC-5670)" w:date="2016-02-09T09:40:00Z">
        <w:r w:rsidR="000F0741" w:rsidRPr="00BC1B38">
          <w:rPr>
            <w:rFonts w:ascii="Times New Roman" w:hAnsi="Times New Roman"/>
            <w:b w:val="0"/>
            <w:szCs w:val="24"/>
            <w:shd w:val="clear" w:color="auto" w:fill="FFFFFF"/>
            <w:rPrChange w:id="1855" w:author="Perrine, Martin L. (GSFC-5670)" w:date="2016-04-08T15:12:00Z">
              <w:rPr>
                <w:rFonts w:ascii="Times New Roman" w:hAnsi="Times New Roman"/>
                <w:color w:val="FF0000"/>
                <w:szCs w:val="24"/>
                <w:shd w:val="clear" w:color="auto" w:fill="FFFFFF"/>
              </w:rPr>
            </w:rPrChange>
          </w:rPr>
          <w:t xml:space="preserve">  </w:t>
        </w:r>
      </w:ins>
      <w:ins w:id="1856" w:author="Perrine, Martin L. (GSFC-5670)" w:date="2016-02-09T09:53:00Z">
        <w:r w:rsidR="00EE23A3" w:rsidRPr="00BC1B38">
          <w:rPr>
            <w:rFonts w:ascii="Times New Roman" w:hAnsi="Times New Roman"/>
            <w:b w:val="0"/>
            <w:szCs w:val="24"/>
            <w:shd w:val="clear" w:color="auto" w:fill="FFFFFF"/>
            <w:rPrChange w:id="1857" w:author="Perrine, Martin L. (GSFC-5670)" w:date="2016-04-08T15:12:00Z">
              <w:rPr>
                <w:rFonts w:ascii="Times New Roman" w:hAnsi="Times New Roman"/>
                <w:color w:val="FF0000"/>
                <w:szCs w:val="24"/>
                <w:shd w:val="clear" w:color="auto" w:fill="FFFFFF"/>
              </w:rPr>
            </w:rPrChange>
          </w:rPr>
          <w:t xml:space="preserve">This </w:t>
        </w:r>
      </w:ins>
      <w:ins w:id="1858" w:author="Perrine, Martin L. (GSFC-5670)" w:date="2016-05-10T08:24:00Z">
        <w:r w:rsidR="00E27010">
          <w:rPr>
            <w:rFonts w:ascii="Times New Roman" w:hAnsi="Times New Roman"/>
            <w:b w:val="0"/>
            <w:szCs w:val="24"/>
            <w:shd w:val="clear" w:color="auto" w:fill="FFFFFF"/>
          </w:rPr>
          <w:t xml:space="preserve">operating </w:t>
        </w:r>
      </w:ins>
      <w:ins w:id="1859" w:author="Perrine, Martin L. (GSFC-5670)" w:date="2016-02-09T09:53:00Z">
        <w:r w:rsidR="00EE23A3" w:rsidRPr="00BC1B38">
          <w:rPr>
            <w:rFonts w:ascii="Times New Roman" w:hAnsi="Times New Roman"/>
            <w:b w:val="0"/>
            <w:szCs w:val="24"/>
            <w:shd w:val="clear" w:color="auto" w:fill="FFFFFF"/>
            <w:rPrChange w:id="1860" w:author="Perrine, Martin L. (GSFC-5670)" w:date="2016-04-08T15:12:00Z">
              <w:rPr>
                <w:rFonts w:ascii="Times New Roman" w:hAnsi="Times New Roman"/>
                <w:color w:val="FF0000"/>
                <w:szCs w:val="24"/>
                <w:shd w:val="clear" w:color="auto" w:fill="FFFFFF"/>
              </w:rPr>
            </w:rPrChange>
          </w:rPr>
          <w:t xml:space="preserve">mode is referred to as </w:t>
        </w:r>
      </w:ins>
      <w:ins w:id="1861" w:author="Perrine, Martin L. (GSFC-5670)" w:date="2016-04-13T10:28:00Z">
        <w:r w:rsidR="008E4930">
          <w:rPr>
            <w:rFonts w:ascii="Times New Roman" w:hAnsi="Times New Roman"/>
            <w:b w:val="0"/>
            <w:szCs w:val="24"/>
            <w:shd w:val="clear" w:color="auto" w:fill="FFFFFF"/>
          </w:rPr>
          <w:t>“Automatic D</w:t>
        </w:r>
        <w:r w:rsidR="00737843">
          <w:rPr>
            <w:rFonts w:ascii="Times New Roman" w:hAnsi="Times New Roman"/>
            <w:b w:val="0"/>
            <w:szCs w:val="24"/>
            <w:shd w:val="clear" w:color="auto" w:fill="FFFFFF"/>
          </w:rPr>
          <w:t>elivery” and is</w:t>
        </w:r>
        <w:r w:rsidR="00D35FC2">
          <w:rPr>
            <w:rFonts w:ascii="Times New Roman" w:hAnsi="Times New Roman"/>
            <w:b w:val="0"/>
            <w:szCs w:val="24"/>
            <w:shd w:val="clear" w:color="auto" w:fill="FFFFFF"/>
          </w:rPr>
          <w:t xml:space="preserve"> p</w:t>
        </w:r>
        <w:r w:rsidR="00737843">
          <w:rPr>
            <w:rFonts w:ascii="Times New Roman" w:hAnsi="Times New Roman"/>
            <w:b w:val="0"/>
            <w:szCs w:val="24"/>
            <w:shd w:val="clear" w:color="auto" w:fill="FFFFFF"/>
          </w:rPr>
          <w:t xml:space="preserve">erformed </w:t>
        </w:r>
      </w:ins>
      <w:ins w:id="1862" w:author="Perrine, Martin L. (GSFC-5670)" w:date="2016-05-10T08:24:00Z">
        <w:r w:rsidR="00E27010">
          <w:rPr>
            <w:rFonts w:ascii="Times New Roman" w:hAnsi="Times New Roman"/>
            <w:b w:val="0"/>
            <w:szCs w:val="24"/>
            <w:shd w:val="clear" w:color="auto" w:fill="FFFFFF"/>
          </w:rPr>
          <w:t xml:space="preserve">as </w:t>
        </w:r>
      </w:ins>
      <w:ins w:id="1863" w:author="Perrine, Martin L. (GSFC-5670)" w:date="2016-05-10T08:25:00Z">
        <w:r w:rsidR="00E27010">
          <w:rPr>
            <w:rFonts w:ascii="Times New Roman" w:hAnsi="Times New Roman"/>
            <w:b w:val="0"/>
            <w:szCs w:val="24"/>
            <w:shd w:val="clear" w:color="auto" w:fill="FFFFFF"/>
          </w:rPr>
          <w:t>quickly</w:t>
        </w:r>
      </w:ins>
      <w:ins w:id="1864" w:author="Perrine, Martin L. (GSFC-5670)" w:date="2016-05-10T08:24:00Z">
        <w:r w:rsidR="00D35FC2">
          <w:rPr>
            <w:rFonts w:ascii="Times New Roman" w:hAnsi="Times New Roman"/>
            <w:b w:val="0"/>
            <w:szCs w:val="24"/>
            <w:shd w:val="clear" w:color="auto" w:fill="FFFFFF"/>
          </w:rPr>
          <w:t xml:space="preserve"> as possible</w:t>
        </w:r>
        <w:r w:rsidR="00E27010">
          <w:rPr>
            <w:rFonts w:ascii="Times New Roman" w:hAnsi="Times New Roman"/>
            <w:b w:val="0"/>
            <w:szCs w:val="24"/>
            <w:shd w:val="clear" w:color="auto" w:fill="FFFFFF"/>
          </w:rPr>
          <w:t xml:space="preserve"> </w:t>
        </w:r>
      </w:ins>
      <w:ins w:id="1865" w:author="Perrine, Martin L. (GSFC-5670)" w:date="2016-05-10T08:32:00Z">
        <w:r w:rsidR="00D35FC2">
          <w:rPr>
            <w:rFonts w:ascii="Times New Roman" w:hAnsi="Times New Roman"/>
            <w:b w:val="0"/>
            <w:szCs w:val="24"/>
            <w:shd w:val="clear" w:color="auto" w:fill="FFFFFF"/>
          </w:rPr>
          <w:t>(</w:t>
        </w:r>
      </w:ins>
      <w:ins w:id="1866" w:author="Perrine, Martin L. (GSFC-5670)" w:date="2016-04-13T10:28:00Z">
        <w:r w:rsidR="00737843">
          <w:rPr>
            <w:rFonts w:ascii="Times New Roman" w:hAnsi="Times New Roman"/>
            <w:b w:val="0"/>
            <w:szCs w:val="24"/>
            <w:shd w:val="clear" w:color="auto" w:fill="FFFFFF"/>
          </w:rPr>
          <w:t xml:space="preserve">in </w:t>
        </w:r>
      </w:ins>
      <w:ins w:id="1867" w:author="Perrine, Martin L. (GSFC-5670)" w:date="2016-02-09T09:53:00Z">
        <w:r w:rsidR="00EE23A3" w:rsidRPr="00BC1B38">
          <w:rPr>
            <w:rFonts w:ascii="Times New Roman" w:hAnsi="Times New Roman"/>
            <w:b w:val="0"/>
            <w:szCs w:val="24"/>
            <w:shd w:val="clear" w:color="auto" w:fill="FFFFFF"/>
            <w:rPrChange w:id="1868" w:author="Perrine, Martin L. (GSFC-5670)" w:date="2016-04-08T15:12:00Z">
              <w:rPr>
                <w:rFonts w:ascii="Times New Roman" w:hAnsi="Times New Roman"/>
                <w:color w:val="FF0000"/>
                <w:szCs w:val="24"/>
                <w:shd w:val="clear" w:color="auto" w:fill="FFFFFF"/>
              </w:rPr>
            </w:rPrChange>
          </w:rPr>
          <w:t>“near real time” (NRT)</w:t>
        </w:r>
      </w:ins>
      <w:ins w:id="1869" w:author="Perrine, Martin L. (GSFC-5670)" w:date="2016-05-10T08:33:00Z">
        <w:r w:rsidR="00D35FC2">
          <w:rPr>
            <w:rFonts w:ascii="Times New Roman" w:hAnsi="Times New Roman"/>
            <w:b w:val="0"/>
            <w:szCs w:val="24"/>
            <w:shd w:val="clear" w:color="auto" w:fill="FFFFFF"/>
          </w:rPr>
          <w:t>)</w:t>
        </w:r>
      </w:ins>
      <w:ins w:id="1870" w:author="Perrine, Martin L. (GSFC-5670)" w:date="2016-05-02T10:09:00Z">
        <w:r w:rsidR="003F1AE8">
          <w:rPr>
            <w:rFonts w:ascii="Times New Roman" w:hAnsi="Times New Roman"/>
            <w:b w:val="0"/>
            <w:szCs w:val="24"/>
            <w:shd w:val="clear" w:color="auto" w:fill="FFFFFF"/>
          </w:rPr>
          <w:t xml:space="preserve"> at the fastest rate both DAPHNE and the </w:t>
        </w:r>
      </w:ins>
      <w:ins w:id="1871" w:author="Perrine, Martin L. (GSFC-5670)" w:date="2016-05-02T10:10:00Z">
        <w:r w:rsidR="003F1AE8">
          <w:rPr>
            <w:rFonts w:ascii="Times New Roman" w:hAnsi="Times New Roman"/>
            <w:b w:val="0"/>
            <w:szCs w:val="24"/>
            <w:shd w:val="clear" w:color="auto" w:fill="FFFFFF"/>
          </w:rPr>
          <w:t xml:space="preserve">NISN </w:t>
        </w:r>
      </w:ins>
      <w:ins w:id="1872" w:author="Perrine, Martin L. (GSFC-5670)" w:date="2016-05-02T10:09:00Z">
        <w:r w:rsidR="003F1AE8">
          <w:rPr>
            <w:rFonts w:ascii="Times New Roman" w:hAnsi="Times New Roman"/>
            <w:b w:val="0"/>
            <w:szCs w:val="24"/>
            <w:shd w:val="clear" w:color="auto" w:fill="FFFFFF"/>
          </w:rPr>
          <w:t>data network can support</w:t>
        </w:r>
      </w:ins>
      <w:ins w:id="1873" w:author="Perrine, Martin L. (GSFC-5670)" w:date="2016-04-13T10:29:00Z">
        <w:r w:rsidR="00737843">
          <w:rPr>
            <w:rFonts w:ascii="Times New Roman" w:hAnsi="Times New Roman"/>
            <w:b w:val="0"/>
            <w:szCs w:val="24"/>
            <w:shd w:val="clear" w:color="auto" w:fill="FFFFFF"/>
          </w:rPr>
          <w:t xml:space="preserve">. </w:t>
        </w:r>
      </w:ins>
    </w:p>
    <w:p w14:paraId="6C4D547A" w14:textId="68B26781" w:rsidR="001E3A39" w:rsidRDefault="001E3A39">
      <w:pPr>
        <w:pStyle w:val="Heading4"/>
        <w:numPr>
          <w:ilvl w:val="2"/>
          <w:numId w:val="63"/>
        </w:numPr>
        <w:rPr>
          <w:ins w:id="1874" w:author="Perrine, Martin L. (GSFC-5670)" w:date="2016-04-27T17:54:00Z"/>
          <w:rFonts w:ascii="Times New Roman" w:hAnsi="Times New Roman"/>
          <w:b w:val="0"/>
          <w:szCs w:val="24"/>
          <w:shd w:val="clear" w:color="auto" w:fill="FFFFFF"/>
        </w:rPr>
        <w:pPrChange w:id="1875" w:author="Perrine, Martin L. (GSFC-5670)" w:date="2016-04-08T13:40:00Z">
          <w:pPr>
            <w:pStyle w:val="Heading3"/>
          </w:pPr>
        </w:pPrChange>
      </w:pPr>
      <w:ins w:id="1876" w:author="Perrine, Martin L. (GSFC-5670)" w:date="2016-04-27T17:55:00Z">
        <w:r w:rsidRPr="00EC3C68">
          <w:rPr>
            <w:rFonts w:ascii="Times New Roman" w:hAnsi="Times New Roman"/>
            <w:b w:val="0"/>
            <w:szCs w:val="24"/>
            <w:shd w:val="clear" w:color="auto" w:fill="FFFFFF"/>
          </w:rPr>
          <w:t xml:space="preserve">VC data files </w:t>
        </w:r>
      </w:ins>
      <w:ins w:id="1877" w:author="Perrine, Martin L. (GSFC-5670)" w:date="2016-05-10T08:26:00Z">
        <w:r w:rsidR="00D35FC2">
          <w:rPr>
            <w:rFonts w:ascii="Times New Roman" w:hAnsi="Times New Roman"/>
            <w:b w:val="0"/>
            <w:szCs w:val="24"/>
            <w:shd w:val="clear" w:color="auto" w:fill="FFFFFF"/>
          </w:rPr>
          <w:t xml:space="preserve">are saved </w:t>
        </w:r>
      </w:ins>
      <w:ins w:id="1878" w:author="Perrine, Martin L. (GSFC-5670)" w:date="2016-04-27T17:55:00Z">
        <w:r w:rsidRPr="00EC3C68">
          <w:rPr>
            <w:rFonts w:ascii="Times New Roman" w:hAnsi="Times New Roman"/>
            <w:b w:val="0"/>
            <w:szCs w:val="24"/>
            <w:shd w:val="clear" w:color="auto" w:fill="FFFFFF"/>
          </w:rPr>
          <w:t xml:space="preserve">into the Storage System (SS).   </w:t>
        </w:r>
      </w:ins>
    </w:p>
    <w:p w14:paraId="1F0C5E7E" w14:textId="3DF8ABE0" w:rsidR="00FD259B" w:rsidRDefault="003D7952">
      <w:pPr>
        <w:pStyle w:val="Heading4"/>
        <w:numPr>
          <w:ilvl w:val="2"/>
          <w:numId w:val="63"/>
        </w:numPr>
        <w:rPr>
          <w:ins w:id="1879" w:author="Perrine, Martin L. (GSFC-5670)" w:date="2016-05-10T08:38:00Z"/>
          <w:rFonts w:ascii="Times New Roman" w:hAnsi="Times New Roman"/>
          <w:b w:val="0"/>
          <w:szCs w:val="24"/>
          <w:shd w:val="clear" w:color="auto" w:fill="FFFFFF"/>
        </w:rPr>
      </w:pPr>
      <w:ins w:id="1880" w:author="Perrine, Martin L. (GSFC-5670)" w:date="2016-02-09T09:33:00Z">
        <w:r w:rsidRPr="00BC1B38">
          <w:rPr>
            <w:rFonts w:ascii="Times New Roman" w:hAnsi="Times New Roman"/>
            <w:b w:val="0"/>
            <w:szCs w:val="24"/>
            <w:shd w:val="clear" w:color="auto" w:fill="FFFFFF"/>
            <w:rPrChange w:id="1881" w:author="Perrine, Martin L. (GSFC-5670)" w:date="2016-04-08T15:12:00Z">
              <w:rPr>
                <w:rFonts w:ascii="Times New Roman" w:hAnsi="Times New Roman"/>
                <w:color w:val="FF0000"/>
                <w:szCs w:val="24"/>
                <w:shd w:val="clear" w:color="auto" w:fill="FFFFFF"/>
              </w:rPr>
            </w:rPrChange>
          </w:rPr>
          <w:t xml:space="preserve">DAPHNE continues </w:t>
        </w:r>
      </w:ins>
      <w:ins w:id="1882" w:author="Perrine, Martin L. (GSFC-5670)" w:date="2016-02-09T09:36:00Z">
        <w:r w:rsidRPr="00BC1B38">
          <w:rPr>
            <w:rFonts w:ascii="Times New Roman" w:hAnsi="Times New Roman"/>
            <w:b w:val="0"/>
            <w:szCs w:val="24"/>
            <w:shd w:val="clear" w:color="auto" w:fill="FFFFFF"/>
            <w:rPrChange w:id="1883" w:author="Perrine, Martin L. (GSFC-5670)" w:date="2016-04-08T15:12:00Z">
              <w:rPr>
                <w:rFonts w:ascii="Times New Roman" w:hAnsi="Times New Roman"/>
                <w:color w:val="FF0000"/>
                <w:szCs w:val="24"/>
                <w:shd w:val="clear" w:color="auto" w:fill="FFFFFF"/>
              </w:rPr>
            </w:rPrChange>
          </w:rPr>
          <w:t xml:space="preserve">to </w:t>
        </w:r>
      </w:ins>
      <w:ins w:id="1884" w:author="Perrine, Martin L. (GSFC-5670)" w:date="2016-04-28T17:18:00Z">
        <w:r w:rsidR="00A55689">
          <w:rPr>
            <w:rFonts w:ascii="Times New Roman" w:hAnsi="Times New Roman"/>
            <w:b w:val="0"/>
            <w:szCs w:val="24"/>
            <w:shd w:val="clear" w:color="auto" w:fill="FFFFFF"/>
          </w:rPr>
          <w:t xml:space="preserve">implement steps </w:t>
        </w:r>
      </w:ins>
      <w:ins w:id="1885" w:author="Perrine, Martin L. (GSFC-5670)" w:date="2016-04-28T17:19:00Z">
        <w:r w:rsidR="00A55689">
          <w:rPr>
            <w:rFonts w:ascii="Times New Roman" w:hAnsi="Times New Roman"/>
            <w:b w:val="0"/>
            <w:szCs w:val="24"/>
            <w:shd w:val="clear" w:color="auto" w:fill="FFFFFF"/>
          </w:rPr>
          <w:t xml:space="preserve">i.-v. </w:t>
        </w:r>
      </w:ins>
      <w:ins w:id="1886" w:author="Perrine, Martin L. (GSFC-5670)" w:date="2016-05-10T10:56:00Z">
        <w:r w:rsidR="003A5E3B">
          <w:rPr>
            <w:rFonts w:ascii="Times New Roman" w:hAnsi="Times New Roman"/>
            <w:b w:val="0"/>
            <w:szCs w:val="24"/>
            <w:shd w:val="clear" w:color="auto" w:fill="FFFFFF"/>
          </w:rPr>
          <w:t>a</w:t>
        </w:r>
      </w:ins>
      <w:ins w:id="1887" w:author="Perrine, Martin L. (GSFC-5670)" w:date="2016-05-10T10:55:00Z">
        <w:r w:rsidR="003A5E3B">
          <w:rPr>
            <w:rFonts w:ascii="Times New Roman" w:hAnsi="Times New Roman"/>
            <w:b w:val="0"/>
            <w:szCs w:val="24"/>
            <w:shd w:val="clear" w:color="auto" w:fill="FFFFFF"/>
          </w:rPr>
          <w:t>bove</w:t>
        </w:r>
      </w:ins>
      <w:ins w:id="1888" w:author="Perrine, Martin L. (GSFC-5670)" w:date="2016-04-28T17:19:00Z">
        <w:r w:rsidR="00A55689">
          <w:rPr>
            <w:rFonts w:ascii="Times New Roman" w:hAnsi="Times New Roman"/>
            <w:b w:val="0"/>
            <w:szCs w:val="24"/>
            <w:shd w:val="clear" w:color="auto" w:fill="FFFFFF"/>
          </w:rPr>
          <w:t>.</w:t>
        </w:r>
      </w:ins>
    </w:p>
    <w:p w14:paraId="0FFEDD64" w14:textId="3F621C3C" w:rsidR="00862678" w:rsidRPr="00FD259B" w:rsidRDefault="00A55689">
      <w:pPr>
        <w:pStyle w:val="Heading4"/>
        <w:numPr>
          <w:ilvl w:val="2"/>
          <w:numId w:val="63"/>
        </w:numPr>
        <w:rPr>
          <w:ins w:id="1889" w:author="Perrine, Martin L. (GSFC-5670)" w:date="2016-04-28T17:23:00Z"/>
          <w:rFonts w:ascii="Times New Roman" w:hAnsi="Times New Roman"/>
          <w:b w:val="0"/>
          <w:szCs w:val="24"/>
          <w:shd w:val="clear" w:color="auto" w:fill="FFFFFF"/>
        </w:rPr>
      </w:pPr>
      <w:ins w:id="1890" w:author="Perrine, Martin L. (GSFC-5670)" w:date="2016-04-28T17:21:00Z">
        <w:r w:rsidRPr="00FD259B">
          <w:rPr>
            <w:rFonts w:ascii="Times New Roman" w:hAnsi="Times New Roman"/>
            <w:b w:val="0"/>
            <w:szCs w:val="24"/>
            <w:shd w:val="clear" w:color="auto" w:fill="FFFFFF"/>
          </w:rPr>
          <w:t xml:space="preserve">At the end of the overpass operation M&amp;C sends </w:t>
        </w:r>
      </w:ins>
      <w:ins w:id="1891" w:author="Perrine, Martin L. (GSFC-5670)" w:date="2016-04-27T17:06:00Z">
        <w:r w:rsidR="00CD13AA" w:rsidRPr="00FD259B">
          <w:rPr>
            <w:rFonts w:ascii="Times New Roman" w:hAnsi="Times New Roman"/>
            <w:b w:val="0"/>
            <w:szCs w:val="24"/>
            <w:shd w:val="clear" w:color="auto" w:fill="FFFFFF"/>
          </w:rPr>
          <w:t>the stop command</w:t>
        </w:r>
      </w:ins>
      <w:ins w:id="1892" w:author="Perrine, Martin L. (GSFC-5670)" w:date="2016-04-28T17:21:00Z">
        <w:r w:rsidRPr="00FD259B">
          <w:rPr>
            <w:rFonts w:ascii="Times New Roman" w:hAnsi="Times New Roman"/>
            <w:b w:val="0"/>
            <w:szCs w:val="24"/>
            <w:shd w:val="clear" w:color="auto" w:fill="FFFFFF"/>
          </w:rPr>
          <w:t xml:space="preserve">. </w:t>
        </w:r>
      </w:ins>
      <w:ins w:id="1893" w:author="Perrine, Martin L. (GSFC-5670)" w:date="2016-04-27T17:06:00Z">
        <w:r w:rsidR="00CD13AA" w:rsidRPr="00FD259B">
          <w:rPr>
            <w:rFonts w:ascii="Times New Roman" w:hAnsi="Times New Roman"/>
            <w:b w:val="0"/>
            <w:szCs w:val="24"/>
            <w:shd w:val="clear" w:color="auto" w:fill="FFFFFF"/>
          </w:rPr>
          <w:t xml:space="preserve"> </w:t>
        </w:r>
      </w:ins>
      <w:ins w:id="1894" w:author="Perrine, Martin L. (GSFC-5670)" w:date="2016-03-31T14:04:00Z">
        <w:r w:rsidR="00873998" w:rsidRPr="00FD259B">
          <w:rPr>
            <w:rFonts w:ascii="Times New Roman" w:hAnsi="Times New Roman"/>
            <w:b w:val="0"/>
            <w:szCs w:val="24"/>
            <w:shd w:val="clear" w:color="auto" w:fill="FFFFFF"/>
            <w:rPrChange w:id="1895" w:author="Perrine, Martin L. (GSFC-5670)" w:date="2016-05-10T08:38:00Z">
              <w:rPr>
                <w:rFonts w:ascii="Times New Roman" w:hAnsi="Times New Roman"/>
                <w:szCs w:val="24"/>
                <w:shd w:val="clear" w:color="auto" w:fill="FFFFFF"/>
              </w:rPr>
            </w:rPrChange>
          </w:rPr>
          <w:t xml:space="preserve">DAPHNE </w:t>
        </w:r>
      </w:ins>
      <w:ins w:id="1896" w:author="Perrine, Martin L. (GSFC-5670)" w:date="2016-04-27T17:06:00Z">
        <w:r w:rsidR="00CD13AA" w:rsidRPr="00FD259B">
          <w:rPr>
            <w:rFonts w:ascii="Times New Roman" w:hAnsi="Times New Roman"/>
            <w:b w:val="0"/>
            <w:szCs w:val="24"/>
            <w:shd w:val="clear" w:color="auto" w:fill="FFFFFF"/>
          </w:rPr>
          <w:t>immediately stops receiving data.</w:t>
        </w:r>
      </w:ins>
      <w:ins w:id="1897" w:author="Perrine, Martin L. (GSFC-5670)" w:date="2016-04-27T17:31:00Z">
        <w:r w:rsidR="00741938" w:rsidRPr="00FD259B">
          <w:rPr>
            <w:rFonts w:ascii="Times New Roman" w:hAnsi="Times New Roman"/>
            <w:b w:val="0"/>
            <w:szCs w:val="24"/>
            <w:shd w:val="clear" w:color="auto" w:fill="FFFFFF"/>
          </w:rPr>
          <w:t xml:space="preserve"> </w:t>
        </w:r>
      </w:ins>
      <w:ins w:id="1898" w:author="Perrine, Martin L. (GSFC-5670)" w:date="2016-05-10T08:40:00Z">
        <w:r w:rsidR="00FD259B">
          <w:rPr>
            <w:rFonts w:ascii="Times New Roman" w:hAnsi="Times New Roman"/>
            <w:b w:val="0"/>
            <w:szCs w:val="24"/>
            <w:shd w:val="clear" w:color="auto" w:fill="FFFFFF"/>
          </w:rPr>
          <w:t xml:space="preserve">To avoid loss or corruption of </w:t>
        </w:r>
        <w:r w:rsidR="00FD259B">
          <w:rPr>
            <w:rFonts w:ascii="Times New Roman" w:hAnsi="Times New Roman"/>
            <w:b w:val="0"/>
            <w:szCs w:val="24"/>
            <w:shd w:val="clear" w:color="auto" w:fill="FFFFFF"/>
          </w:rPr>
          <w:lastRenderedPageBreak/>
          <w:t>data, at the transition, M&amp;C must assure that data is not being input when sending the stop command.</w:t>
        </w:r>
      </w:ins>
    </w:p>
    <w:p w14:paraId="7E9E853A" w14:textId="4EDB617B" w:rsidR="00EE23A3" w:rsidRPr="00BC1B38" w:rsidRDefault="00873998">
      <w:pPr>
        <w:pStyle w:val="Heading4"/>
        <w:numPr>
          <w:ilvl w:val="1"/>
          <w:numId w:val="63"/>
        </w:numPr>
        <w:rPr>
          <w:ins w:id="1899" w:author="Perrine, Martin L. (GSFC-5670)" w:date="2016-02-09T09:58:00Z"/>
          <w:rFonts w:ascii="Times New Roman" w:hAnsi="Times New Roman"/>
          <w:b w:val="0"/>
          <w:szCs w:val="24"/>
          <w:shd w:val="clear" w:color="auto" w:fill="FFFFFF"/>
          <w:rPrChange w:id="1900" w:author="Perrine, Martin L. (GSFC-5670)" w:date="2016-04-08T15:12:00Z">
            <w:rPr>
              <w:ins w:id="1901" w:author="Perrine, Martin L. (GSFC-5670)" w:date="2016-02-09T09:58:00Z"/>
              <w:rFonts w:ascii="Times New Roman" w:hAnsi="Times New Roman"/>
              <w:color w:val="FF0000"/>
              <w:szCs w:val="24"/>
              <w:shd w:val="clear" w:color="auto" w:fill="FFFFFF"/>
            </w:rPr>
          </w:rPrChange>
        </w:rPr>
        <w:pPrChange w:id="1902" w:author="Perrine, Martin L. (GSFC-5670)" w:date="2016-04-08T13:40:00Z">
          <w:pPr>
            <w:pStyle w:val="Heading3"/>
          </w:pPr>
        </w:pPrChange>
      </w:pPr>
      <w:ins w:id="1903" w:author="Perrine, Martin L. (GSFC-5670)" w:date="2016-03-31T14:07:00Z">
        <w:r w:rsidRPr="00BC1B38">
          <w:rPr>
            <w:rFonts w:ascii="Times New Roman" w:hAnsi="Times New Roman"/>
            <w:b w:val="0"/>
            <w:szCs w:val="24"/>
            <w:shd w:val="clear" w:color="auto" w:fill="FFFFFF"/>
            <w:rPrChange w:id="1904" w:author="Perrine, Martin L. (GSFC-5670)" w:date="2016-04-08T15:12:00Z">
              <w:rPr>
                <w:rFonts w:ascii="Times New Roman" w:hAnsi="Times New Roman"/>
                <w:szCs w:val="24"/>
                <w:shd w:val="clear" w:color="auto" w:fill="FFFFFF"/>
              </w:rPr>
            </w:rPrChange>
          </w:rPr>
          <w:t xml:space="preserve">DAPHNE </w:t>
        </w:r>
      </w:ins>
      <w:ins w:id="1905" w:author="Perrine, Martin L. (GSFC-5670)" w:date="2016-02-09T09:58:00Z">
        <w:r w:rsidR="00EE23A3" w:rsidRPr="00BC1B38">
          <w:rPr>
            <w:rFonts w:ascii="Times New Roman" w:hAnsi="Times New Roman"/>
            <w:b w:val="0"/>
            <w:szCs w:val="24"/>
            <w:shd w:val="clear" w:color="auto" w:fill="FFFFFF"/>
            <w:rPrChange w:id="1906" w:author="Perrine, Martin L. (GSFC-5670)" w:date="2016-04-08T15:12:00Z">
              <w:rPr>
                <w:rFonts w:ascii="Times New Roman" w:hAnsi="Times New Roman"/>
                <w:color w:val="FF0000"/>
                <w:szCs w:val="24"/>
                <w:shd w:val="clear" w:color="auto" w:fill="FFFFFF"/>
              </w:rPr>
            </w:rPrChange>
          </w:rPr>
          <w:t>wait</w:t>
        </w:r>
      </w:ins>
      <w:ins w:id="1907" w:author="Perrine, Martin L. (GSFC-5670)" w:date="2016-03-31T14:08:00Z">
        <w:r w:rsidRPr="00BC1B38">
          <w:rPr>
            <w:rFonts w:ascii="Times New Roman" w:hAnsi="Times New Roman"/>
            <w:b w:val="0"/>
            <w:szCs w:val="24"/>
            <w:shd w:val="clear" w:color="auto" w:fill="FFFFFF"/>
            <w:rPrChange w:id="1908" w:author="Perrine, Martin L. (GSFC-5670)" w:date="2016-04-08T15:12:00Z">
              <w:rPr>
                <w:rFonts w:ascii="Times New Roman" w:hAnsi="Times New Roman"/>
                <w:szCs w:val="24"/>
                <w:shd w:val="clear" w:color="auto" w:fill="FFFFFF"/>
              </w:rPr>
            </w:rPrChange>
          </w:rPr>
          <w:t>s</w:t>
        </w:r>
      </w:ins>
      <w:ins w:id="1909" w:author="Perrine, Martin L. (GSFC-5670)" w:date="2016-02-09T09:58:00Z">
        <w:r w:rsidR="00EE23A3" w:rsidRPr="00BC1B38">
          <w:rPr>
            <w:rFonts w:ascii="Times New Roman" w:hAnsi="Times New Roman"/>
            <w:b w:val="0"/>
            <w:szCs w:val="24"/>
            <w:shd w:val="clear" w:color="auto" w:fill="FFFFFF"/>
            <w:rPrChange w:id="1910" w:author="Perrine, Martin L. (GSFC-5670)" w:date="2016-04-08T15:12:00Z">
              <w:rPr>
                <w:rFonts w:ascii="Times New Roman" w:hAnsi="Times New Roman"/>
                <w:color w:val="FF0000"/>
                <w:szCs w:val="24"/>
                <w:shd w:val="clear" w:color="auto" w:fill="FFFFFF"/>
              </w:rPr>
            </w:rPrChange>
          </w:rPr>
          <w:t xml:space="preserve"> </w:t>
        </w:r>
      </w:ins>
      <w:ins w:id="1911" w:author="Perrine, Martin L. (GSFC-5670)" w:date="2016-03-31T14:08:00Z">
        <w:r w:rsidR="00741938">
          <w:rPr>
            <w:rFonts w:ascii="Times New Roman" w:hAnsi="Times New Roman"/>
            <w:b w:val="0"/>
            <w:szCs w:val="24"/>
            <w:shd w:val="clear" w:color="auto" w:fill="FFFFFF"/>
          </w:rPr>
          <w:t xml:space="preserve">for the next command </w:t>
        </w:r>
      </w:ins>
      <w:ins w:id="1912" w:author="Perrine, Martin L. (GSFC-5670)" w:date="2016-04-27T17:57:00Z">
        <w:r w:rsidR="001E3A39">
          <w:rPr>
            <w:rFonts w:ascii="Times New Roman" w:hAnsi="Times New Roman"/>
            <w:b w:val="0"/>
            <w:szCs w:val="24"/>
            <w:shd w:val="clear" w:color="auto" w:fill="FFFFFF"/>
          </w:rPr>
          <w:t>(</w:t>
        </w:r>
      </w:ins>
      <w:ins w:id="1913" w:author="Perrine, Martin L. (GSFC-5670)" w:date="2016-05-02T10:11:00Z">
        <w:r w:rsidR="003F1AE8">
          <w:rPr>
            <w:rFonts w:ascii="Times New Roman" w:hAnsi="Times New Roman"/>
            <w:b w:val="0"/>
            <w:szCs w:val="24"/>
            <w:shd w:val="clear" w:color="auto" w:fill="FFFFFF"/>
          </w:rPr>
          <w:t>“</w:t>
        </w:r>
      </w:ins>
      <w:ins w:id="1914" w:author="Perrine, Martin L. (GSFC-5670)" w:date="2016-04-27T17:57:00Z">
        <w:r w:rsidR="001E3A39">
          <w:rPr>
            <w:rFonts w:ascii="Times New Roman" w:hAnsi="Times New Roman"/>
            <w:b w:val="0"/>
            <w:szCs w:val="24"/>
            <w:shd w:val="clear" w:color="auto" w:fill="FFFFFF"/>
          </w:rPr>
          <w:t>start</w:t>
        </w:r>
      </w:ins>
      <w:ins w:id="1915" w:author="Perrine, Martin L. (GSFC-5670)" w:date="2016-05-02T10:11:00Z">
        <w:r w:rsidR="003F1AE8">
          <w:rPr>
            <w:rFonts w:ascii="Times New Roman" w:hAnsi="Times New Roman"/>
            <w:b w:val="0"/>
            <w:szCs w:val="24"/>
            <w:shd w:val="clear" w:color="auto" w:fill="FFFFFF"/>
          </w:rPr>
          <w:t>”</w:t>
        </w:r>
      </w:ins>
      <w:ins w:id="1916" w:author="Perrine, Martin L. (GSFC-5670)" w:date="2016-04-27T17:57:00Z">
        <w:r w:rsidR="001E3A39">
          <w:rPr>
            <w:rFonts w:ascii="Times New Roman" w:hAnsi="Times New Roman"/>
            <w:b w:val="0"/>
            <w:szCs w:val="24"/>
            <w:shd w:val="clear" w:color="auto" w:fill="FFFFFF"/>
          </w:rPr>
          <w:t xml:space="preserve"> or </w:t>
        </w:r>
      </w:ins>
      <w:ins w:id="1917" w:author="Perrine, Martin L. (GSFC-5670)" w:date="2016-05-02T10:11:00Z">
        <w:r w:rsidR="003F1AE8">
          <w:rPr>
            <w:rFonts w:ascii="Times New Roman" w:hAnsi="Times New Roman"/>
            <w:b w:val="0"/>
            <w:szCs w:val="24"/>
            <w:shd w:val="clear" w:color="auto" w:fill="FFFFFF"/>
          </w:rPr>
          <w:t>“</w:t>
        </w:r>
      </w:ins>
      <w:ins w:id="1918" w:author="Perrine, Martin L. (GSFC-5670)" w:date="2016-04-27T17:57:00Z">
        <w:r w:rsidR="001E3A39">
          <w:rPr>
            <w:rFonts w:ascii="Times New Roman" w:hAnsi="Times New Roman"/>
            <w:b w:val="0"/>
            <w:szCs w:val="24"/>
            <w:shd w:val="clear" w:color="auto" w:fill="FFFFFF"/>
          </w:rPr>
          <w:t>configure</w:t>
        </w:r>
      </w:ins>
      <w:ins w:id="1919" w:author="Perrine, Martin L. (GSFC-5670)" w:date="2016-05-02T10:11:00Z">
        <w:r w:rsidR="003F1AE8">
          <w:rPr>
            <w:rFonts w:ascii="Times New Roman" w:hAnsi="Times New Roman"/>
            <w:b w:val="0"/>
            <w:szCs w:val="24"/>
            <w:shd w:val="clear" w:color="auto" w:fill="FFFFFF"/>
          </w:rPr>
          <w:t>”</w:t>
        </w:r>
      </w:ins>
      <w:ins w:id="1920" w:author="Perrine, Martin L. (GSFC-5670)" w:date="2016-04-27T17:57:00Z">
        <w:r w:rsidR="001E3A39">
          <w:rPr>
            <w:rFonts w:ascii="Times New Roman" w:hAnsi="Times New Roman"/>
            <w:b w:val="0"/>
            <w:szCs w:val="24"/>
            <w:shd w:val="clear" w:color="auto" w:fill="FFFFFF"/>
          </w:rPr>
          <w:t xml:space="preserve">) </w:t>
        </w:r>
      </w:ins>
      <w:ins w:id="1921" w:author="Perrine, Martin L. (GSFC-5670)" w:date="2016-03-31T14:08:00Z">
        <w:r w:rsidR="00741938">
          <w:rPr>
            <w:rFonts w:ascii="Times New Roman" w:hAnsi="Times New Roman"/>
            <w:b w:val="0"/>
            <w:szCs w:val="24"/>
            <w:shd w:val="clear" w:color="auto" w:fill="FFFFFF"/>
          </w:rPr>
          <w:t>and</w:t>
        </w:r>
      </w:ins>
      <w:ins w:id="1922" w:author="Perrine, Martin L. (GSFC-5670)" w:date="2016-05-02T10:12:00Z">
        <w:r w:rsidR="003F1AE8">
          <w:rPr>
            <w:rFonts w:ascii="Times New Roman" w:hAnsi="Times New Roman"/>
            <w:b w:val="0"/>
            <w:szCs w:val="24"/>
            <w:shd w:val="clear" w:color="auto" w:fill="FFFFFF"/>
          </w:rPr>
          <w:t xml:space="preserve"> will</w:t>
        </w:r>
      </w:ins>
      <w:ins w:id="1923" w:author="Perrine, Martin L. (GSFC-5670)" w:date="2016-03-31T14:08:00Z">
        <w:r w:rsidR="00741938">
          <w:rPr>
            <w:rFonts w:ascii="Times New Roman" w:hAnsi="Times New Roman"/>
            <w:b w:val="0"/>
            <w:szCs w:val="24"/>
            <w:shd w:val="clear" w:color="auto" w:fill="FFFFFF"/>
          </w:rPr>
          <w:t xml:space="preserve"> concurrently</w:t>
        </w:r>
      </w:ins>
      <w:ins w:id="1924" w:author="Perrine, Martin L. (GSFC-5670)" w:date="2016-05-02T10:12:00Z">
        <w:r w:rsidR="003F1AE8">
          <w:rPr>
            <w:rFonts w:ascii="Times New Roman" w:hAnsi="Times New Roman"/>
            <w:b w:val="0"/>
            <w:szCs w:val="24"/>
            <w:shd w:val="clear" w:color="auto" w:fill="FFFFFF"/>
          </w:rPr>
          <w:t xml:space="preserve"> continue</w:t>
        </w:r>
      </w:ins>
      <w:ins w:id="1925" w:author="Perrine, Martin L. (GSFC-5670)" w:date="2016-04-28T17:29:00Z">
        <w:r w:rsidR="00862678">
          <w:rPr>
            <w:rFonts w:ascii="Times New Roman" w:hAnsi="Times New Roman"/>
            <w:b w:val="0"/>
            <w:szCs w:val="24"/>
            <w:shd w:val="clear" w:color="auto" w:fill="FFFFFF"/>
          </w:rPr>
          <w:t>;</w:t>
        </w:r>
      </w:ins>
    </w:p>
    <w:p w14:paraId="2A38DED1" w14:textId="667E7C31" w:rsidR="00117EB6" w:rsidRPr="005F4540" w:rsidRDefault="003F1AE8" w:rsidP="00117EB6">
      <w:pPr>
        <w:pStyle w:val="Heading4"/>
        <w:numPr>
          <w:ilvl w:val="2"/>
          <w:numId w:val="63"/>
        </w:numPr>
        <w:rPr>
          <w:ins w:id="1926" w:author="Perrine, Martin L. (GSFC-5670)" w:date="2016-04-28T17:52:00Z"/>
          <w:rFonts w:ascii="Times New Roman" w:hAnsi="Times New Roman"/>
          <w:b w:val="0"/>
          <w:szCs w:val="24"/>
          <w:shd w:val="clear" w:color="auto" w:fill="FFFFFF"/>
        </w:rPr>
      </w:pPr>
      <w:ins w:id="1927" w:author="Perrine, Martin L. (GSFC-5670)" w:date="2016-05-02T10:13:00Z">
        <w:r>
          <w:rPr>
            <w:rFonts w:ascii="Times New Roman" w:hAnsi="Times New Roman"/>
            <w:b w:val="0"/>
            <w:szCs w:val="24"/>
            <w:shd w:val="clear" w:color="auto" w:fill="FFFFFF"/>
          </w:rPr>
          <w:t>Saving</w:t>
        </w:r>
      </w:ins>
      <w:ins w:id="1928" w:author="Perrine, Martin L. (GSFC-5670)" w:date="2016-04-28T17:52:00Z">
        <w:r w:rsidR="00117EB6" w:rsidRPr="005F4540">
          <w:rPr>
            <w:rFonts w:ascii="Times New Roman" w:hAnsi="Times New Roman"/>
            <w:b w:val="0"/>
            <w:szCs w:val="24"/>
            <w:shd w:val="clear" w:color="auto" w:fill="FFFFFF"/>
          </w:rPr>
          <w:t xml:space="preserve"> VC data files into the Storage System (SS).   </w:t>
        </w:r>
      </w:ins>
    </w:p>
    <w:p w14:paraId="3B4FC8B1" w14:textId="502C5EC9" w:rsidR="00A521E7" w:rsidRDefault="003F1AE8">
      <w:pPr>
        <w:pStyle w:val="Heading4"/>
        <w:numPr>
          <w:ilvl w:val="2"/>
          <w:numId w:val="63"/>
        </w:numPr>
        <w:rPr>
          <w:ins w:id="1929" w:author="Perrine, Martin L. (GSFC-5670)" w:date="2016-05-10T07:55:00Z"/>
          <w:rFonts w:ascii="Times New Roman" w:hAnsi="Times New Roman"/>
          <w:b w:val="0"/>
          <w:szCs w:val="24"/>
          <w:shd w:val="clear" w:color="auto" w:fill="FFFFFF"/>
        </w:rPr>
        <w:pPrChange w:id="1930" w:author="Perrine, Martin L. (GSFC-5670)" w:date="2016-04-08T13:40:00Z">
          <w:pPr>
            <w:pStyle w:val="Heading3"/>
          </w:pPr>
        </w:pPrChange>
      </w:pPr>
      <w:ins w:id="1931" w:author="Perrine, Martin L. (GSFC-5670)" w:date="2016-05-02T10:13:00Z">
        <w:r>
          <w:rPr>
            <w:rFonts w:ascii="Times New Roman" w:hAnsi="Times New Roman"/>
            <w:b w:val="0"/>
            <w:szCs w:val="24"/>
            <w:shd w:val="clear" w:color="auto" w:fill="FFFFFF"/>
          </w:rPr>
          <w:t>A</w:t>
        </w:r>
      </w:ins>
      <w:ins w:id="1932" w:author="Perrine, Martin L. (GSFC-5670)" w:date="2016-04-27T17:38:00Z">
        <w:r w:rsidR="00741938">
          <w:rPr>
            <w:rFonts w:ascii="Times New Roman" w:hAnsi="Times New Roman"/>
            <w:b w:val="0"/>
            <w:szCs w:val="24"/>
            <w:shd w:val="clear" w:color="auto" w:fill="FFFFFF"/>
          </w:rPr>
          <w:t>utomatic delivery of the</w:t>
        </w:r>
        <w:r w:rsidR="00862678">
          <w:rPr>
            <w:rFonts w:ascii="Times New Roman" w:hAnsi="Times New Roman"/>
            <w:b w:val="0"/>
            <w:szCs w:val="24"/>
            <w:shd w:val="clear" w:color="auto" w:fill="FFFFFF"/>
          </w:rPr>
          <w:t xml:space="preserve"> </w:t>
        </w:r>
        <w:r w:rsidR="00741938">
          <w:rPr>
            <w:rFonts w:ascii="Times New Roman" w:hAnsi="Times New Roman"/>
            <w:b w:val="0"/>
            <w:szCs w:val="24"/>
            <w:shd w:val="clear" w:color="auto" w:fill="FFFFFF"/>
          </w:rPr>
          <w:t>VC data files</w:t>
        </w:r>
      </w:ins>
      <w:ins w:id="1933" w:author="Perrine, Martin L. (GSFC-5670)" w:date="2016-04-27T17:39:00Z">
        <w:r w:rsidR="00741938">
          <w:rPr>
            <w:rFonts w:ascii="Times New Roman" w:hAnsi="Times New Roman"/>
            <w:b w:val="0"/>
            <w:szCs w:val="24"/>
            <w:shd w:val="clear" w:color="auto" w:fill="FFFFFF"/>
          </w:rPr>
          <w:t xml:space="preserve"> </w:t>
        </w:r>
      </w:ins>
      <w:ins w:id="1934" w:author="Perrine, Martin L. (GSFC-5670)" w:date="2016-04-28T17:52:00Z">
        <w:r w:rsidR="00117EB6">
          <w:rPr>
            <w:rFonts w:ascii="Times New Roman" w:hAnsi="Times New Roman"/>
            <w:b w:val="0"/>
            <w:szCs w:val="24"/>
            <w:shd w:val="clear" w:color="auto" w:fill="FFFFFF"/>
          </w:rPr>
          <w:t>until all files have been sent</w:t>
        </w:r>
      </w:ins>
      <w:ins w:id="1935" w:author="Perrine, Martin L. (GSFC-5670)" w:date="2016-05-10T07:55:00Z">
        <w:r w:rsidR="00A521E7">
          <w:rPr>
            <w:rFonts w:ascii="Times New Roman" w:hAnsi="Times New Roman"/>
            <w:b w:val="0"/>
            <w:szCs w:val="24"/>
            <w:shd w:val="clear" w:color="auto" w:fill="FFFFFF"/>
          </w:rPr>
          <w:t>.</w:t>
        </w:r>
      </w:ins>
    </w:p>
    <w:p w14:paraId="50E66BB1" w14:textId="586FE57A" w:rsidR="008E4930" w:rsidRPr="008E4930" w:rsidRDefault="008E4930">
      <w:pPr>
        <w:pStyle w:val="Heading4"/>
        <w:numPr>
          <w:ilvl w:val="1"/>
          <w:numId w:val="63"/>
        </w:numPr>
        <w:rPr>
          <w:ins w:id="1936" w:author="Perrine, Martin L. (GSFC-5670)" w:date="2016-05-11T11:10:00Z"/>
          <w:rFonts w:ascii="Times New Roman" w:hAnsi="Times New Roman"/>
          <w:b w:val="0"/>
          <w:szCs w:val="24"/>
          <w:shd w:val="clear" w:color="auto" w:fill="FFFFFF"/>
          <w:rPrChange w:id="1937" w:author="Perrine, Martin L. (GSFC-5670)" w:date="2016-05-11T11:10:00Z">
            <w:rPr>
              <w:ins w:id="1938" w:author="Perrine, Martin L. (GSFC-5670)" w:date="2016-05-11T11:10:00Z"/>
              <w:rFonts w:ascii="Times New Roman" w:hAnsi="Times New Roman"/>
              <w:b w:val="0"/>
              <w:color w:val="222222"/>
              <w:szCs w:val="24"/>
              <w:shd w:val="clear" w:color="auto" w:fill="FFFFFF"/>
            </w:rPr>
          </w:rPrChange>
        </w:rPr>
      </w:pPr>
      <w:ins w:id="1939" w:author="Perrine, Martin L. (GSFC-5670)" w:date="2016-05-11T11:10:00Z">
        <w:r>
          <w:rPr>
            <w:rFonts w:ascii="Times New Roman" w:hAnsi="Times New Roman"/>
            <w:b w:val="0"/>
            <w:szCs w:val="24"/>
            <w:shd w:val="clear" w:color="auto" w:fill="FFFFFF"/>
          </w:rPr>
          <w:t xml:space="preserve">DAPHNE finishes processing received data.  </w:t>
        </w:r>
      </w:ins>
    </w:p>
    <w:p w14:paraId="022E1045" w14:textId="77777777" w:rsidR="00A521E7" w:rsidRDefault="00A521E7" w:rsidP="00A521E7">
      <w:pPr>
        <w:pStyle w:val="Heading4"/>
        <w:numPr>
          <w:ilvl w:val="1"/>
          <w:numId w:val="63"/>
        </w:numPr>
        <w:rPr>
          <w:ins w:id="1940" w:author="Perrine, Martin L. (GSFC-5670)" w:date="2016-05-10T07:55:00Z"/>
          <w:rFonts w:ascii="Times New Roman" w:hAnsi="Times New Roman"/>
          <w:b w:val="0"/>
          <w:color w:val="222222"/>
          <w:szCs w:val="24"/>
          <w:shd w:val="clear" w:color="auto" w:fill="FFFFFF"/>
        </w:rPr>
      </w:pPr>
      <w:ins w:id="1941" w:author="Perrine, Martin L. (GSFC-5670)" w:date="2016-05-10T07:55:00Z">
        <w:r>
          <w:rPr>
            <w:rFonts w:ascii="Times New Roman" w:hAnsi="Times New Roman"/>
            <w:b w:val="0"/>
            <w:color w:val="222222"/>
            <w:szCs w:val="24"/>
            <w:shd w:val="clear" w:color="auto" w:fill="FFFFFF"/>
          </w:rPr>
          <w:t>On an ongoing basis</w:t>
        </w:r>
      </w:ins>
    </w:p>
    <w:p w14:paraId="3C32D90B" w14:textId="30B095A5" w:rsidR="00A521E7" w:rsidRPr="002E10D8" w:rsidRDefault="004E23F5" w:rsidP="00A521E7">
      <w:pPr>
        <w:pStyle w:val="Heading4"/>
        <w:numPr>
          <w:ilvl w:val="2"/>
          <w:numId w:val="63"/>
        </w:numPr>
        <w:rPr>
          <w:ins w:id="1942" w:author="Perrine, Martin L. (GSFC-5670)" w:date="2016-05-10T07:55:00Z"/>
          <w:rFonts w:ascii="Times New Roman" w:hAnsi="Times New Roman"/>
          <w:b w:val="0"/>
          <w:color w:val="222222"/>
          <w:szCs w:val="24"/>
          <w:shd w:val="clear" w:color="auto" w:fill="FFFFFF"/>
        </w:rPr>
      </w:pPr>
      <w:ins w:id="1943" w:author="Perrine, Martin L. (GSFC-5670)" w:date="2016-05-10T08:04:00Z">
        <w:r>
          <w:rPr>
            <w:rFonts w:ascii="Times New Roman" w:hAnsi="Times New Roman"/>
            <w:b w:val="0"/>
            <w:color w:val="222222"/>
            <w:szCs w:val="24"/>
            <w:shd w:val="clear" w:color="auto" w:fill="FFFFFF"/>
          </w:rPr>
          <w:t>NEN monitors DAPHNE</w:t>
        </w:r>
      </w:ins>
      <w:ins w:id="1944" w:author="Perrine, Martin L. (GSFC-5670)" w:date="2016-05-11T11:12:00Z">
        <w:r w:rsidR="00C27D44">
          <w:rPr>
            <w:rFonts w:ascii="Times New Roman" w:hAnsi="Times New Roman"/>
            <w:b w:val="0"/>
            <w:color w:val="222222"/>
            <w:szCs w:val="24"/>
            <w:shd w:val="clear" w:color="auto" w:fill="FFFFFF"/>
          </w:rPr>
          <w:t>’s</w:t>
        </w:r>
      </w:ins>
      <w:ins w:id="1945" w:author="Perrine, Martin L. (GSFC-5670)" w:date="2016-05-10T08:04:00Z">
        <w:r>
          <w:rPr>
            <w:rFonts w:ascii="Times New Roman" w:hAnsi="Times New Roman"/>
            <w:b w:val="0"/>
            <w:color w:val="222222"/>
            <w:szCs w:val="24"/>
            <w:shd w:val="clear" w:color="auto" w:fill="FFFFFF"/>
          </w:rPr>
          <w:t xml:space="preserve"> </w:t>
        </w:r>
      </w:ins>
      <w:ins w:id="1946" w:author="Perrine, Martin L. (GSFC-5670)" w:date="2016-05-11T11:12:00Z">
        <w:r w:rsidR="00C27D44">
          <w:rPr>
            <w:rFonts w:ascii="Times New Roman" w:hAnsi="Times New Roman"/>
            <w:b w:val="0"/>
            <w:color w:val="222222"/>
            <w:szCs w:val="24"/>
            <w:shd w:val="clear" w:color="auto" w:fill="FFFFFF"/>
          </w:rPr>
          <w:t>operational status routinely sent</w:t>
        </w:r>
      </w:ins>
      <w:ins w:id="1947" w:author="Perrine, Martin L. (GSFC-5670)" w:date="2016-05-10T07:55:00Z">
        <w:r w:rsidR="00A521E7">
          <w:rPr>
            <w:rFonts w:ascii="Times New Roman" w:hAnsi="Times New Roman"/>
            <w:b w:val="0"/>
            <w:color w:val="222222"/>
            <w:szCs w:val="24"/>
            <w:shd w:val="clear" w:color="auto" w:fill="FFFFFF"/>
          </w:rPr>
          <w:t>.</w:t>
        </w:r>
      </w:ins>
    </w:p>
    <w:p w14:paraId="05BD5AC3" w14:textId="1983661E" w:rsidR="00A521E7" w:rsidRDefault="00A521E7" w:rsidP="00A521E7">
      <w:pPr>
        <w:pStyle w:val="Heading4"/>
        <w:numPr>
          <w:ilvl w:val="2"/>
          <w:numId w:val="63"/>
        </w:numPr>
        <w:rPr>
          <w:ins w:id="1948" w:author="Perrine, Martin L. (GSFC-5670)" w:date="2016-05-10T07:55:00Z"/>
          <w:rFonts w:ascii="Times New Roman" w:hAnsi="Times New Roman"/>
          <w:b w:val="0"/>
          <w:color w:val="222222"/>
          <w:szCs w:val="24"/>
          <w:shd w:val="clear" w:color="auto" w:fill="FFFFFF"/>
        </w:rPr>
      </w:pPr>
      <w:ins w:id="1949" w:author="Perrine, Martin L. (GSFC-5670)" w:date="2016-05-10T07:55:00Z">
        <w:r w:rsidRPr="00597F61">
          <w:rPr>
            <w:rFonts w:ascii="Times New Roman" w:hAnsi="Times New Roman"/>
            <w:b w:val="0"/>
            <w:color w:val="222222"/>
            <w:szCs w:val="24"/>
            <w:shd w:val="clear" w:color="auto" w:fill="FFFFFF"/>
          </w:rPr>
          <w:t>Degraded mode: self-monitor and repair:  DAPHNE will continually and autonomously monitor itself for and address critical fault conditions. See the section below for more details on the degraded mode</w:t>
        </w:r>
        <w:r>
          <w:rPr>
            <w:rFonts w:ascii="Times New Roman" w:hAnsi="Times New Roman"/>
            <w:b w:val="0"/>
            <w:color w:val="222222"/>
            <w:szCs w:val="24"/>
            <w:shd w:val="clear" w:color="auto" w:fill="FFFFFF"/>
          </w:rPr>
          <w:t>.</w:t>
        </w:r>
      </w:ins>
    </w:p>
    <w:p w14:paraId="7F42F418" w14:textId="01D59304" w:rsidR="00741938" w:rsidRDefault="00741938">
      <w:pPr>
        <w:pStyle w:val="Heading4"/>
        <w:numPr>
          <w:ilvl w:val="0"/>
          <w:numId w:val="0"/>
        </w:numPr>
        <w:rPr>
          <w:ins w:id="1950" w:author="Perrine, Martin L. (GSFC-5670)" w:date="2016-05-10T07:55:00Z"/>
          <w:rFonts w:ascii="Times New Roman" w:hAnsi="Times New Roman"/>
          <w:b w:val="0"/>
          <w:szCs w:val="24"/>
          <w:shd w:val="clear" w:color="auto" w:fill="FFFFFF"/>
        </w:rPr>
        <w:pPrChange w:id="1951" w:author="Perrine, Martin L. (GSFC-5670)" w:date="2016-05-10T07:55:00Z">
          <w:pPr>
            <w:pStyle w:val="Heading3"/>
          </w:pPr>
        </w:pPrChange>
      </w:pPr>
    </w:p>
    <w:p w14:paraId="3F4B755B" w14:textId="3C42B740" w:rsidR="006A74D8" w:rsidRPr="006A74D8" w:rsidRDefault="00FA7CE2">
      <w:pPr>
        <w:pStyle w:val="Paragraph"/>
        <w:tabs>
          <w:tab w:val="left" w:pos="3326"/>
        </w:tabs>
        <w:rPr>
          <w:ins w:id="1952" w:author="Perrine, Martin L. (GSFC-5670)" w:date="2016-02-09T10:47:00Z"/>
          <w:rPrChange w:id="1953" w:author="Perrine, Martin L. (GSFC-5670)" w:date="2016-02-09T10:47:00Z">
            <w:rPr>
              <w:ins w:id="1954" w:author="Perrine, Martin L. (GSFC-5670)" w:date="2016-02-09T10:47:00Z"/>
              <w:rFonts w:ascii="Times New Roman" w:hAnsi="Times New Roman"/>
              <w:szCs w:val="24"/>
              <w:shd w:val="clear" w:color="auto" w:fill="FFFFFF"/>
            </w:rPr>
          </w:rPrChange>
        </w:rPr>
        <w:pPrChange w:id="1955" w:author="Perrine, Martin L. (GSFC-5670)" w:date="2016-04-28T17:54:00Z">
          <w:pPr>
            <w:pStyle w:val="Heading3"/>
          </w:pPr>
        </w:pPrChange>
      </w:pPr>
      <w:ins w:id="1956" w:author="Perrine, Martin L. (GSFC-5670)" w:date="2016-04-28T17:54:00Z">
        <w:r>
          <w:tab/>
        </w:r>
      </w:ins>
    </w:p>
    <w:p w14:paraId="632A9DCC" w14:textId="77777777" w:rsidR="003D7952" w:rsidRPr="003D7952" w:rsidRDefault="003D7952">
      <w:pPr>
        <w:pStyle w:val="Paragraph"/>
        <w:rPr>
          <w:ins w:id="1957" w:author="Perrine, Martin L. (GSFC-5670)" w:date="2016-02-09T09:05:00Z"/>
          <w:rPrChange w:id="1958" w:author="Perrine, Martin L. (GSFC-5670)" w:date="2016-02-09T09:33:00Z">
            <w:rPr>
              <w:ins w:id="1959" w:author="Perrine, Martin L. (GSFC-5670)" w:date="2016-02-09T09:05:00Z"/>
              <w:rFonts w:ascii="Times New Roman" w:hAnsi="Times New Roman"/>
              <w:color w:val="222222"/>
              <w:szCs w:val="24"/>
              <w:shd w:val="clear" w:color="auto" w:fill="FFFFFF"/>
            </w:rPr>
          </w:rPrChange>
        </w:rPr>
        <w:pPrChange w:id="1960" w:author="Perrine, Martin L. (GSFC-5670)" w:date="2016-02-09T09:33:00Z">
          <w:pPr>
            <w:pStyle w:val="Heading3"/>
          </w:pPr>
        </w:pPrChange>
      </w:pPr>
    </w:p>
    <w:p w14:paraId="50030A0E" w14:textId="6758DFFD" w:rsidR="00FA7CE2" w:rsidRDefault="00FA7CE2">
      <w:pPr>
        <w:pStyle w:val="Heading2"/>
        <w:rPr>
          <w:ins w:id="1961" w:author="Perrine, Martin L. (GSFC-5670)" w:date="2016-04-28T17:54:00Z"/>
          <w:rFonts w:ascii="Times New Roman" w:hAnsi="Times New Roman"/>
          <w:shd w:val="clear" w:color="auto" w:fill="FFFFFF"/>
        </w:rPr>
        <w:pPrChange w:id="1962" w:author="Perrine, Martin L. (GSFC-5670)" w:date="2016-04-08T13:42:00Z">
          <w:pPr>
            <w:spacing w:before="0" w:after="0"/>
            <w:jc w:val="left"/>
          </w:pPr>
        </w:pPrChange>
      </w:pPr>
      <w:bookmarkStart w:id="1963" w:name="_Toc450640937"/>
      <w:ins w:id="1964" w:author="Perrine, Martin L. (GSFC-5670)" w:date="2016-04-28T17:54:00Z">
        <w:r>
          <w:rPr>
            <w:rFonts w:ascii="Times New Roman" w:hAnsi="Times New Roman"/>
            <w:shd w:val="clear" w:color="auto" w:fill="FFFFFF"/>
          </w:rPr>
          <w:t>Self-Service Mode Operations</w:t>
        </w:r>
        <w:bookmarkEnd w:id="1963"/>
      </w:ins>
    </w:p>
    <w:p w14:paraId="614C007A" w14:textId="77777777" w:rsidR="00AE798F" w:rsidRDefault="00AE798F">
      <w:pPr>
        <w:pStyle w:val="Heading2"/>
        <w:numPr>
          <w:ilvl w:val="0"/>
          <w:numId w:val="0"/>
        </w:numPr>
        <w:rPr>
          <w:ins w:id="1965" w:author="Perrine, Martin L. (GSFC-5670)" w:date="2016-05-02T10:37:00Z"/>
          <w:rFonts w:ascii="Times New Roman" w:hAnsi="Times New Roman"/>
          <w:b w:val="0"/>
          <w:shd w:val="clear" w:color="auto" w:fill="FFFFFF"/>
        </w:rPr>
        <w:pPrChange w:id="1966" w:author="Perrine, Martin L. (GSFC-5670)" w:date="2016-05-02T10:32:00Z">
          <w:pPr>
            <w:pStyle w:val="Heading4"/>
            <w:numPr>
              <w:ilvl w:val="0"/>
              <w:numId w:val="63"/>
            </w:numPr>
            <w:tabs>
              <w:tab w:val="clear" w:pos="1440"/>
            </w:tabs>
            <w:ind w:left="720" w:hanging="360"/>
          </w:pPr>
        </w:pPrChange>
      </w:pPr>
    </w:p>
    <w:p w14:paraId="319C1F00" w14:textId="14089F0E" w:rsidR="004B75E2" w:rsidRDefault="00FA7CE2">
      <w:pPr>
        <w:pStyle w:val="Paragraph"/>
        <w:rPr>
          <w:ins w:id="1967" w:author="Perrine, Martin L. (GSFC-5670)" w:date="2016-05-10T10:01:00Z"/>
          <w:rFonts w:eastAsia="ヒラギノ角ゴ Pro W3"/>
        </w:rPr>
        <w:pPrChange w:id="1968" w:author="Perrine, Martin L. (GSFC-5670)" w:date="2016-05-10T09:59:00Z">
          <w:pPr>
            <w:pStyle w:val="Heading4"/>
            <w:numPr>
              <w:ilvl w:val="0"/>
              <w:numId w:val="83"/>
            </w:numPr>
            <w:tabs>
              <w:tab w:val="clear" w:pos="1440"/>
            </w:tabs>
            <w:ind w:left="2340" w:hanging="360"/>
          </w:pPr>
        </w:pPrChange>
      </w:pPr>
      <w:ins w:id="1969" w:author="Perrine, Martin L. (GSFC-5670)" w:date="2016-04-28T17:55:00Z">
        <w:r w:rsidRPr="00AE798F">
          <w:rPr>
            <w:rFonts w:eastAsia="ヒラギノ角ゴ Pro W3"/>
            <w:rPrChange w:id="1970" w:author="Perrine, Martin L. (GSFC-5670)" w:date="2016-05-02T10:39:00Z">
              <w:rPr>
                <w:shd w:val="clear" w:color="auto" w:fill="FFFFFF"/>
              </w:rPr>
            </w:rPrChange>
          </w:rPr>
          <w:t>Concurrently during any other operation</w:t>
        </w:r>
      </w:ins>
      <w:ins w:id="1971" w:author="Perrine, Martin L. (GSFC-5670)" w:date="2016-05-10T10:07:00Z">
        <w:r w:rsidR="004B75E2">
          <w:rPr>
            <w:rFonts w:eastAsia="ヒラギノ角ゴ Pro W3"/>
          </w:rPr>
          <w:t>,</w:t>
        </w:r>
      </w:ins>
      <w:ins w:id="1972" w:author="Perrine, Martin L. (GSFC-5670)" w:date="2016-04-28T17:55:00Z">
        <w:r w:rsidRPr="00AE798F">
          <w:rPr>
            <w:rFonts w:eastAsia="ヒラギノ角ゴ Pro W3"/>
            <w:rPrChange w:id="1973" w:author="Perrine, Martin L. (GSFC-5670)" w:date="2016-05-02T10:39:00Z">
              <w:rPr>
                <w:shd w:val="clear" w:color="auto" w:fill="FFFFFF"/>
              </w:rPr>
            </w:rPrChange>
          </w:rPr>
          <w:t xml:space="preserve"> </w:t>
        </w:r>
      </w:ins>
      <w:ins w:id="1974" w:author="Perrine, Martin L. (GSFC-5670)" w:date="2016-05-02T11:02:00Z">
        <w:r w:rsidR="009A419E">
          <w:rPr>
            <w:rFonts w:eastAsia="ヒラギノ角ゴ Pro W3"/>
          </w:rPr>
          <w:t xml:space="preserve">DAPHNE will </w:t>
        </w:r>
      </w:ins>
      <w:ins w:id="1975" w:author="Perrine, Martin L. (GSFC-5670)" w:date="2016-04-28T17:54:00Z">
        <w:r w:rsidR="002E10D8" w:rsidRPr="00AE798F">
          <w:rPr>
            <w:rFonts w:eastAsia="ヒラギノ角ゴ Pro W3"/>
            <w:rPrChange w:id="1976" w:author="Perrine, Martin L. (GSFC-5670)" w:date="2016-05-02T10:39:00Z">
              <w:rPr>
                <w:shd w:val="clear" w:color="auto" w:fill="FFFFFF"/>
              </w:rPr>
            </w:rPrChange>
          </w:rPr>
          <w:t>m</w:t>
        </w:r>
        <w:r w:rsidRPr="00AE798F">
          <w:rPr>
            <w:rFonts w:eastAsia="ヒラギノ角ゴ Pro W3"/>
            <w:rPrChange w:id="1977" w:author="Perrine, Martin L. (GSFC-5670)" w:date="2016-05-02T10:39:00Z">
              <w:rPr>
                <w:shd w:val="clear" w:color="auto" w:fill="FFFFFF"/>
              </w:rPr>
            </w:rPrChange>
          </w:rPr>
          <w:t xml:space="preserve">ake data </w:t>
        </w:r>
      </w:ins>
      <w:ins w:id="1978" w:author="Perrine, Martin L. (GSFC-5670)" w:date="2016-05-10T10:06:00Z">
        <w:r w:rsidR="004B75E2" w:rsidRPr="003A5E3B">
          <w:rPr>
            <w:rFonts w:eastAsia="ヒラギノ角ゴ Pro W3"/>
          </w:rPr>
          <w:t>files</w:t>
        </w:r>
        <w:r w:rsidR="004B75E2">
          <w:rPr>
            <w:rFonts w:eastAsia="ヒラギノ角ゴ Pro W3"/>
          </w:rPr>
          <w:t xml:space="preserve"> that</w:t>
        </w:r>
      </w:ins>
      <w:ins w:id="1979" w:author="Perrine, Martin L. (GSFC-5670)" w:date="2016-05-02T11:03:00Z">
        <w:r w:rsidR="009A419E">
          <w:rPr>
            <w:rFonts w:eastAsia="ヒラギノ角ゴ Pro W3"/>
          </w:rPr>
          <w:t xml:space="preserve"> are </w:t>
        </w:r>
      </w:ins>
      <w:ins w:id="1980" w:author="Perrine, Martin L. (GSFC-5670)" w:date="2016-04-28T17:54:00Z">
        <w:r w:rsidRPr="00AE798F">
          <w:rPr>
            <w:rFonts w:eastAsia="ヒラギノ角ゴ Pro W3"/>
            <w:rPrChange w:id="1981" w:author="Perrine, Martin L. (GSFC-5670)" w:date="2016-05-02T10:39:00Z">
              <w:rPr>
                <w:shd w:val="clear" w:color="auto" w:fill="FFFFFF"/>
              </w:rPr>
            </w:rPrChange>
          </w:rPr>
          <w:t>in the S</w:t>
        </w:r>
      </w:ins>
      <w:ins w:id="1982" w:author="Perrine, Martin L. (GSFC-5670)" w:date="2016-05-02T11:03:00Z">
        <w:r w:rsidR="009A419E">
          <w:rPr>
            <w:rFonts w:eastAsia="ヒラギノ角ゴ Pro W3"/>
          </w:rPr>
          <w:t xml:space="preserve">torage </w:t>
        </w:r>
      </w:ins>
      <w:ins w:id="1983" w:author="Perrine, Martin L. (GSFC-5670)" w:date="2016-04-28T17:54:00Z">
        <w:r w:rsidRPr="00AE798F">
          <w:rPr>
            <w:rFonts w:eastAsia="ヒラギノ角ゴ Pro W3"/>
            <w:rPrChange w:id="1984" w:author="Perrine, Martin L. (GSFC-5670)" w:date="2016-05-02T10:39:00Z">
              <w:rPr>
                <w:shd w:val="clear" w:color="auto" w:fill="FFFFFF"/>
              </w:rPr>
            </w:rPrChange>
          </w:rPr>
          <w:t>S</w:t>
        </w:r>
      </w:ins>
      <w:ins w:id="1985" w:author="Perrine, Martin L. (GSFC-5670)" w:date="2016-05-02T11:03:00Z">
        <w:r w:rsidR="009A419E">
          <w:rPr>
            <w:rFonts w:eastAsia="ヒラギノ角ゴ Pro W3"/>
          </w:rPr>
          <w:t>ystem</w:t>
        </w:r>
      </w:ins>
      <w:ins w:id="1986" w:author="Perrine, Martin L. (GSFC-5670)" w:date="2016-05-10T09:17:00Z">
        <w:r w:rsidR="00A159FA">
          <w:rPr>
            <w:rFonts w:eastAsia="ヒラギノ角ゴ Pro W3"/>
          </w:rPr>
          <w:t>,</w:t>
        </w:r>
      </w:ins>
      <w:ins w:id="1987" w:author="Perrine, Martin L. (GSFC-5670)" w:date="2016-04-28T17:54:00Z">
        <w:r w:rsidRPr="00AE798F">
          <w:rPr>
            <w:rFonts w:eastAsia="ヒラギノ角ゴ Pro W3"/>
            <w:rPrChange w:id="1988" w:author="Perrine, Martin L. (GSFC-5670)" w:date="2016-05-02T10:39:00Z">
              <w:rPr>
                <w:shd w:val="clear" w:color="auto" w:fill="FFFFFF"/>
              </w:rPr>
            </w:rPrChange>
          </w:rPr>
          <w:t xml:space="preserve"> available to the MOC with the self-service mode using </w:t>
        </w:r>
      </w:ins>
      <w:ins w:id="1989" w:author="Perrine, Martin L. (GSFC-5670)" w:date="2016-05-10T10:09:00Z">
        <w:r w:rsidR="000800D8">
          <w:rPr>
            <w:rFonts w:eastAsia="ヒラギノ角ゴ Pro W3"/>
          </w:rPr>
          <w:t>the Secure File Transfer Protocol (</w:t>
        </w:r>
      </w:ins>
      <w:ins w:id="1990" w:author="Perrine, Martin L. (GSFC-5670)" w:date="2016-04-28T17:54:00Z">
        <w:r w:rsidRPr="00AE798F">
          <w:rPr>
            <w:rFonts w:eastAsia="ヒラギノ角ゴ Pro W3"/>
            <w:rPrChange w:id="1991" w:author="Perrine, Martin L. (GSFC-5670)" w:date="2016-05-02T10:39:00Z">
              <w:rPr>
                <w:shd w:val="clear" w:color="auto" w:fill="FFFFFF"/>
              </w:rPr>
            </w:rPrChange>
          </w:rPr>
          <w:t>SFTP</w:t>
        </w:r>
      </w:ins>
      <w:ins w:id="1992" w:author="Perrine, Martin L. (GSFC-5670)" w:date="2016-05-10T10:09:00Z">
        <w:r w:rsidR="000800D8">
          <w:rPr>
            <w:rFonts w:eastAsia="ヒラギノ角ゴ Pro W3"/>
          </w:rPr>
          <w:t>)</w:t>
        </w:r>
      </w:ins>
      <w:ins w:id="1993" w:author="Perrine, Martin L. (GSFC-5670)" w:date="2016-05-10T09:57:00Z">
        <w:r w:rsidR="004B75E2">
          <w:rPr>
            <w:rFonts w:eastAsia="ヒラギノ角ゴ Pro W3"/>
          </w:rPr>
          <w:t xml:space="preserve"> over the NISN data network</w:t>
        </w:r>
      </w:ins>
      <w:ins w:id="1994" w:author="Perrine, Martin L. (GSFC-5670)" w:date="2016-04-28T17:54:00Z">
        <w:r w:rsidRPr="00AE798F">
          <w:rPr>
            <w:rFonts w:eastAsia="ヒラギノ角ゴ Pro W3"/>
            <w:rPrChange w:id="1995" w:author="Perrine, Martin L. (GSFC-5670)" w:date="2016-05-02T10:39:00Z">
              <w:rPr>
                <w:shd w:val="clear" w:color="auto" w:fill="FFFFFF"/>
              </w:rPr>
            </w:rPrChange>
          </w:rPr>
          <w:t xml:space="preserve">. </w:t>
        </w:r>
      </w:ins>
      <w:ins w:id="1996" w:author="Perrine, Martin L. (GSFC-5670)" w:date="2016-05-10T10:01:00Z">
        <w:r w:rsidR="004B75E2">
          <w:rPr>
            <w:rFonts w:eastAsia="ヒラギノ角ゴ Pro W3"/>
          </w:rPr>
          <w:t>The following caveats apply</w:t>
        </w:r>
      </w:ins>
      <w:ins w:id="1997" w:author="Perrine, Martin L. (GSFC-5670)" w:date="2016-05-10T10:02:00Z">
        <w:r w:rsidR="004B75E2">
          <w:rPr>
            <w:rFonts w:eastAsia="ヒラギノ角ゴ Pro W3"/>
          </w:rPr>
          <w:t>:</w:t>
        </w:r>
      </w:ins>
    </w:p>
    <w:p w14:paraId="2899DCD1" w14:textId="77777777" w:rsidR="00C27D44" w:rsidRPr="0022632E" w:rsidRDefault="00C27D44" w:rsidP="00C27D44">
      <w:pPr>
        <w:pStyle w:val="Heading4"/>
        <w:numPr>
          <w:ilvl w:val="0"/>
          <w:numId w:val="90"/>
        </w:numPr>
        <w:rPr>
          <w:ins w:id="1998" w:author="Perrine, Martin L. (GSFC-5670)" w:date="2016-05-11T11:20:00Z"/>
          <w:rFonts w:ascii="Times New Roman" w:hAnsi="Times New Roman"/>
          <w:b w:val="0"/>
          <w:color w:val="222222"/>
          <w:szCs w:val="24"/>
          <w:shd w:val="clear" w:color="auto" w:fill="FFFFFF"/>
        </w:rPr>
      </w:pPr>
      <w:ins w:id="1999" w:author="Perrine, Martin L. (GSFC-5670)" w:date="2016-05-11T11:20:00Z">
        <w:r w:rsidRPr="0022632E">
          <w:rPr>
            <w:rFonts w:ascii="Times New Roman" w:hAnsi="Times New Roman"/>
            <w:b w:val="0"/>
            <w:color w:val="222222"/>
            <w:szCs w:val="24"/>
            <w:shd w:val="clear" w:color="auto" w:fill="FFFFFF"/>
          </w:rPr>
          <w:t>The M&amp;C must manage the files to prevent an overflow condition. The files will be stored for an agreed amount of time before being overwritten.</w:t>
        </w:r>
      </w:ins>
    </w:p>
    <w:p w14:paraId="31B8FE24" w14:textId="77777777" w:rsidR="00C27D44" w:rsidRPr="0022632E" w:rsidRDefault="00C27D44" w:rsidP="00C27D44">
      <w:pPr>
        <w:pStyle w:val="Heading4"/>
        <w:numPr>
          <w:ilvl w:val="0"/>
          <w:numId w:val="90"/>
        </w:numPr>
        <w:rPr>
          <w:ins w:id="2000" w:author="Perrine, Martin L. (GSFC-5670)" w:date="2016-05-11T11:20:00Z"/>
          <w:rFonts w:ascii="Times New Roman" w:hAnsi="Times New Roman"/>
          <w:b w:val="0"/>
          <w:color w:val="222222"/>
          <w:szCs w:val="24"/>
          <w:shd w:val="clear" w:color="auto" w:fill="FFFFFF"/>
        </w:rPr>
      </w:pPr>
      <w:ins w:id="2001" w:author="Perrine, Martin L. (GSFC-5670)" w:date="2016-05-11T11:20:00Z">
        <w:r w:rsidRPr="0022632E">
          <w:rPr>
            <w:rFonts w:ascii="Times New Roman" w:hAnsi="Times New Roman"/>
            <w:b w:val="0"/>
            <w:color w:val="222222"/>
            <w:szCs w:val="24"/>
            <w:shd w:val="clear" w:color="auto" w:fill="FFFFFF"/>
          </w:rPr>
          <w:t>The M&amp;C must manage the NISN network data rate allocated to this service as usage may impact the data rate of the Automatic Delivery mode.</w:t>
        </w:r>
      </w:ins>
    </w:p>
    <w:p w14:paraId="1F39BAE6" w14:textId="77777777" w:rsidR="00FD259B" w:rsidRPr="00AE798F" w:rsidRDefault="00FD259B">
      <w:pPr>
        <w:pStyle w:val="Paragraph"/>
        <w:rPr>
          <w:ins w:id="2002" w:author="Perrine, Martin L. (GSFC-5670)" w:date="2016-04-28T17:54:00Z"/>
          <w:rFonts w:eastAsia="ヒラギノ角ゴ Pro W3"/>
          <w:b/>
          <w:rPrChange w:id="2003" w:author="Perrine, Martin L. (GSFC-5670)" w:date="2016-05-02T10:39:00Z">
            <w:rPr>
              <w:ins w:id="2004" w:author="Perrine, Martin L. (GSFC-5670)" w:date="2016-04-28T17:54:00Z"/>
              <w:b w:val="0"/>
              <w:shd w:val="clear" w:color="auto" w:fill="FFFFFF"/>
            </w:rPr>
          </w:rPrChange>
        </w:rPr>
        <w:pPrChange w:id="2005" w:author="Perrine, Martin L. (GSFC-5670)" w:date="2016-05-02T10:39:00Z">
          <w:pPr>
            <w:pStyle w:val="Heading4"/>
            <w:numPr>
              <w:ilvl w:val="0"/>
              <w:numId w:val="63"/>
            </w:numPr>
            <w:tabs>
              <w:tab w:val="clear" w:pos="1440"/>
            </w:tabs>
            <w:ind w:left="720" w:hanging="360"/>
          </w:pPr>
        </w:pPrChange>
      </w:pPr>
    </w:p>
    <w:p w14:paraId="293C5643" w14:textId="77777777" w:rsidR="00FA7CE2" w:rsidRPr="00FA7CE2" w:rsidRDefault="00FA7CE2">
      <w:pPr>
        <w:pStyle w:val="Paragraph"/>
        <w:rPr>
          <w:ins w:id="2006" w:author="Perrine, Martin L. (GSFC-5670)" w:date="2016-04-28T17:54:00Z"/>
          <w:rPrChange w:id="2007" w:author="Perrine, Martin L. (GSFC-5670)" w:date="2016-04-28T17:54:00Z">
            <w:rPr>
              <w:ins w:id="2008" w:author="Perrine, Martin L. (GSFC-5670)" w:date="2016-04-28T17:54:00Z"/>
              <w:rFonts w:ascii="Times New Roman" w:hAnsi="Times New Roman"/>
              <w:shd w:val="clear" w:color="auto" w:fill="FFFFFF"/>
            </w:rPr>
          </w:rPrChange>
        </w:rPr>
        <w:pPrChange w:id="2009" w:author="Perrine, Martin L. (GSFC-5670)" w:date="2016-04-28T17:54:00Z">
          <w:pPr>
            <w:spacing w:before="0" w:after="0"/>
            <w:jc w:val="left"/>
          </w:pPr>
        </w:pPrChange>
      </w:pPr>
    </w:p>
    <w:p w14:paraId="0DFD4EA4" w14:textId="35D477E1" w:rsidR="009F382C" w:rsidRPr="00315C59" w:rsidDel="00F2348A" w:rsidRDefault="00B40293">
      <w:pPr>
        <w:pStyle w:val="Heading2"/>
        <w:rPr>
          <w:del w:id="2010" w:author="Perrine, Martin L. (GSFC-5670)" w:date="2016-01-13T17:33:00Z"/>
          <w:rFonts w:ascii="Times New Roman" w:hAnsi="Times New Roman"/>
          <w:shd w:val="clear" w:color="auto" w:fill="FFFFFF"/>
          <w:rPrChange w:id="2011" w:author="Perrine, Martin L. (GSFC-5670)" w:date="2016-04-08T15:21:00Z">
            <w:rPr>
              <w:del w:id="2012" w:author="Perrine, Martin L. (GSFC-5670)" w:date="2016-01-13T17:33:00Z"/>
              <w:rFonts w:ascii="Times New Roman" w:hAnsi="Times New Roman"/>
              <w:color w:val="FF0000"/>
              <w:szCs w:val="24"/>
              <w:shd w:val="clear" w:color="auto" w:fill="FFFFFF"/>
            </w:rPr>
          </w:rPrChange>
        </w:rPr>
        <w:pPrChange w:id="2013" w:author="Perrine, Martin L. (GSFC-5670)" w:date="2016-04-08T13:42:00Z">
          <w:pPr>
            <w:spacing w:before="0" w:after="0"/>
            <w:jc w:val="left"/>
          </w:pPr>
        </w:pPrChange>
      </w:pPr>
      <w:bookmarkStart w:id="2014" w:name="_Toc450640938"/>
      <w:ins w:id="2015" w:author="Koslosky, Anne Marie.J (GSFC-5860)" w:date="2016-04-06T14:38:00Z">
        <w:r w:rsidRPr="00315C59">
          <w:rPr>
            <w:rFonts w:ascii="Times New Roman" w:hAnsi="Times New Roman"/>
            <w:shd w:val="clear" w:color="auto" w:fill="FFFFFF"/>
            <w:rPrChange w:id="2016" w:author="Perrine, Martin L. (GSFC-5670)" w:date="2016-04-08T15:21:00Z">
              <w:rPr>
                <w:shd w:val="clear" w:color="auto" w:fill="FFFFFF"/>
              </w:rPr>
            </w:rPrChange>
          </w:rPr>
          <w:t>Special Event Handling</w:t>
        </w:r>
      </w:ins>
      <w:bookmarkEnd w:id="2014"/>
      <w:ins w:id="2017" w:author="Perrine, Martin L. (GSFC-5670)" w:date="2016-05-02T10:43:00Z">
        <w:r w:rsidR="00AE798F">
          <w:rPr>
            <w:rFonts w:ascii="Times New Roman" w:hAnsi="Times New Roman"/>
            <w:shd w:val="clear" w:color="auto" w:fill="FFFFFF"/>
          </w:rPr>
          <w:t xml:space="preserve"> </w:t>
        </w:r>
      </w:ins>
      <w:ins w:id="2018" w:author="Koslosky, Anne Marie.J (GSFC-5860)" w:date="2016-04-06T14:38:00Z">
        <w:del w:id="2019" w:author="Perrine, Martin L. (GSFC-5670)" w:date="2016-04-08T15:49:00Z">
          <w:r w:rsidRPr="00315C59" w:rsidDel="003533E3">
            <w:rPr>
              <w:rFonts w:ascii="Times New Roman" w:hAnsi="Times New Roman"/>
              <w:shd w:val="clear" w:color="auto" w:fill="FFFFFF"/>
              <w:rPrChange w:id="2020" w:author="Perrine, Martin L. (GSFC-5670)" w:date="2016-04-08T15:21:00Z">
                <w:rPr>
                  <w:shd w:val="clear" w:color="auto" w:fill="FFFFFF"/>
                </w:rPr>
              </w:rPrChange>
            </w:rPr>
            <w:delText xml:space="preserve"> such as </w:delText>
          </w:r>
        </w:del>
      </w:ins>
      <w:del w:id="2021" w:author="Perrine, Martin L. (GSFC-5670)" w:date="2016-02-09T10:13:00Z">
        <w:r w:rsidR="009F382C" w:rsidRPr="00315C59" w:rsidDel="001E2C61">
          <w:rPr>
            <w:rFonts w:ascii="Times New Roman" w:hAnsi="Times New Roman"/>
            <w:shd w:val="clear" w:color="auto" w:fill="FFFFFF"/>
            <w:rPrChange w:id="2022" w:author="Perrine, Martin L. (GSFC-5670)" w:date="2016-04-08T15:21:00Z">
              <w:rPr>
                <w:rFonts w:ascii="Times New Roman" w:hAnsi="Times New Roman"/>
                <w:color w:val="222222"/>
                <w:szCs w:val="24"/>
                <w:shd w:val="clear" w:color="auto" w:fill="FFFFFF"/>
              </w:rPr>
            </w:rPrChange>
          </w:rPr>
          <w:delText xml:space="preserve">There will be no control capabilities available to the operator. If an issue </w:delText>
        </w:r>
      </w:del>
      <w:del w:id="2023" w:author="Perrine, Martin L. (GSFC-5670)" w:date="2016-01-19T11:25:00Z">
        <w:r w:rsidR="009F382C" w:rsidRPr="00315C59" w:rsidDel="00BB1143">
          <w:rPr>
            <w:rFonts w:ascii="Times New Roman" w:hAnsi="Times New Roman"/>
            <w:shd w:val="clear" w:color="auto" w:fill="FFFFFF"/>
            <w:rPrChange w:id="2024" w:author="Perrine, Martin L. (GSFC-5670)" w:date="2016-04-08T15:21:00Z">
              <w:rPr>
                <w:rFonts w:ascii="Times New Roman" w:hAnsi="Times New Roman"/>
                <w:color w:val="222222"/>
                <w:szCs w:val="24"/>
                <w:shd w:val="clear" w:color="auto" w:fill="FFFFFF"/>
              </w:rPr>
            </w:rPrChange>
          </w:rPr>
          <w:delText xml:space="preserve">occurs </w:delText>
        </w:r>
      </w:del>
      <w:del w:id="2025" w:author="Perrine, Martin L. (GSFC-5670)" w:date="2016-02-09T10:13:00Z">
        <w:r w:rsidR="009F382C" w:rsidRPr="00315C59" w:rsidDel="001E2C61">
          <w:rPr>
            <w:rFonts w:ascii="Times New Roman" w:hAnsi="Times New Roman"/>
            <w:shd w:val="clear" w:color="auto" w:fill="FFFFFF"/>
            <w:rPrChange w:id="2026" w:author="Perrine, Martin L. (GSFC-5670)" w:date="2016-04-08T15:21:00Z">
              <w:rPr>
                <w:rFonts w:ascii="Times New Roman" w:hAnsi="Times New Roman"/>
                <w:color w:val="222222"/>
                <w:szCs w:val="24"/>
                <w:shd w:val="clear" w:color="auto" w:fill="FFFFFF"/>
              </w:rPr>
            </w:rPrChange>
          </w:rPr>
          <w:delText xml:space="preserve">operations </w:delText>
        </w:r>
      </w:del>
      <w:del w:id="2027" w:author="Perrine, Martin L. (GSFC-5670)" w:date="2016-01-19T11:34:00Z">
        <w:r w:rsidR="009F382C" w:rsidRPr="00315C59" w:rsidDel="00FE60EB">
          <w:rPr>
            <w:rFonts w:ascii="Times New Roman" w:hAnsi="Times New Roman"/>
            <w:shd w:val="clear" w:color="auto" w:fill="FFFFFF"/>
            <w:rPrChange w:id="2028" w:author="Perrine, Martin L. (GSFC-5670)" w:date="2016-04-08T15:21:00Z">
              <w:rPr>
                <w:rFonts w:ascii="Times New Roman" w:hAnsi="Times New Roman"/>
                <w:color w:val="222222"/>
                <w:szCs w:val="24"/>
                <w:shd w:val="clear" w:color="auto" w:fill="FFFFFF"/>
              </w:rPr>
            </w:rPrChange>
          </w:rPr>
          <w:delText xml:space="preserve">will </w:delText>
        </w:r>
      </w:del>
      <w:del w:id="2029" w:author="Perrine, Martin L. (GSFC-5670)" w:date="2016-02-09T10:13:00Z">
        <w:r w:rsidR="009F382C" w:rsidRPr="00315C59" w:rsidDel="001E2C61">
          <w:rPr>
            <w:rFonts w:ascii="Times New Roman" w:hAnsi="Times New Roman"/>
            <w:shd w:val="clear" w:color="auto" w:fill="FFFFFF"/>
            <w:rPrChange w:id="2030" w:author="Perrine, Martin L. (GSFC-5670)" w:date="2016-04-08T15:21:00Z">
              <w:rPr>
                <w:rFonts w:ascii="Times New Roman" w:hAnsi="Times New Roman"/>
                <w:color w:val="222222"/>
                <w:szCs w:val="24"/>
                <w:shd w:val="clear" w:color="auto" w:fill="FFFFFF"/>
              </w:rPr>
            </w:rPrChange>
          </w:rPr>
          <w:delText xml:space="preserve">note the </w:delText>
        </w:r>
      </w:del>
      <w:del w:id="2031" w:author="Perrine, Martin L. (GSFC-5670)" w:date="2016-01-19T11:34:00Z">
        <w:r w:rsidR="009F382C" w:rsidRPr="00315C59" w:rsidDel="00FE60EB">
          <w:rPr>
            <w:rFonts w:ascii="Times New Roman" w:hAnsi="Times New Roman"/>
            <w:shd w:val="clear" w:color="auto" w:fill="FFFFFF"/>
            <w:rPrChange w:id="2032" w:author="Perrine, Martin L. (GSFC-5670)" w:date="2016-04-08T15:21:00Z">
              <w:rPr>
                <w:rFonts w:ascii="Times New Roman" w:hAnsi="Times New Roman"/>
                <w:color w:val="222222"/>
                <w:szCs w:val="24"/>
                <w:shd w:val="clear" w:color="auto" w:fill="FFFFFF"/>
              </w:rPr>
            </w:rPrChange>
          </w:rPr>
          <w:delText>failure</w:delText>
        </w:r>
      </w:del>
      <w:del w:id="2033" w:author="Perrine, Martin L. (GSFC-5670)" w:date="2016-02-09T10:13:00Z">
        <w:r w:rsidR="009F382C" w:rsidRPr="00315C59" w:rsidDel="001E2C61">
          <w:rPr>
            <w:rFonts w:ascii="Times New Roman" w:hAnsi="Times New Roman"/>
            <w:shd w:val="clear" w:color="auto" w:fill="FFFFFF"/>
            <w:rPrChange w:id="2034" w:author="Perrine, Martin L. (GSFC-5670)" w:date="2016-04-08T15:21:00Z">
              <w:rPr>
                <w:rFonts w:ascii="Times New Roman" w:hAnsi="Times New Roman"/>
                <w:color w:val="222222"/>
                <w:szCs w:val="24"/>
                <w:shd w:val="clear" w:color="auto" w:fill="FFFFFF"/>
              </w:rPr>
            </w:rPrChange>
          </w:rPr>
          <w:delText xml:space="preserve"> </w:delText>
        </w:r>
      </w:del>
      <w:del w:id="2035" w:author="Perrine, Martin L. (GSFC-5670)" w:date="2016-01-19T11:34:00Z">
        <w:r w:rsidR="009F382C" w:rsidRPr="00315C59" w:rsidDel="00FE60EB">
          <w:rPr>
            <w:rFonts w:ascii="Times New Roman" w:hAnsi="Times New Roman"/>
            <w:shd w:val="clear" w:color="auto" w:fill="FFFFFF"/>
            <w:rPrChange w:id="2036" w:author="Perrine, Martin L. (GSFC-5670)" w:date="2016-04-08T15:21:00Z">
              <w:rPr>
                <w:rFonts w:ascii="Times New Roman" w:hAnsi="Times New Roman"/>
                <w:color w:val="222222"/>
                <w:szCs w:val="24"/>
                <w:shd w:val="clear" w:color="auto" w:fill="FFFFFF"/>
              </w:rPr>
            </w:rPrChange>
          </w:rPr>
          <w:delText>along with the</w:delText>
        </w:r>
      </w:del>
      <w:del w:id="2037" w:author="Perrine, Martin L. (GSFC-5670)" w:date="2016-02-09T10:13:00Z">
        <w:r w:rsidR="009F382C" w:rsidRPr="00315C59" w:rsidDel="001E2C61">
          <w:rPr>
            <w:rFonts w:ascii="Times New Roman" w:hAnsi="Times New Roman"/>
            <w:shd w:val="clear" w:color="auto" w:fill="FFFFFF"/>
            <w:rPrChange w:id="2038" w:author="Perrine, Martin L. (GSFC-5670)" w:date="2016-04-08T15:21:00Z">
              <w:rPr>
                <w:rFonts w:ascii="Times New Roman" w:hAnsi="Times New Roman"/>
                <w:color w:val="222222"/>
                <w:szCs w:val="24"/>
                <w:shd w:val="clear" w:color="auto" w:fill="FFFFFF"/>
              </w:rPr>
            </w:rPrChange>
          </w:rPr>
          <w:delText xml:space="preserve"> time </w:delText>
        </w:r>
      </w:del>
      <w:del w:id="2039" w:author="Perrine, Martin L. (GSFC-5670)" w:date="2016-01-19T11:26:00Z">
        <w:r w:rsidR="009F382C" w:rsidRPr="00315C59" w:rsidDel="00BB1143">
          <w:rPr>
            <w:rFonts w:ascii="Times New Roman" w:hAnsi="Times New Roman"/>
            <w:shd w:val="clear" w:color="auto" w:fill="FFFFFF"/>
            <w:rPrChange w:id="2040" w:author="Perrine, Martin L. (GSFC-5670)" w:date="2016-04-08T15:21:00Z">
              <w:rPr>
                <w:rFonts w:ascii="Times New Roman" w:hAnsi="Times New Roman"/>
                <w:color w:val="222222"/>
                <w:szCs w:val="24"/>
                <w:shd w:val="clear" w:color="auto" w:fill="FFFFFF"/>
              </w:rPr>
            </w:rPrChange>
          </w:rPr>
          <w:delText>and submit</w:delText>
        </w:r>
      </w:del>
      <w:del w:id="2041" w:author="Perrine, Martin L. (GSFC-5670)" w:date="2016-02-09T10:13:00Z">
        <w:r w:rsidR="009F382C" w:rsidRPr="00315C59" w:rsidDel="001E2C61">
          <w:rPr>
            <w:rFonts w:ascii="Times New Roman" w:hAnsi="Times New Roman"/>
            <w:shd w:val="clear" w:color="auto" w:fill="FFFFFF"/>
            <w:rPrChange w:id="2042" w:author="Perrine, Martin L. (GSFC-5670)" w:date="2016-04-08T15:21:00Z">
              <w:rPr>
                <w:rFonts w:ascii="Times New Roman" w:hAnsi="Times New Roman"/>
                <w:color w:val="222222"/>
                <w:szCs w:val="24"/>
                <w:shd w:val="clear" w:color="auto" w:fill="FFFFFF"/>
              </w:rPr>
            </w:rPrChange>
          </w:rPr>
          <w:delText xml:space="preserve"> a discrepancy report (DR) to be analyzed by the maintenance team.</w:delText>
        </w:r>
      </w:del>
    </w:p>
    <w:p w14:paraId="49BEA452" w14:textId="2620D84B" w:rsidR="00E81A13" w:rsidRPr="00315C59" w:rsidDel="00C6560E" w:rsidRDefault="00E81A13">
      <w:pPr>
        <w:pStyle w:val="Heading2"/>
        <w:rPr>
          <w:del w:id="2043" w:author="Perrine, Martin L. (GSFC-5670)" w:date="2016-01-13T17:35:00Z"/>
          <w:rFonts w:ascii="Times New Roman" w:hAnsi="Times New Roman"/>
          <w:shd w:val="clear" w:color="auto" w:fill="FFFFFF"/>
          <w:rPrChange w:id="2044" w:author="Perrine, Martin L. (GSFC-5670)" w:date="2016-04-08T15:21:00Z">
            <w:rPr>
              <w:del w:id="2045" w:author="Perrine, Martin L. (GSFC-5670)" w:date="2016-01-13T17:35:00Z"/>
              <w:rFonts w:eastAsia="ヒラギノ角ゴ Pro W3"/>
            </w:rPr>
          </w:rPrChange>
        </w:rPr>
        <w:pPrChange w:id="2046" w:author="Perrine, Martin L. (GSFC-5670)" w:date="2016-04-08T13:42:00Z">
          <w:pPr>
            <w:pStyle w:val="Heading3"/>
          </w:pPr>
        </w:pPrChange>
      </w:pPr>
      <w:bookmarkStart w:id="2047" w:name="_Toc448224741"/>
      <w:del w:id="2048" w:author="Perrine, Martin L. (GSFC-5670)" w:date="2016-01-13T17:47:00Z">
        <w:r w:rsidRPr="00315C59" w:rsidDel="002E7814">
          <w:rPr>
            <w:rFonts w:ascii="Times New Roman" w:hAnsi="Times New Roman"/>
            <w:shd w:val="clear" w:color="auto" w:fill="FFFFFF"/>
            <w:rPrChange w:id="2049" w:author="Perrine, Martin L. (GSFC-5670)" w:date="2016-04-08T15:21:00Z">
              <w:rPr>
                <w:rFonts w:eastAsia="ヒラギノ角ゴ Pro W3"/>
              </w:rPr>
            </w:rPrChange>
          </w:rPr>
          <w:delText>Mission Interface</w:delText>
        </w:r>
      </w:del>
      <w:bookmarkStart w:id="2050" w:name="_Toc447893809"/>
      <w:bookmarkStart w:id="2051" w:name="_Toc447893992"/>
      <w:bookmarkStart w:id="2052" w:name="_Toc447894204"/>
      <w:bookmarkStart w:id="2053" w:name="_Toc447894318"/>
      <w:bookmarkStart w:id="2054" w:name="_Toc447894431"/>
      <w:bookmarkStart w:id="2055" w:name="_Toc449948420"/>
      <w:bookmarkStart w:id="2056" w:name="_Toc449948551"/>
      <w:bookmarkStart w:id="2057" w:name="_Toc449948742"/>
      <w:bookmarkStart w:id="2058" w:name="_Toc449948868"/>
      <w:bookmarkStart w:id="2059" w:name="_Toc449948954"/>
      <w:bookmarkStart w:id="2060" w:name="_Toc449949029"/>
      <w:bookmarkStart w:id="2061" w:name="_Toc449949135"/>
      <w:bookmarkStart w:id="2062" w:name="_Toc449949199"/>
      <w:bookmarkStart w:id="2063" w:name="_Toc450640939"/>
      <w:bookmarkEnd w:id="2047"/>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14:paraId="31B2C737" w14:textId="6E0BCA6D" w:rsidR="00B904C8" w:rsidRPr="00315C59" w:rsidDel="00C6560E" w:rsidRDefault="00B904C8">
      <w:pPr>
        <w:pStyle w:val="Heading2"/>
        <w:rPr>
          <w:del w:id="2064" w:author="Perrine, Martin L. (GSFC-5670)" w:date="2016-01-13T17:33:00Z"/>
          <w:rFonts w:ascii="Times New Roman" w:hAnsi="Times New Roman"/>
          <w:shd w:val="clear" w:color="auto" w:fill="FFFFFF"/>
          <w:rPrChange w:id="2065" w:author="Perrine, Martin L. (GSFC-5670)" w:date="2016-04-08T15:21:00Z">
            <w:rPr>
              <w:del w:id="2066" w:author="Perrine, Martin L. (GSFC-5670)" w:date="2016-01-13T17:33:00Z"/>
              <w:rFonts w:ascii="Times New Roman" w:hAnsi="Times New Roman"/>
              <w:color w:val="222222"/>
              <w:szCs w:val="24"/>
              <w:shd w:val="clear" w:color="auto" w:fill="FFFFFF"/>
            </w:rPr>
          </w:rPrChange>
        </w:rPr>
        <w:pPrChange w:id="2067" w:author="Perrine, Martin L. (GSFC-5670)" w:date="2016-04-08T13:42:00Z">
          <w:pPr>
            <w:spacing w:before="0" w:after="0"/>
            <w:jc w:val="left"/>
          </w:pPr>
        </w:pPrChange>
      </w:pPr>
      <w:bookmarkStart w:id="2068" w:name="_Toc448224742"/>
      <w:del w:id="2069" w:author="Perrine, Martin L. (GSFC-5670)" w:date="2016-02-09T10:17:00Z">
        <w:r w:rsidRPr="00315C59" w:rsidDel="001E2C61">
          <w:rPr>
            <w:rFonts w:ascii="Times New Roman" w:hAnsi="Times New Roman"/>
            <w:shd w:val="clear" w:color="auto" w:fill="FFFFFF"/>
            <w:rPrChange w:id="2070" w:author="Perrine, Martin L. (GSFC-5670)" w:date="2016-04-08T15:21:00Z">
              <w:rPr>
                <w:rFonts w:ascii="Times New Roman" w:hAnsi="Times New Roman"/>
                <w:color w:val="222222"/>
                <w:szCs w:val="24"/>
                <w:shd w:val="clear" w:color="auto" w:fill="FFFFFF"/>
              </w:rPr>
            </w:rPrChange>
          </w:rPr>
          <w:delText xml:space="preserve">The </w:delText>
        </w:r>
      </w:del>
      <w:del w:id="2071" w:author="Perrine, Martin L. (GSFC-5670)" w:date="2016-01-19T10:57:00Z">
        <w:r w:rsidRPr="00315C59" w:rsidDel="00171842">
          <w:rPr>
            <w:rFonts w:ascii="Times New Roman" w:hAnsi="Times New Roman"/>
            <w:b w:val="0"/>
            <w:shd w:val="clear" w:color="auto" w:fill="FFFFFF"/>
            <w:rPrChange w:id="2072" w:author="Perrine, Martin L. (GSFC-5670)" w:date="2016-04-08T15:21:00Z">
              <w:rPr>
                <w:rFonts w:ascii="Times New Roman" w:hAnsi="Times New Roman"/>
                <w:b/>
                <w:color w:val="222222"/>
                <w:szCs w:val="24"/>
                <w:shd w:val="clear" w:color="auto" w:fill="FFFFFF"/>
              </w:rPr>
            </w:rPrChange>
          </w:rPr>
          <w:delText>NENG</w:delText>
        </w:r>
      </w:del>
      <w:del w:id="2073" w:author="Perrine, Martin L. (GSFC-5670)" w:date="2016-02-09T10:17:00Z">
        <w:r w:rsidRPr="00315C59" w:rsidDel="001E2C61">
          <w:rPr>
            <w:rFonts w:ascii="Times New Roman" w:hAnsi="Times New Roman"/>
            <w:b w:val="0"/>
            <w:shd w:val="clear" w:color="auto" w:fill="FFFFFF"/>
            <w:rPrChange w:id="2074" w:author="Perrine, Martin L. (GSFC-5670)" w:date="2016-04-08T15:21:00Z">
              <w:rPr>
                <w:rFonts w:ascii="Times New Roman" w:hAnsi="Times New Roman"/>
                <w:b/>
                <w:color w:val="222222"/>
                <w:szCs w:val="24"/>
                <w:shd w:val="clear" w:color="auto" w:fill="FFFFFF"/>
              </w:rPr>
            </w:rPrChange>
          </w:rPr>
          <w:delText xml:space="preserve"> captures a telemetry stream </w:delText>
        </w:r>
      </w:del>
      <w:del w:id="2075" w:author="Perrine, Martin L. (GSFC-5670)" w:date="2016-01-14T09:50:00Z">
        <w:r w:rsidRPr="00315C59" w:rsidDel="00913FDA">
          <w:rPr>
            <w:rFonts w:ascii="Times New Roman" w:hAnsi="Times New Roman"/>
            <w:b w:val="0"/>
            <w:shd w:val="clear" w:color="auto" w:fill="FFFFFF"/>
            <w:rPrChange w:id="2076" w:author="Perrine, Martin L. (GSFC-5670)" w:date="2016-04-08T15:21:00Z">
              <w:rPr>
                <w:rFonts w:ascii="Times New Roman" w:hAnsi="Times New Roman"/>
                <w:b/>
                <w:color w:val="222222"/>
                <w:szCs w:val="24"/>
                <w:shd w:val="clear" w:color="auto" w:fill="FFFFFF"/>
              </w:rPr>
            </w:rPrChange>
          </w:rPr>
          <w:delText>into telemetry</w:delText>
        </w:r>
      </w:del>
      <w:del w:id="2077" w:author="Perrine, Martin L. (GSFC-5670)" w:date="2016-02-09T10:17:00Z">
        <w:r w:rsidRPr="00315C59" w:rsidDel="001E2C61">
          <w:rPr>
            <w:rFonts w:ascii="Times New Roman" w:hAnsi="Times New Roman"/>
            <w:b w:val="0"/>
            <w:shd w:val="clear" w:color="auto" w:fill="FFFFFF"/>
            <w:rPrChange w:id="2078" w:author="Perrine, Martin L. (GSFC-5670)" w:date="2016-04-08T15:21:00Z">
              <w:rPr>
                <w:rFonts w:ascii="Times New Roman" w:hAnsi="Times New Roman"/>
                <w:b/>
                <w:color w:val="222222"/>
                <w:szCs w:val="24"/>
                <w:shd w:val="clear" w:color="auto" w:fill="FFFFFF"/>
              </w:rPr>
            </w:rPrChange>
          </w:rPr>
          <w:delText xml:space="preserve"> files</w:delText>
        </w:r>
      </w:del>
      <w:del w:id="2079" w:author="Perrine, Martin L. (GSFC-5670)" w:date="2016-01-19T11:36:00Z">
        <w:r w:rsidRPr="00315C59" w:rsidDel="00FE60EB">
          <w:rPr>
            <w:rFonts w:ascii="Times New Roman" w:hAnsi="Times New Roman"/>
            <w:b w:val="0"/>
            <w:shd w:val="clear" w:color="auto" w:fill="FFFFFF"/>
            <w:rPrChange w:id="2080" w:author="Perrine, Martin L. (GSFC-5670)" w:date="2016-04-08T15:21:00Z">
              <w:rPr>
                <w:rFonts w:ascii="Times New Roman" w:hAnsi="Times New Roman"/>
                <w:b/>
                <w:color w:val="222222"/>
                <w:szCs w:val="24"/>
                <w:shd w:val="clear" w:color="auto" w:fill="FFFFFF"/>
              </w:rPr>
            </w:rPrChange>
          </w:rPr>
          <w:delText xml:space="preserve"> </w:delText>
        </w:r>
      </w:del>
      <w:del w:id="2081" w:author="Perrine, Martin L. (GSFC-5670)" w:date="2016-01-13T18:07:00Z">
        <w:r w:rsidRPr="00315C59" w:rsidDel="00DF3F28">
          <w:rPr>
            <w:rFonts w:ascii="Times New Roman" w:hAnsi="Times New Roman"/>
            <w:shd w:val="clear" w:color="auto" w:fill="FFFFFF"/>
            <w:rPrChange w:id="2082" w:author="Perrine, Martin L. (GSFC-5670)" w:date="2016-04-08T15:21:00Z">
              <w:rPr>
                <w:rFonts w:ascii="Times New Roman" w:hAnsi="Times New Roman"/>
                <w:color w:val="222222"/>
                <w:szCs w:val="24"/>
                <w:shd w:val="clear" w:color="auto" w:fill="FFFFFF"/>
              </w:rPr>
            </w:rPrChange>
          </w:rPr>
          <w:delText>for delivery in near-realtime to missions via Secure Copy (SCP). The mission has the ability to retrieve telemetry files within an agreed amount of time via Secure File Transport (SFTP).</w:delText>
        </w:r>
      </w:del>
      <w:bookmarkStart w:id="2083" w:name="_Toc447893810"/>
      <w:bookmarkStart w:id="2084" w:name="_Toc447893993"/>
      <w:bookmarkStart w:id="2085" w:name="_Toc447894205"/>
      <w:bookmarkStart w:id="2086" w:name="_Toc447894319"/>
      <w:bookmarkStart w:id="2087" w:name="_Toc447894432"/>
      <w:bookmarkStart w:id="2088" w:name="_Toc449948421"/>
      <w:bookmarkStart w:id="2089" w:name="_Toc449948552"/>
      <w:bookmarkStart w:id="2090" w:name="_Toc449948743"/>
      <w:bookmarkStart w:id="2091" w:name="_Toc449948869"/>
      <w:bookmarkStart w:id="2092" w:name="_Toc449948955"/>
      <w:bookmarkStart w:id="2093" w:name="_Toc449949030"/>
      <w:bookmarkStart w:id="2094" w:name="_Toc449949136"/>
      <w:bookmarkStart w:id="2095" w:name="_Toc449949200"/>
      <w:bookmarkStart w:id="2096" w:name="_Toc450640940"/>
      <w:bookmarkEnd w:id="2068"/>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p>
    <w:p w14:paraId="32915243" w14:textId="00377F89" w:rsidR="00E81A13" w:rsidRPr="00315C59" w:rsidDel="00C6560E" w:rsidRDefault="00E81A13">
      <w:pPr>
        <w:pStyle w:val="Heading2"/>
        <w:rPr>
          <w:del w:id="2097" w:author="Perrine, Martin L. (GSFC-5670)" w:date="2016-01-13T17:35:00Z"/>
          <w:rFonts w:ascii="Times New Roman" w:hAnsi="Times New Roman"/>
          <w:shd w:val="clear" w:color="auto" w:fill="FFFFFF"/>
          <w:rPrChange w:id="2098" w:author="Perrine, Martin L. (GSFC-5670)" w:date="2016-04-08T15:21:00Z">
            <w:rPr>
              <w:del w:id="2099" w:author="Perrine, Martin L. (GSFC-5670)" w:date="2016-01-13T17:35:00Z"/>
              <w:rFonts w:eastAsia="ヒラギノ角ゴ Pro W3"/>
            </w:rPr>
          </w:rPrChange>
        </w:rPr>
        <w:pPrChange w:id="2100" w:author="Perrine, Martin L. (GSFC-5670)" w:date="2016-04-08T13:42:00Z">
          <w:pPr>
            <w:pStyle w:val="Heading3"/>
          </w:pPr>
        </w:pPrChange>
      </w:pPr>
      <w:bookmarkStart w:id="2101" w:name="_Toc448224743"/>
      <w:del w:id="2102" w:author="Perrine, Martin L. (GSFC-5670)" w:date="2016-01-13T17:35:00Z">
        <w:r w:rsidRPr="00315C59" w:rsidDel="00C6560E">
          <w:rPr>
            <w:rFonts w:ascii="Times New Roman" w:hAnsi="Times New Roman"/>
            <w:shd w:val="clear" w:color="auto" w:fill="FFFFFF"/>
            <w:rPrChange w:id="2103" w:author="Perrine, Martin L. (GSFC-5670)" w:date="2016-04-08T15:21:00Z">
              <w:rPr>
                <w:rFonts w:eastAsia="ヒラギノ角ゴ Pro W3"/>
              </w:rPr>
            </w:rPrChange>
          </w:rPr>
          <w:delText>T</w:delText>
        </w:r>
      </w:del>
      <w:del w:id="2104" w:author="Perrine, Martin L. (GSFC-5670)" w:date="2016-02-09T10:18:00Z">
        <w:r w:rsidRPr="00315C59" w:rsidDel="001E2C61">
          <w:rPr>
            <w:rFonts w:ascii="Times New Roman" w:hAnsi="Times New Roman"/>
            <w:shd w:val="clear" w:color="auto" w:fill="FFFFFF"/>
            <w:rPrChange w:id="2105" w:author="Perrine, Martin L. (GSFC-5670)" w:date="2016-04-08T15:21:00Z">
              <w:rPr>
                <w:rFonts w:eastAsia="ヒラギノ角ゴ Pro W3"/>
              </w:rPr>
            </w:rPrChange>
          </w:rPr>
          <w:delText>emporary Storage</w:delText>
        </w:r>
      </w:del>
      <w:bookmarkStart w:id="2106" w:name="_Toc447893811"/>
      <w:bookmarkStart w:id="2107" w:name="_Toc447893994"/>
      <w:bookmarkStart w:id="2108" w:name="_Toc447894206"/>
      <w:bookmarkStart w:id="2109" w:name="_Toc447894320"/>
      <w:bookmarkStart w:id="2110" w:name="_Toc447894433"/>
      <w:bookmarkStart w:id="2111" w:name="_Toc449948422"/>
      <w:bookmarkStart w:id="2112" w:name="_Toc449948553"/>
      <w:bookmarkStart w:id="2113" w:name="_Toc449948744"/>
      <w:bookmarkStart w:id="2114" w:name="_Toc449948870"/>
      <w:bookmarkStart w:id="2115" w:name="_Toc449948956"/>
      <w:bookmarkStart w:id="2116" w:name="_Toc449949031"/>
      <w:bookmarkStart w:id="2117" w:name="_Toc449949137"/>
      <w:bookmarkStart w:id="2118" w:name="_Toc449949201"/>
      <w:bookmarkStart w:id="2119" w:name="_Toc450640941"/>
      <w:bookmarkEnd w:id="2101"/>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14:paraId="0C0DA08C" w14:textId="50933009" w:rsidR="00656362" w:rsidRPr="00315C59" w:rsidDel="00C6560E" w:rsidRDefault="00656362">
      <w:pPr>
        <w:pStyle w:val="Heading2"/>
        <w:rPr>
          <w:del w:id="2120" w:author="Perrine, Martin L. (GSFC-5670)" w:date="2016-01-13T17:34:00Z"/>
          <w:rFonts w:ascii="Times New Roman" w:hAnsi="Times New Roman"/>
          <w:shd w:val="clear" w:color="auto" w:fill="FFFFFF"/>
          <w:rPrChange w:id="2121" w:author="Perrine, Martin L. (GSFC-5670)" w:date="2016-04-08T15:21:00Z">
            <w:rPr>
              <w:del w:id="2122" w:author="Perrine, Martin L. (GSFC-5670)" w:date="2016-01-13T17:34:00Z"/>
              <w:rFonts w:ascii="Times New Roman" w:hAnsi="Times New Roman"/>
              <w:color w:val="222222"/>
              <w:szCs w:val="24"/>
              <w:shd w:val="clear" w:color="auto" w:fill="FFFFFF"/>
            </w:rPr>
          </w:rPrChange>
        </w:rPr>
        <w:pPrChange w:id="2123" w:author="Perrine, Martin L. (GSFC-5670)" w:date="2016-04-08T13:42:00Z">
          <w:pPr>
            <w:spacing w:before="0" w:after="0"/>
            <w:jc w:val="left"/>
          </w:pPr>
        </w:pPrChange>
      </w:pPr>
      <w:bookmarkStart w:id="2124" w:name="_Toc448224744"/>
      <w:del w:id="2125" w:author="Perrine, Martin L. (GSFC-5670)" w:date="2016-01-13T18:08:00Z">
        <w:r w:rsidRPr="00315C59" w:rsidDel="00EB13DF">
          <w:rPr>
            <w:rFonts w:ascii="Times New Roman" w:hAnsi="Times New Roman"/>
            <w:shd w:val="clear" w:color="auto" w:fill="FFFFFF"/>
            <w:rPrChange w:id="2126" w:author="Perrine, Martin L. (GSFC-5670)" w:date="2016-04-08T15:21:00Z">
              <w:rPr>
                <w:rFonts w:ascii="Times New Roman" w:hAnsi="Times New Roman"/>
                <w:color w:val="222222"/>
                <w:szCs w:val="24"/>
                <w:shd w:val="clear" w:color="auto" w:fill="FFFFFF"/>
              </w:rPr>
            </w:rPrChange>
          </w:rPr>
          <w:delText xml:space="preserve">The NENG captures telemetry into files for delivery to missions. </w:delText>
        </w:r>
      </w:del>
      <w:del w:id="2127" w:author="Perrine, Martin L. (GSFC-5670)" w:date="2016-02-09T10:18:00Z">
        <w:r w:rsidRPr="00315C59" w:rsidDel="001E2C61">
          <w:rPr>
            <w:rFonts w:ascii="Times New Roman" w:hAnsi="Times New Roman"/>
            <w:shd w:val="clear" w:color="auto" w:fill="FFFFFF"/>
            <w:rPrChange w:id="2128" w:author="Perrine, Martin L. (GSFC-5670)" w:date="2016-04-08T15:21:00Z">
              <w:rPr>
                <w:rFonts w:ascii="Times New Roman" w:hAnsi="Times New Roman"/>
                <w:color w:val="222222"/>
                <w:szCs w:val="24"/>
                <w:shd w:val="clear" w:color="auto" w:fill="FFFFFF"/>
              </w:rPr>
            </w:rPrChange>
          </w:rPr>
          <w:delText>The files are held for an</w:delText>
        </w:r>
      </w:del>
      <w:del w:id="2129" w:author="Perrine, Martin L. (GSFC-5670)" w:date="2016-01-14T09:04:00Z">
        <w:r w:rsidRPr="00315C59" w:rsidDel="007710E5">
          <w:rPr>
            <w:rFonts w:ascii="Times New Roman" w:hAnsi="Times New Roman"/>
            <w:shd w:val="clear" w:color="auto" w:fill="FFFFFF"/>
            <w:rPrChange w:id="2130" w:author="Perrine, Martin L. (GSFC-5670)" w:date="2016-04-08T15:21:00Z">
              <w:rPr>
                <w:rFonts w:ascii="Times New Roman" w:hAnsi="Times New Roman"/>
                <w:color w:val="222222"/>
                <w:szCs w:val="24"/>
                <w:shd w:val="clear" w:color="auto" w:fill="FFFFFF"/>
              </w:rPr>
            </w:rPrChange>
          </w:rPr>
          <w:delText>d</w:delText>
        </w:r>
      </w:del>
      <w:del w:id="2131" w:author="Perrine, Martin L. (GSFC-5670)" w:date="2016-02-09T10:18:00Z">
        <w:r w:rsidRPr="00315C59" w:rsidDel="001E2C61">
          <w:rPr>
            <w:rFonts w:ascii="Times New Roman" w:hAnsi="Times New Roman"/>
            <w:shd w:val="clear" w:color="auto" w:fill="FFFFFF"/>
            <w:rPrChange w:id="2132" w:author="Perrine, Martin L. (GSFC-5670)" w:date="2016-04-08T15:21:00Z">
              <w:rPr>
                <w:rFonts w:ascii="Times New Roman" w:hAnsi="Times New Roman"/>
                <w:color w:val="222222"/>
                <w:szCs w:val="24"/>
                <w:shd w:val="clear" w:color="auto" w:fill="FFFFFF"/>
              </w:rPr>
            </w:rPrChange>
          </w:rPr>
          <w:delText xml:space="preserve"> agreed amount of time </w:delText>
        </w:r>
      </w:del>
      <w:del w:id="2133" w:author="Perrine, Martin L. (GSFC-5670)" w:date="2016-01-13T18:09:00Z">
        <w:r w:rsidRPr="00315C59" w:rsidDel="00EB13DF">
          <w:rPr>
            <w:rFonts w:ascii="Times New Roman" w:hAnsi="Times New Roman"/>
            <w:shd w:val="clear" w:color="auto" w:fill="FFFFFF"/>
            <w:rPrChange w:id="2134" w:author="Perrine, Martin L. (GSFC-5670)" w:date="2016-04-08T15:21:00Z">
              <w:rPr>
                <w:rFonts w:ascii="Times New Roman" w:hAnsi="Times New Roman"/>
                <w:color w:val="222222"/>
                <w:szCs w:val="24"/>
                <w:shd w:val="clear" w:color="auto" w:fill="FFFFFF"/>
              </w:rPr>
            </w:rPrChange>
          </w:rPr>
          <w:delText>before they are purged from the system.</w:delText>
        </w:r>
      </w:del>
      <w:bookmarkStart w:id="2135" w:name="_Toc447893812"/>
      <w:bookmarkStart w:id="2136" w:name="_Toc447893995"/>
      <w:bookmarkStart w:id="2137" w:name="_Toc447894207"/>
      <w:bookmarkStart w:id="2138" w:name="_Toc447894321"/>
      <w:bookmarkStart w:id="2139" w:name="_Toc447894434"/>
      <w:bookmarkStart w:id="2140" w:name="_Toc449948423"/>
      <w:bookmarkStart w:id="2141" w:name="_Toc449948554"/>
      <w:bookmarkStart w:id="2142" w:name="_Toc449948745"/>
      <w:bookmarkStart w:id="2143" w:name="_Toc449948871"/>
      <w:bookmarkStart w:id="2144" w:name="_Toc449948957"/>
      <w:bookmarkStart w:id="2145" w:name="_Toc449949032"/>
      <w:bookmarkStart w:id="2146" w:name="_Toc449949138"/>
      <w:bookmarkStart w:id="2147" w:name="_Toc449949202"/>
      <w:bookmarkStart w:id="2148" w:name="_Toc450640942"/>
      <w:bookmarkEnd w:id="212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
    <w:p w14:paraId="455A2807" w14:textId="3307B281" w:rsidR="003533E3" w:rsidRPr="004E2B98" w:rsidRDefault="0025438E">
      <w:pPr>
        <w:pStyle w:val="Heading2"/>
        <w:rPr>
          <w:ins w:id="2149" w:author="Perrine, Martin L. (GSFC-5670)" w:date="2016-04-08T15:49:00Z"/>
          <w:rFonts w:ascii="Times New Roman" w:hAnsi="Times New Roman"/>
          <w:shd w:val="clear" w:color="auto" w:fill="FFFFFF"/>
        </w:rPr>
        <w:pPrChange w:id="2150" w:author="Perrine, Martin L. (GSFC-5670)" w:date="2016-04-08T13:42:00Z">
          <w:pPr>
            <w:spacing w:before="0" w:after="0"/>
            <w:jc w:val="left"/>
          </w:pPr>
        </w:pPrChange>
      </w:pPr>
      <w:bookmarkStart w:id="2151" w:name="_Toc450640943"/>
      <w:ins w:id="2152" w:author="Perrine, Martin L. (GSFC-5670)" w:date="2016-03-31T14:59:00Z">
        <w:r w:rsidRPr="00315C59">
          <w:rPr>
            <w:rFonts w:ascii="Times New Roman" w:hAnsi="Times New Roman"/>
            <w:shd w:val="clear" w:color="auto" w:fill="FFFFFF"/>
            <w:rPrChange w:id="2153" w:author="Perrine, Martin L. (GSFC-5670)" w:date="2016-04-08T15:21:00Z">
              <w:rPr>
                <w:shd w:val="clear" w:color="auto" w:fill="FFFFFF"/>
              </w:rPr>
            </w:rPrChange>
          </w:rPr>
          <w:t>Emergency</w:t>
        </w:r>
      </w:ins>
      <w:ins w:id="2154" w:author="Perrine, Martin L. (GSFC-5670)" w:date="2016-05-02T10:43:00Z">
        <w:r w:rsidR="00AE798F">
          <w:rPr>
            <w:rFonts w:ascii="Times New Roman" w:hAnsi="Times New Roman"/>
            <w:shd w:val="clear" w:color="auto" w:fill="FFFFFF"/>
          </w:rPr>
          <w:t xml:space="preserve"> </w:t>
        </w:r>
      </w:ins>
      <w:ins w:id="2155" w:author="Koslosky, Anne Marie.J (GSFC-5860)" w:date="2016-04-06T14:38:00Z">
        <w:r w:rsidR="00B40293" w:rsidRPr="00315C59">
          <w:rPr>
            <w:rFonts w:ascii="Times New Roman" w:hAnsi="Times New Roman"/>
            <w:shd w:val="clear" w:color="auto" w:fill="FFFFFF"/>
            <w:rPrChange w:id="2156" w:author="Perrine, Martin L. (GSFC-5670)" w:date="2016-04-08T15:21:00Z">
              <w:rPr>
                <w:shd w:val="clear" w:color="auto" w:fill="FFFFFF"/>
              </w:rPr>
            </w:rPrChange>
          </w:rPr>
          <w:t xml:space="preserve">Mission </w:t>
        </w:r>
      </w:ins>
      <w:ins w:id="2157" w:author="Perrine, Martin L. (GSFC-5670)" w:date="2016-01-13T18:15:00Z">
        <w:r w:rsidR="007A568D" w:rsidRPr="00315C59">
          <w:rPr>
            <w:rFonts w:ascii="Times New Roman" w:hAnsi="Times New Roman"/>
            <w:shd w:val="clear" w:color="auto" w:fill="FFFFFF"/>
            <w:rPrChange w:id="2158" w:author="Perrine, Martin L. (GSFC-5670)" w:date="2016-04-08T15:21:00Z">
              <w:rPr>
                <w:shd w:val="clear" w:color="auto" w:fill="FFFFFF"/>
              </w:rPr>
            </w:rPrChange>
          </w:rPr>
          <w:t>Operations</w:t>
        </w:r>
      </w:ins>
      <w:bookmarkEnd w:id="2151"/>
      <w:ins w:id="2159" w:author="Perrine, Martin L. (GSFC-5670)" w:date="2016-01-19T11:45:00Z">
        <w:r w:rsidR="00227D11" w:rsidRPr="00315C59">
          <w:rPr>
            <w:rFonts w:ascii="Times New Roman" w:hAnsi="Times New Roman"/>
            <w:shd w:val="clear" w:color="auto" w:fill="FFFFFF"/>
            <w:rPrChange w:id="2160" w:author="Perrine, Martin L. (GSFC-5670)" w:date="2016-04-08T15:21:00Z">
              <w:rPr>
                <w:shd w:val="clear" w:color="auto" w:fill="FFFFFF"/>
              </w:rPr>
            </w:rPrChange>
          </w:rPr>
          <w:t xml:space="preserve"> </w:t>
        </w:r>
      </w:ins>
    </w:p>
    <w:p w14:paraId="3BBB40E1" w14:textId="77777777" w:rsidR="00AE798F" w:rsidRDefault="00AE798F">
      <w:pPr>
        <w:pStyle w:val="Heading2"/>
        <w:numPr>
          <w:ilvl w:val="0"/>
          <w:numId w:val="0"/>
        </w:numPr>
        <w:rPr>
          <w:ins w:id="2161" w:author="Perrine, Martin L. (GSFC-5670)" w:date="2016-05-02T10:37:00Z"/>
          <w:rFonts w:ascii="Times New Roman" w:hAnsi="Times New Roman"/>
          <w:shd w:val="clear" w:color="auto" w:fill="FFFFFF"/>
        </w:rPr>
        <w:pPrChange w:id="2162" w:author="Perrine, Martin L. (GSFC-5670)" w:date="2016-04-08T15:49:00Z">
          <w:pPr>
            <w:spacing w:before="0" w:after="0"/>
            <w:jc w:val="left"/>
          </w:pPr>
        </w:pPrChange>
      </w:pPr>
    </w:p>
    <w:p w14:paraId="7776EEBC" w14:textId="5E68D8CE" w:rsidR="00A35C30" w:rsidRPr="00AE798F" w:rsidRDefault="007A568D">
      <w:pPr>
        <w:pStyle w:val="Paragraph"/>
        <w:rPr>
          <w:ins w:id="2163" w:author="Perrine, Martin L. (GSFC-5670)" w:date="2016-02-09T10:26:00Z"/>
          <w:rFonts w:eastAsia="ヒラギノ角ゴ Pro W3"/>
          <w:rPrChange w:id="2164" w:author="Perrine, Martin L. (GSFC-5670)" w:date="2016-05-02T10:39:00Z">
            <w:rPr>
              <w:ins w:id="2165" w:author="Perrine, Martin L. (GSFC-5670)" w:date="2016-02-09T10:26:00Z"/>
              <w:shd w:val="clear" w:color="auto" w:fill="FFFFFF"/>
            </w:rPr>
          </w:rPrChange>
        </w:rPr>
        <w:pPrChange w:id="2166" w:author="Perrine, Martin L. (GSFC-5670)" w:date="2016-05-02T10:39:00Z">
          <w:pPr>
            <w:spacing w:before="0" w:after="0"/>
            <w:jc w:val="left"/>
          </w:pPr>
        </w:pPrChange>
      </w:pPr>
      <w:ins w:id="2167" w:author="Perrine, Martin L. (GSFC-5670)" w:date="2016-01-13T18:15:00Z">
        <w:r w:rsidRPr="00AE798F">
          <w:rPr>
            <w:rFonts w:eastAsia="ヒラギノ角ゴ Pro W3"/>
            <w:rPrChange w:id="2168" w:author="Perrine, Martin L. (GSFC-5670)" w:date="2016-05-02T10:39:00Z">
              <w:rPr>
                <w:b/>
                <w:shd w:val="clear" w:color="auto" w:fill="FFFFFF"/>
              </w:rPr>
            </w:rPrChange>
          </w:rPr>
          <w:t xml:space="preserve">In the event that NEN </w:t>
        </w:r>
      </w:ins>
      <w:ins w:id="2169" w:author="Perrine, Martin L. (GSFC-5670)" w:date="2016-04-28T17:39:00Z">
        <w:r w:rsidR="00277D78" w:rsidRPr="00AE798F">
          <w:rPr>
            <w:rFonts w:eastAsia="ヒラギノ角ゴ Pro W3"/>
            <w:rPrChange w:id="2170" w:author="Perrine, Martin L. (GSFC-5670)" w:date="2016-05-02T10:39:00Z">
              <w:rPr>
                <w:b/>
                <w:shd w:val="clear" w:color="auto" w:fill="FFFFFF"/>
              </w:rPr>
            </w:rPrChange>
          </w:rPr>
          <w:t xml:space="preserve">needs to support </w:t>
        </w:r>
      </w:ins>
      <w:ins w:id="2171" w:author="Perrine, Martin L. (GSFC-5670)" w:date="2016-04-28T17:40:00Z">
        <w:r w:rsidR="00277D78" w:rsidRPr="00AE798F">
          <w:rPr>
            <w:rFonts w:eastAsia="ヒラギノ角ゴ Pro W3"/>
            <w:rPrChange w:id="2172" w:author="Perrine, Martin L. (GSFC-5670)" w:date="2016-05-02T10:39:00Z">
              <w:rPr>
                <w:b/>
                <w:shd w:val="clear" w:color="auto" w:fill="FFFFFF"/>
              </w:rPr>
            </w:rPrChange>
          </w:rPr>
          <w:t>a high priority mission</w:t>
        </w:r>
        <w:r w:rsidR="00277D78" w:rsidRPr="00AE798F">
          <w:rPr>
            <w:rFonts w:eastAsia="ヒラギノ角ゴ Pro W3"/>
            <w:rPrChange w:id="2173" w:author="Perrine, Martin L. (GSFC-5670)" w:date="2016-05-02T10:39:00Z">
              <w:rPr>
                <w:shd w:val="clear" w:color="auto" w:fill="FFFFFF"/>
              </w:rPr>
            </w:rPrChange>
          </w:rPr>
          <w:t xml:space="preserve"> </w:t>
        </w:r>
      </w:ins>
      <w:ins w:id="2174" w:author="Perrine, Martin L. (GSFC-5670)" w:date="2016-01-13T18:15:00Z">
        <w:r w:rsidRPr="00AE798F">
          <w:rPr>
            <w:rFonts w:eastAsia="ヒラギノ角ゴ Pro W3"/>
            <w:rPrChange w:id="2175" w:author="Perrine, Martin L. (GSFC-5670)" w:date="2016-05-02T10:39:00Z">
              <w:rPr>
                <w:b/>
                <w:shd w:val="clear" w:color="auto" w:fill="FFFFFF"/>
              </w:rPr>
            </w:rPrChange>
          </w:rPr>
          <w:t>during</w:t>
        </w:r>
        <w:r w:rsidR="00D82815" w:rsidRPr="00AE798F">
          <w:rPr>
            <w:rFonts w:eastAsia="ヒラギノ角ゴ Pro W3"/>
            <w:rPrChange w:id="2176" w:author="Perrine, Martin L. (GSFC-5670)" w:date="2016-05-02T10:39:00Z">
              <w:rPr>
                <w:b/>
                <w:shd w:val="clear" w:color="auto" w:fill="FFFFFF"/>
              </w:rPr>
            </w:rPrChange>
          </w:rPr>
          <w:t xml:space="preserve"> a</w:t>
        </w:r>
      </w:ins>
      <w:ins w:id="2177" w:author="Perrine, Martin L. (GSFC-5670)" w:date="2016-02-09T10:24:00Z">
        <w:r w:rsidR="00A35C30" w:rsidRPr="00AE798F">
          <w:rPr>
            <w:rFonts w:eastAsia="ヒラギノ角ゴ Pro W3"/>
            <w:rPrChange w:id="2178" w:author="Perrine, Martin L. (GSFC-5670)" w:date="2016-05-02T10:39:00Z">
              <w:rPr>
                <w:b/>
                <w:shd w:val="clear" w:color="auto" w:fill="FFFFFF"/>
              </w:rPr>
            </w:rPrChange>
          </w:rPr>
          <w:t>n</w:t>
        </w:r>
      </w:ins>
      <w:ins w:id="2179" w:author="Perrine, Martin L. (GSFC-5670)" w:date="2016-03-31T14:53:00Z">
        <w:r w:rsidR="0025438E" w:rsidRPr="00AE798F">
          <w:rPr>
            <w:rFonts w:eastAsia="ヒラギノ角ゴ Pro W3"/>
            <w:rPrChange w:id="2180" w:author="Perrine, Martin L. (GSFC-5670)" w:date="2016-05-02T10:39:00Z">
              <w:rPr>
                <w:b/>
                <w:shd w:val="clear" w:color="auto" w:fill="FFFFFF"/>
              </w:rPr>
            </w:rPrChange>
          </w:rPr>
          <w:t xml:space="preserve"> ongoing</w:t>
        </w:r>
      </w:ins>
      <w:ins w:id="2181" w:author="Perrine, Martin L. (GSFC-5670)" w:date="2016-02-09T10:24:00Z">
        <w:r w:rsidR="00A35C30" w:rsidRPr="00AE798F">
          <w:rPr>
            <w:rFonts w:eastAsia="ヒラギノ角ゴ Pro W3"/>
            <w:rPrChange w:id="2182" w:author="Perrine, Martin L. (GSFC-5670)" w:date="2016-05-02T10:39:00Z">
              <w:rPr>
                <w:b/>
                <w:shd w:val="clear" w:color="auto" w:fill="FFFFFF"/>
              </w:rPr>
            </w:rPrChange>
          </w:rPr>
          <w:t xml:space="preserve"> overpass operation</w:t>
        </w:r>
      </w:ins>
      <w:ins w:id="2183" w:author="Perrine, Martin L. (GSFC-5670)" w:date="2016-04-28T17:58:00Z">
        <w:r w:rsidR="00FA7CE2" w:rsidRPr="00AE798F">
          <w:rPr>
            <w:rFonts w:eastAsia="ヒラギノ角ゴ Pro W3"/>
            <w:rPrChange w:id="2184" w:author="Perrine, Martin L. (GSFC-5670)" w:date="2016-05-02T10:39:00Z">
              <w:rPr>
                <w:shd w:val="clear" w:color="auto" w:fill="FFFFFF"/>
              </w:rPr>
            </w:rPrChange>
          </w:rPr>
          <w:t>,</w:t>
        </w:r>
        <w:r w:rsidR="00FA7CE2" w:rsidRPr="00AE798F">
          <w:rPr>
            <w:rFonts w:eastAsia="ヒラギノ角ゴ Pro W3"/>
            <w:rPrChange w:id="2185" w:author="Perrine, Martin L. (GSFC-5670)" w:date="2016-05-02T10:39:00Z">
              <w:rPr>
                <w:b/>
                <w:shd w:val="clear" w:color="auto" w:fill="FFFFFF"/>
              </w:rPr>
            </w:rPrChange>
          </w:rPr>
          <w:t xml:space="preserve"> </w:t>
        </w:r>
        <w:r w:rsidR="00FA7CE2" w:rsidRPr="00AE798F">
          <w:rPr>
            <w:rFonts w:eastAsia="ヒラギノ角ゴ Pro W3"/>
            <w:rPrChange w:id="2186" w:author="Perrine, Martin L. (GSFC-5670)" w:date="2016-05-02T10:39:00Z">
              <w:rPr>
                <w:shd w:val="clear" w:color="auto" w:fill="FFFFFF"/>
              </w:rPr>
            </w:rPrChange>
          </w:rPr>
          <w:t>the</w:t>
        </w:r>
      </w:ins>
      <w:ins w:id="2187" w:author="Perrine, Martin L. (GSFC-5670)" w:date="2016-02-03T18:43:00Z">
        <w:r w:rsidR="00D17396" w:rsidRPr="00AE798F">
          <w:rPr>
            <w:rFonts w:eastAsia="ヒラギノ角ゴ Pro W3"/>
            <w:rPrChange w:id="2188" w:author="Perrine, Martin L. (GSFC-5670)" w:date="2016-05-02T10:39:00Z">
              <w:rPr>
                <w:b/>
                <w:shd w:val="clear" w:color="auto" w:fill="FFFFFF"/>
              </w:rPr>
            </w:rPrChange>
          </w:rPr>
          <w:t xml:space="preserve"> M&amp;C </w:t>
        </w:r>
        <w:r w:rsidR="00A35C30" w:rsidRPr="00AE798F">
          <w:rPr>
            <w:rFonts w:eastAsia="ヒラギノ角ゴ Pro W3"/>
            <w:rPrChange w:id="2189" w:author="Perrine, Martin L. (GSFC-5670)" w:date="2016-05-02T10:39:00Z">
              <w:rPr>
                <w:b/>
                <w:shd w:val="clear" w:color="auto" w:fill="FFFFFF"/>
              </w:rPr>
            </w:rPrChange>
          </w:rPr>
          <w:t xml:space="preserve">can </w:t>
        </w:r>
      </w:ins>
      <w:ins w:id="2190" w:author="Perrine, Martin L. (GSFC-5670)" w:date="2016-04-08T15:39:00Z">
        <w:r w:rsidR="003533E3" w:rsidRPr="00AE798F">
          <w:rPr>
            <w:rFonts w:eastAsia="ヒラギノ角ゴ Pro W3"/>
            <w:rPrChange w:id="2191" w:author="Perrine, Martin L. (GSFC-5670)" w:date="2016-05-02T10:39:00Z">
              <w:rPr>
                <w:b/>
                <w:shd w:val="clear" w:color="auto" w:fill="FFFFFF"/>
              </w:rPr>
            </w:rPrChange>
          </w:rPr>
          <w:t xml:space="preserve">quickly </w:t>
        </w:r>
      </w:ins>
      <w:ins w:id="2192" w:author="Perrine, Martin L. (GSFC-5670)" w:date="2016-02-03T18:43:00Z">
        <w:r w:rsidR="00A35C30" w:rsidRPr="00AE798F">
          <w:rPr>
            <w:rFonts w:eastAsia="ヒラギノ角ゴ Pro W3"/>
            <w:rPrChange w:id="2193" w:author="Perrine, Martin L. (GSFC-5670)" w:date="2016-05-02T10:39:00Z">
              <w:rPr>
                <w:b/>
                <w:shd w:val="clear" w:color="auto" w:fill="FFFFFF"/>
              </w:rPr>
            </w:rPrChange>
          </w:rPr>
          <w:t xml:space="preserve">stop the current operation </w:t>
        </w:r>
      </w:ins>
      <w:ins w:id="2194" w:author="Perrine, Martin L. (GSFC-5670)" w:date="2016-04-08T15:40:00Z">
        <w:r w:rsidR="003533E3" w:rsidRPr="00AE798F">
          <w:rPr>
            <w:rFonts w:eastAsia="ヒラギノ角ゴ Pro W3"/>
            <w:rPrChange w:id="2195" w:author="Perrine, Martin L. (GSFC-5670)" w:date="2016-05-02T10:39:00Z">
              <w:rPr>
                <w:b/>
                <w:shd w:val="clear" w:color="auto" w:fill="FFFFFF"/>
              </w:rPr>
            </w:rPrChange>
          </w:rPr>
          <w:t xml:space="preserve">with </w:t>
        </w:r>
      </w:ins>
      <w:ins w:id="2196" w:author="Perrine, Martin L. (GSFC-5670)" w:date="2016-04-28T17:31:00Z">
        <w:r w:rsidR="00862678" w:rsidRPr="00AE798F">
          <w:rPr>
            <w:rFonts w:eastAsia="ヒラギノ角ゴ Pro W3"/>
            <w:rPrChange w:id="2197" w:author="Perrine, Martin L. (GSFC-5670)" w:date="2016-05-02T10:39:00Z">
              <w:rPr>
                <w:b/>
                <w:shd w:val="clear" w:color="auto" w:fill="FFFFFF"/>
              </w:rPr>
            </w:rPrChange>
          </w:rPr>
          <w:t>the stop command</w:t>
        </w:r>
      </w:ins>
      <w:ins w:id="2198" w:author="Perrine, Martin L. (GSFC-5670)" w:date="2016-02-03T18:43:00Z">
        <w:r w:rsidR="00A35C30" w:rsidRPr="00AE798F">
          <w:rPr>
            <w:rFonts w:eastAsia="ヒラギノ角ゴ Pro W3"/>
            <w:rPrChange w:id="2199" w:author="Perrine, Martin L. (GSFC-5670)" w:date="2016-05-02T10:39:00Z">
              <w:rPr>
                <w:b/>
                <w:shd w:val="clear" w:color="auto" w:fill="FFFFFF"/>
              </w:rPr>
            </w:rPrChange>
          </w:rPr>
          <w:t xml:space="preserve">. </w:t>
        </w:r>
      </w:ins>
      <w:ins w:id="2200" w:author="Perrine, Martin L. (GSFC-5670)" w:date="2016-01-13T18:15:00Z">
        <w:r w:rsidRPr="00AE798F">
          <w:rPr>
            <w:rFonts w:eastAsia="ヒラギノ角ゴ Pro W3"/>
            <w:rPrChange w:id="2201" w:author="Perrine, Martin L. (GSFC-5670)" w:date="2016-05-02T10:39:00Z">
              <w:rPr>
                <w:b/>
                <w:shd w:val="clear" w:color="auto" w:fill="FFFFFF"/>
              </w:rPr>
            </w:rPrChange>
          </w:rPr>
          <w:t xml:space="preserve"> </w:t>
        </w:r>
      </w:ins>
      <w:ins w:id="2202" w:author="Perrine, Martin L. (GSFC-5670)" w:date="2016-01-14T10:12:00Z">
        <w:r w:rsidR="00B9163C" w:rsidRPr="00AE798F">
          <w:rPr>
            <w:rFonts w:eastAsia="ヒラギノ角ゴ Pro W3"/>
            <w:rPrChange w:id="2203" w:author="Perrine, Martin L. (GSFC-5670)" w:date="2016-05-02T10:39:00Z">
              <w:rPr>
                <w:b/>
                <w:shd w:val="clear" w:color="auto" w:fill="FFFFFF"/>
              </w:rPr>
            </w:rPrChange>
          </w:rPr>
          <w:t>At that time</w:t>
        </w:r>
      </w:ins>
      <w:ins w:id="2204" w:author="Perrine, Martin L. (GSFC-5670)" w:date="2016-04-08T15:43:00Z">
        <w:r w:rsidR="003533E3" w:rsidRPr="00AE798F">
          <w:rPr>
            <w:rFonts w:eastAsia="ヒラギノ角ゴ Pro W3"/>
            <w:rPrChange w:id="2205" w:author="Perrine, Martin L. (GSFC-5670)" w:date="2016-05-02T10:39:00Z">
              <w:rPr>
                <w:b/>
                <w:shd w:val="clear" w:color="auto" w:fill="FFFFFF"/>
              </w:rPr>
            </w:rPrChange>
          </w:rPr>
          <w:t xml:space="preserve"> </w:t>
        </w:r>
      </w:ins>
      <w:ins w:id="2206" w:author="Perrine, Martin L. (GSFC-5670)" w:date="2016-01-19T10:57:00Z">
        <w:r w:rsidR="00171842" w:rsidRPr="00AE798F">
          <w:rPr>
            <w:rFonts w:eastAsia="ヒラギノ角ゴ Pro W3"/>
            <w:rPrChange w:id="2207" w:author="Perrine, Martin L. (GSFC-5670)" w:date="2016-05-02T10:39:00Z">
              <w:rPr>
                <w:b/>
                <w:shd w:val="clear" w:color="auto" w:fill="FFFFFF"/>
              </w:rPr>
            </w:rPrChange>
          </w:rPr>
          <w:t>DAPHNE</w:t>
        </w:r>
      </w:ins>
      <w:ins w:id="2208" w:author="Perrine, Martin L. (GSFC-5670)" w:date="2016-01-14T10:12:00Z">
        <w:r w:rsidR="001F223C" w:rsidRPr="00AE798F">
          <w:rPr>
            <w:rFonts w:eastAsia="ヒラギノ角ゴ Pro W3"/>
            <w:rPrChange w:id="2209" w:author="Perrine, Martin L. (GSFC-5670)" w:date="2016-05-02T10:39:00Z">
              <w:rPr>
                <w:b/>
                <w:shd w:val="clear" w:color="auto" w:fill="FFFFFF"/>
              </w:rPr>
            </w:rPrChange>
          </w:rPr>
          <w:t xml:space="preserve"> will</w:t>
        </w:r>
      </w:ins>
      <w:ins w:id="2210" w:author="Perrine, Martin L. (GSFC-5670)" w:date="2016-04-08T15:43:00Z">
        <w:r w:rsidR="00277D78" w:rsidRPr="00AE798F">
          <w:rPr>
            <w:rFonts w:eastAsia="ヒラギノ角ゴ Pro W3"/>
            <w:rPrChange w:id="2211" w:author="Perrine, Martin L. (GSFC-5670)" w:date="2016-05-02T10:39:00Z">
              <w:rPr>
                <w:b/>
                <w:shd w:val="clear" w:color="auto" w:fill="FFFFFF"/>
              </w:rPr>
            </w:rPrChange>
          </w:rPr>
          <w:t>:</w:t>
        </w:r>
      </w:ins>
    </w:p>
    <w:p w14:paraId="6C141B8A" w14:textId="7897AAAF" w:rsidR="00A35C30" w:rsidRPr="00315C59" w:rsidRDefault="001F223C">
      <w:pPr>
        <w:pStyle w:val="Heading6"/>
        <w:numPr>
          <w:ilvl w:val="1"/>
          <w:numId w:val="73"/>
        </w:numPr>
        <w:rPr>
          <w:ins w:id="2212" w:author="Perrine, Martin L. (GSFC-5670)" w:date="2016-02-09T10:27:00Z"/>
          <w:rFonts w:ascii="Times New Roman" w:hAnsi="Times New Roman"/>
          <w:shd w:val="clear" w:color="auto" w:fill="FFFFFF"/>
          <w:rPrChange w:id="2213" w:author="Perrine, Martin L. (GSFC-5670)" w:date="2016-04-08T15:21:00Z">
            <w:rPr>
              <w:ins w:id="2214" w:author="Perrine, Martin L. (GSFC-5670)" w:date="2016-02-09T10:27:00Z"/>
              <w:shd w:val="clear" w:color="auto" w:fill="FFFFFF"/>
            </w:rPr>
          </w:rPrChange>
        </w:rPr>
        <w:pPrChange w:id="2215" w:author="Perrine, Martin L. (GSFC-5670)" w:date="2016-04-08T13:41:00Z">
          <w:pPr>
            <w:spacing w:before="0" w:after="0"/>
            <w:jc w:val="left"/>
          </w:pPr>
        </w:pPrChange>
      </w:pPr>
      <w:ins w:id="2216" w:author="Perrine, Martin L. (GSFC-5670)" w:date="2016-01-14T10:12:00Z">
        <w:r w:rsidRPr="00315C59">
          <w:rPr>
            <w:rFonts w:ascii="Times New Roman" w:hAnsi="Times New Roman"/>
            <w:b w:val="0"/>
            <w:shd w:val="clear" w:color="auto" w:fill="FFFFFF"/>
            <w:rPrChange w:id="2217" w:author="Perrine, Martin L. (GSFC-5670)" w:date="2016-04-08T15:21:00Z">
              <w:rPr>
                <w:shd w:val="clear" w:color="auto" w:fill="FFFFFF"/>
              </w:rPr>
            </w:rPrChange>
          </w:rPr>
          <w:lastRenderedPageBreak/>
          <w:t xml:space="preserve"> </w:t>
        </w:r>
      </w:ins>
      <w:ins w:id="2218" w:author="Perrine, Martin L. (GSFC-5670)" w:date="2016-02-09T10:27:00Z">
        <w:r w:rsidR="00A35C30" w:rsidRPr="00315C59">
          <w:rPr>
            <w:rFonts w:ascii="Times New Roman" w:hAnsi="Times New Roman"/>
            <w:b w:val="0"/>
            <w:shd w:val="clear" w:color="auto" w:fill="FFFFFF"/>
            <w:rPrChange w:id="2219" w:author="Perrine, Martin L. (GSFC-5670)" w:date="2016-04-08T15:21:00Z">
              <w:rPr>
                <w:shd w:val="clear" w:color="auto" w:fill="FFFFFF"/>
              </w:rPr>
            </w:rPrChange>
          </w:rPr>
          <w:t>Stop receiving new telemetry data</w:t>
        </w:r>
      </w:ins>
      <w:ins w:id="2220" w:author="Perrine, Martin L. (GSFC-5670)" w:date="2016-02-09T10:28:00Z">
        <w:r w:rsidR="00A35C30" w:rsidRPr="00315C59">
          <w:rPr>
            <w:rFonts w:ascii="Times New Roman" w:hAnsi="Times New Roman"/>
            <w:b w:val="0"/>
            <w:shd w:val="clear" w:color="auto" w:fill="FFFFFF"/>
            <w:rPrChange w:id="2221" w:author="Perrine, Martin L. (GSFC-5670)" w:date="2016-04-08T15:21:00Z">
              <w:rPr>
                <w:shd w:val="clear" w:color="auto" w:fill="FFFFFF"/>
              </w:rPr>
            </w:rPrChange>
          </w:rPr>
          <w:t xml:space="preserve"> from the current operation</w:t>
        </w:r>
      </w:ins>
      <w:ins w:id="2222" w:author="Perrine, Martin L. (GSFC-5670)" w:date="2016-02-09T10:27:00Z">
        <w:r w:rsidR="00A35C30" w:rsidRPr="00315C59">
          <w:rPr>
            <w:rFonts w:ascii="Times New Roman" w:hAnsi="Times New Roman"/>
            <w:b w:val="0"/>
            <w:shd w:val="clear" w:color="auto" w:fill="FFFFFF"/>
            <w:rPrChange w:id="2223" w:author="Perrine, Martin L. (GSFC-5670)" w:date="2016-04-08T15:21:00Z">
              <w:rPr>
                <w:shd w:val="clear" w:color="auto" w:fill="FFFFFF"/>
              </w:rPr>
            </w:rPrChange>
          </w:rPr>
          <w:t>.</w:t>
        </w:r>
      </w:ins>
      <w:ins w:id="2224" w:author="Perrine, Martin L. (GSFC-5670)" w:date="2016-04-28T17:32:00Z">
        <w:r w:rsidR="00862678">
          <w:rPr>
            <w:rFonts w:ascii="Times New Roman" w:hAnsi="Times New Roman"/>
            <w:b w:val="0"/>
            <w:shd w:val="clear" w:color="auto" w:fill="FFFFFF"/>
          </w:rPr>
          <w:t xml:space="preserve"> Note: that the </w:t>
        </w:r>
      </w:ins>
      <w:ins w:id="2225" w:author="Perrine, Martin L. (GSFC-5670)" w:date="2016-04-28T17:33:00Z">
        <w:r w:rsidR="00277D78">
          <w:rPr>
            <w:rFonts w:ascii="Times New Roman" w:hAnsi="Times New Roman"/>
            <w:b w:val="0"/>
            <w:shd w:val="clear" w:color="auto" w:fill="FFFFFF"/>
          </w:rPr>
          <w:t xml:space="preserve">AOS </w:t>
        </w:r>
      </w:ins>
      <w:ins w:id="2226" w:author="Perrine, Martin L. (GSFC-5670)" w:date="2016-04-28T17:32:00Z">
        <w:r w:rsidR="00862678">
          <w:rPr>
            <w:rFonts w:ascii="Times New Roman" w:hAnsi="Times New Roman"/>
            <w:b w:val="0"/>
            <w:shd w:val="clear" w:color="auto" w:fill="FFFFFF"/>
          </w:rPr>
          <w:t xml:space="preserve">frame </w:t>
        </w:r>
      </w:ins>
      <w:ins w:id="2227" w:author="Perrine, Martin L. (GSFC-5670)" w:date="2016-04-28T17:33:00Z">
        <w:r w:rsidR="00862678">
          <w:rPr>
            <w:rFonts w:ascii="Times New Roman" w:hAnsi="Times New Roman"/>
            <w:b w:val="0"/>
            <w:shd w:val="clear" w:color="auto" w:fill="FFFFFF"/>
          </w:rPr>
          <w:t xml:space="preserve">currently being received </w:t>
        </w:r>
        <w:r w:rsidR="00277D78">
          <w:rPr>
            <w:rFonts w:ascii="Times New Roman" w:hAnsi="Times New Roman"/>
            <w:b w:val="0"/>
            <w:shd w:val="clear" w:color="auto" w:fill="FFFFFF"/>
          </w:rPr>
          <w:t>may</w:t>
        </w:r>
      </w:ins>
      <w:ins w:id="2228" w:author="Perrine, Martin L. (GSFC-5670)" w:date="2016-04-28T17:32:00Z">
        <w:r w:rsidR="00862678">
          <w:rPr>
            <w:rFonts w:ascii="Times New Roman" w:hAnsi="Times New Roman"/>
            <w:b w:val="0"/>
            <w:shd w:val="clear" w:color="auto" w:fill="FFFFFF"/>
          </w:rPr>
          <w:t xml:space="preserve"> be discarded.</w:t>
        </w:r>
      </w:ins>
    </w:p>
    <w:p w14:paraId="1F5D8004" w14:textId="028D6C73" w:rsidR="00A35C30" w:rsidRPr="00315C59" w:rsidRDefault="000800D8">
      <w:pPr>
        <w:pStyle w:val="Heading6"/>
        <w:numPr>
          <w:ilvl w:val="1"/>
          <w:numId w:val="73"/>
        </w:numPr>
        <w:rPr>
          <w:ins w:id="2229" w:author="Perrine, Martin L. (GSFC-5670)" w:date="2016-02-09T10:28:00Z"/>
          <w:rFonts w:ascii="Times New Roman" w:hAnsi="Times New Roman"/>
          <w:shd w:val="clear" w:color="auto" w:fill="FFFFFF"/>
          <w:rPrChange w:id="2230" w:author="Perrine, Martin L. (GSFC-5670)" w:date="2016-04-08T15:21:00Z">
            <w:rPr>
              <w:ins w:id="2231" w:author="Perrine, Martin L. (GSFC-5670)" w:date="2016-02-09T10:28:00Z"/>
              <w:shd w:val="clear" w:color="auto" w:fill="FFFFFF"/>
            </w:rPr>
          </w:rPrChange>
        </w:rPr>
        <w:pPrChange w:id="2232" w:author="Perrine, Martin L. (GSFC-5670)" w:date="2016-04-08T13:41:00Z">
          <w:pPr>
            <w:spacing w:before="0" w:after="0"/>
            <w:jc w:val="left"/>
          </w:pPr>
        </w:pPrChange>
      </w:pPr>
      <w:ins w:id="2233" w:author="Perrine, Martin L. (GSFC-5670)" w:date="2016-05-10T10:13:00Z">
        <w:r>
          <w:rPr>
            <w:rFonts w:ascii="Times New Roman" w:hAnsi="Times New Roman"/>
            <w:b w:val="0"/>
            <w:shd w:val="clear" w:color="auto" w:fill="FFFFFF"/>
          </w:rPr>
          <w:t>Continue</w:t>
        </w:r>
      </w:ins>
      <w:ins w:id="2234" w:author="Perrine, Martin L. (GSFC-5670)" w:date="2016-04-28T17:32:00Z">
        <w:r w:rsidR="00862678">
          <w:rPr>
            <w:rFonts w:ascii="Times New Roman" w:hAnsi="Times New Roman"/>
            <w:b w:val="0"/>
            <w:shd w:val="clear" w:color="auto" w:fill="FFFFFF"/>
          </w:rPr>
          <w:t xml:space="preserve"> processing previously received data. </w:t>
        </w:r>
      </w:ins>
      <w:ins w:id="2235" w:author="Perrine, Martin L. (GSFC-5670)" w:date="2016-04-28T17:33:00Z">
        <w:r w:rsidR="00277D78">
          <w:rPr>
            <w:rFonts w:ascii="Times New Roman" w:hAnsi="Times New Roman"/>
            <w:b w:val="0"/>
            <w:shd w:val="clear" w:color="auto" w:fill="FFFFFF"/>
          </w:rPr>
          <w:t>Note: the current data file</w:t>
        </w:r>
      </w:ins>
      <w:ins w:id="2236" w:author="Perrine, Martin L. (GSFC-5670)" w:date="2016-04-28T17:37:00Z">
        <w:r w:rsidR="00277D78">
          <w:rPr>
            <w:rFonts w:ascii="Times New Roman" w:hAnsi="Times New Roman"/>
            <w:b w:val="0"/>
            <w:shd w:val="clear" w:color="auto" w:fill="FFFFFF"/>
          </w:rPr>
          <w:t>s</w:t>
        </w:r>
      </w:ins>
      <w:ins w:id="2237" w:author="Perrine, Martin L. (GSFC-5670)" w:date="2016-04-28T17:33:00Z">
        <w:r w:rsidR="00FA7CE2">
          <w:rPr>
            <w:rFonts w:ascii="Times New Roman" w:hAnsi="Times New Roman"/>
            <w:b w:val="0"/>
            <w:shd w:val="clear" w:color="auto" w:fill="FFFFFF"/>
          </w:rPr>
          <w:t xml:space="preserve"> being built</w:t>
        </w:r>
        <w:r w:rsidR="00277D78">
          <w:rPr>
            <w:rFonts w:ascii="Times New Roman" w:hAnsi="Times New Roman"/>
            <w:b w:val="0"/>
            <w:shd w:val="clear" w:color="auto" w:fill="FFFFFF"/>
          </w:rPr>
          <w:t xml:space="preserve"> </w:t>
        </w:r>
      </w:ins>
      <w:ins w:id="2238" w:author="Perrine, Martin L. (GSFC-5670)" w:date="2016-05-10T10:13:00Z">
        <w:r>
          <w:rPr>
            <w:rFonts w:ascii="Times New Roman" w:hAnsi="Times New Roman"/>
            <w:b w:val="0"/>
            <w:shd w:val="clear" w:color="auto" w:fill="FFFFFF"/>
          </w:rPr>
          <w:t>will be truncated</w:t>
        </w:r>
      </w:ins>
      <w:ins w:id="2239" w:author="Perrine, Martin L. (GSFC-5670)" w:date="2016-04-28T17:33:00Z">
        <w:r w:rsidR="00277D78">
          <w:rPr>
            <w:rFonts w:ascii="Times New Roman" w:hAnsi="Times New Roman"/>
            <w:b w:val="0"/>
            <w:shd w:val="clear" w:color="auto" w:fill="FFFFFF"/>
          </w:rPr>
          <w:t xml:space="preserve">. </w:t>
        </w:r>
      </w:ins>
    </w:p>
    <w:p w14:paraId="09C83ED8" w14:textId="3487D434" w:rsidR="00117EB6" w:rsidRPr="00117EB6" w:rsidRDefault="00C27D44">
      <w:pPr>
        <w:pStyle w:val="Heading6"/>
        <w:numPr>
          <w:ilvl w:val="1"/>
          <w:numId w:val="73"/>
        </w:numPr>
        <w:rPr>
          <w:ins w:id="2240" w:author="Perrine, Martin L. (GSFC-5670)" w:date="2016-04-28T17:49:00Z"/>
          <w:rFonts w:ascii="Times New Roman" w:hAnsi="Times New Roman"/>
          <w:shd w:val="clear" w:color="auto" w:fill="FFFFFF"/>
        </w:rPr>
        <w:pPrChange w:id="2241" w:author="Perrine, Martin L. (GSFC-5670)" w:date="2016-04-28T17:43:00Z">
          <w:pPr>
            <w:spacing w:before="0" w:after="0"/>
            <w:jc w:val="left"/>
          </w:pPr>
        </w:pPrChange>
      </w:pPr>
      <w:ins w:id="2242" w:author="Perrine, Martin L. (GSFC-5670)" w:date="2016-04-28T17:43:00Z">
        <w:r>
          <w:rPr>
            <w:rFonts w:ascii="Times New Roman" w:hAnsi="Times New Roman"/>
            <w:b w:val="0"/>
            <w:shd w:val="clear" w:color="auto" w:fill="FFFFFF"/>
          </w:rPr>
          <w:t>Continue the ongoing Automatic D</w:t>
        </w:r>
        <w:r w:rsidR="00277D78">
          <w:rPr>
            <w:rFonts w:ascii="Times New Roman" w:hAnsi="Times New Roman"/>
            <w:b w:val="0"/>
            <w:shd w:val="clear" w:color="auto" w:fill="FFFFFF"/>
          </w:rPr>
          <w:t>elivery operation</w:t>
        </w:r>
      </w:ins>
      <w:ins w:id="2243" w:author="Perrine, Martin L. (GSFC-5670)" w:date="2016-04-28T17:48:00Z">
        <w:r w:rsidR="00117EB6">
          <w:rPr>
            <w:rFonts w:ascii="Times New Roman" w:hAnsi="Times New Roman"/>
            <w:b w:val="0"/>
            <w:shd w:val="clear" w:color="auto" w:fill="FFFFFF"/>
          </w:rPr>
          <w:t>s</w:t>
        </w:r>
      </w:ins>
      <w:ins w:id="2244" w:author="Perrine, Martin L. (GSFC-5670)" w:date="2016-04-28T17:46:00Z">
        <w:r w:rsidR="00117EB6">
          <w:rPr>
            <w:rFonts w:ascii="Times New Roman" w:hAnsi="Times New Roman"/>
            <w:b w:val="0"/>
            <w:shd w:val="clear" w:color="auto" w:fill="FFFFFF"/>
          </w:rPr>
          <w:t xml:space="preserve"> for the previous mission overpass</w:t>
        </w:r>
      </w:ins>
      <w:ins w:id="2245" w:author="Perrine, Martin L. (GSFC-5670)" w:date="2016-04-28T17:43:00Z">
        <w:r w:rsidR="00277D78">
          <w:rPr>
            <w:rFonts w:ascii="Times New Roman" w:hAnsi="Times New Roman"/>
            <w:b w:val="0"/>
            <w:shd w:val="clear" w:color="auto" w:fill="FFFFFF"/>
          </w:rPr>
          <w:t xml:space="preserve">.  </w:t>
        </w:r>
      </w:ins>
    </w:p>
    <w:p w14:paraId="2863C082" w14:textId="59E49326" w:rsidR="00FA7CE2" w:rsidRPr="00FA7CE2" w:rsidRDefault="00117EB6">
      <w:pPr>
        <w:pStyle w:val="Heading6"/>
        <w:numPr>
          <w:ilvl w:val="1"/>
          <w:numId w:val="73"/>
        </w:numPr>
        <w:rPr>
          <w:ins w:id="2246" w:author="Perrine, Martin L. (GSFC-5670)" w:date="2016-04-28T17:56:00Z"/>
          <w:rFonts w:ascii="Times New Roman" w:hAnsi="Times New Roman"/>
          <w:shd w:val="clear" w:color="auto" w:fill="FFFFFF"/>
        </w:rPr>
        <w:pPrChange w:id="2247" w:author="Perrine, Martin L. (GSFC-5670)" w:date="2016-04-28T17:43:00Z">
          <w:pPr>
            <w:spacing w:before="0" w:after="0"/>
            <w:jc w:val="left"/>
          </w:pPr>
        </w:pPrChange>
      </w:pPr>
      <w:ins w:id="2248" w:author="Perrine, Martin L. (GSFC-5670)" w:date="2016-04-28T17:49:00Z">
        <w:r>
          <w:rPr>
            <w:rFonts w:ascii="Times New Roman" w:hAnsi="Times New Roman"/>
            <w:b w:val="0"/>
            <w:shd w:val="clear" w:color="auto" w:fill="FFFFFF"/>
          </w:rPr>
          <w:t>Con</w:t>
        </w:r>
        <w:r w:rsidR="00FA7CE2">
          <w:rPr>
            <w:rFonts w:ascii="Times New Roman" w:hAnsi="Times New Roman"/>
            <w:b w:val="0"/>
            <w:shd w:val="clear" w:color="auto" w:fill="FFFFFF"/>
          </w:rPr>
          <w:t>tinue the ongoing copy to SS of</w:t>
        </w:r>
        <w:r>
          <w:rPr>
            <w:rFonts w:ascii="Times New Roman" w:hAnsi="Times New Roman"/>
            <w:b w:val="0"/>
            <w:shd w:val="clear" w:color="auto" w:fill="FFFFFF"/>
          </w:rPr>
          <w:t xml:space="preserve"> data files</w:t>
        </w:r>
      </w:ins>
      <w:ins w:id="2249" w:author="Perrine, Martin L. (GSFC-5670)" w:date="2016-04-28T18:00:00Z">
        <w:r w:rsidR="00FA7CE2">
          <w:rPr>
            <w:rFonts w:ascii="Times New Roman" w:hAnsi="Times New Roman"/>
            <w:b w:val="0"/>
            <w:shd w:val="clear" w:color="auto" w:fill="FFFFFF"/>
          </w:rPr>
          <w:t xml:space="preserve"> processed</w:t>
        </w:r>
      </w:ins>
      <w:ins w:id="2250" w:author="Perrine, Martin L. (GSFC-5670)" w:date="2016-04-28T17:49:00Z">
        <w:r>
          <w:rPr>
            <w:rFonts w:ascii="Times New Roman" w:hAnsi="Times New Roman"/>
            <w:b w:val="0"/>
            <w:shd w:val="clear" w:color="auto" w:fill="FFFFFF"/>
          </w:rPr>
          <w:t xml:space="preserve"> for the previous mission.</w:t>
        </w:r>
      </w:ins>
    </w:p>
    <w:p w14:paraId="5724CB12" w14:textId="25003FC1" w:rsidR="00227D11" w:rsidRPr="00277D78" w:rsidRDefault="00FA7CE2">
      <w:pPr>
        <w:pStyle w:val="Heading6"/>
        <w:numPr>
          <w:ilvl w:val="1"/>
          <w:numId w:val="73"/>
        </w:numPr>
        <w:rPr>
          <w:ins w:id="2251" w:author="Perrine, Martin L. (GSFC-5670)" w:date="2016-01-19T11:51:00Z"/>
          <w:rFonts w:ascii="Times New Roman" w:hAnsi="Times New Roman"/>
          <w:shd w:val="clear" w:color="auto" w:fill="FFFFFF"/>
          <w:rPrChange w:id="2252" w:author="Perrine, Martin L. (GSFC-5670)" w:date="2016-04-28T17:43:00Z">
            <w:rPr>
              <w:ins w:id="2253" w:author="Perrine, Martin L. (GSFC-5670)" w:date="2016-01-19T11:51:00Z"/>
              <w:shd w:val="clear" w:color="auto" w:fill="FFFFFF"/>
            </w:rPr>
          </w:rPrChange>
        </w:rPr>
        <w:pPrChange w:id="2254" w:author="Perrine, Martin L. (GSFC-5670)" w:date="2016-04-28T17:43:00Z">
          <w:pPr>
            <w:spacing w:before="0" w:after="0"/>
            <w:jc w:val="left"/>
          </w:pPr>
        </w:pPrChange>
      </w:pPr>
      <w:ins w:id="2255" w:author="Perrine, Martin L. (GSFC-5670)" w:date="2016-04-28T17:56:00Z">
        <w:r>
          <w:rPr>
            <w:rFonts w:ascii="Times New Roman" w:hAnsi="Times New Roman"/>
            <w:b w:val="0"/>
            <w:shd w:val="clear" w:color="auto" w:fill="FFFFFF"/>
          </w:rPr>
          <w:t xml:space="preserve">Continue any ongoing Self-Service </w:t>
        </w:r>
      </w:ins>
      <w:ins w:id="2256" w:author="Perrine, Martin L. (GSFC-5670)" w:date="2016-04-28T18:01:00Z">
        <w:r>
          <w:rPr>
            <w:rFonts w:ascii="Times New Roman" w:hAnsi="Times New Roman"/>
            <w:b w:val="0"/>
            <w:shd w:val="clear" w:color="auto" w:fill="FFFFFF"/>
          </w:rPr>
          <w:t>mode file transfers</w:t>
        </w:r>
      </w:ins>
      <w:ins w:id="2257" w:author="Perrine, Martin L. (GSFC-5670)" w:date="2016-05-10T10:18:00Z">
        <w:r w:rsidR="00531854">
          <w:rPr>
            <w:rFonts w:ascii="Times New Roman" w:hAnsi="Times New Roman"/>
            <w:b w:val="0"/>
            <w:shd w:val="clear" w:color="auto" w:fill="FFFFFF"/>
          </w:rPr>
          <w:t>.</w:t>
        </w:r>
      </w:ins>
      <w:ins w:id="2258" w:author="Perrine, Martin L. (GSFC-5670)" w:date="2016-04-28T18:01:00Z">
        <w:r>
          <w:rPr>
            <w:rFonts w:ascii="Times New Roman" w:hAnsi="Times New Roman"/>
            <w:b w:val="0"/>
            <w:shd w:val="clear" w:color="auto" w:fill="FFFFFF"/>
          </w:rPr>
          <w:t xml:space="preserve"> </w:t>
        </w:r>
      </w:ins>
    </w:p>
    <w:p w14:paraId="0D50D689" w14:textId="5E59ADD0" w:rsidR="00385363" w:rsidRPr="00315C59" w:rsidRDefault="0025438E">
      <w:pPr>
        <w:pStyle w:val="Heading6"/>
        <w:numPr>
          <w:ilvl w:val="1"/>
          <w:numId w:val="73"/>
        </w:numPr>
        <w:rPr>
          <w:ins w:id="2259" w:author="Perrine, Martin L. (GSFC-5670)" w:date="2016-03-31T15:16:00Z"/>
          <w:rFonts w:ascii="Times New Roman" w:hAnsi="Times New Roman"/>
          <w:shd w:val="clear" w:color="auto" w:fill="FFFFFF"/>
          <w:rPrChange w:id="2260" w:author="Perrine, Martin L. (GSFC-5670)" w:date="2016-04-08T15:21:00Z">
            <w:rPr>
              <w:ins w:id="2261" w:author="Perrine, Martin L. (GSFC-5670)" w:date="2016-03-31T15:16:00Z"/>
              <w:shd w:val="clear" w:color="auto" w:fill="FFFFFF"/>
            </w:rPr>
          </w:rPrChange>
        </w:rPr>
        <w:pPrChange w:id="2262" w:author="Perrine, Martin L. (GSFC-5670)" w:date="2016-04-08T13:41:00Z">
          <w:pPr>
            <w:spacing w:before="0" w:after="0"/>
            <w:jc w:val="left"/>
          </w:pPr>
        </w:pPrChange>
      </w:pPr>
      <w:ins w:id="2263" w:author="Perrine, Martin L. (GSFC-5670)" w:date="2016-03-31T14:55:00Z">
        <w:r w:rsidRPr="00315C59">
          <w:rPr>
            <w:rFonts w:ascii="Times New Roman" w:hAnsi="Times New Roman"/>
            <w:b w:val="0"/>
            <w:shd w:val="clear" w:color="auto" w:fill="FFFFFF"/>
            <w:rPrChange w:id="2264" w:author="Perrine, Martin L. (GSFC-5670)" w:date="2016-04-08T15:21:00Z">
              <w:rPr>
                <w:rFonts w:ascii="Times New Roman" w:hAnsi="Times New Roman"/>
                <w:b/>
                <w:color w:val="222222"/>
                <w:szCs w:val="24"/>
                <w:shd w:val="clear" w:color="auto" w:fill="FFFFFF"/>
              </w:rPr>
            </w:rPrChange>
          </w:rPr>
          <w:t>M&amp;C</w:t>
        </w:r>
      </w:ins>
      <w:ins w:id="2265" w:author="Perrine, Martin L. (GSFC-5670)" w:date="2016-02-09T10:35:00Z">
        <w:r w:rsidR="00B9163C" w:rsidRPr="00315C59">
          <w:rPr>
            <w:rFonts w:ascii="Times New Roman" w:hAnsi="Times New Roman"/>
            <w:b w:val="0"/>
            <w:shd w:val="clear" w:color="auto" w:fill="FFFFFF"/>
            <w:rPrChange w:id="2266" w:author="Perrine, Martin L. (GSFC-5670)" w:date="2016-04-08T15:21:00Z">
              <w:rPr>
                <w:rFonts w:ascii="Times New Roman" w:hAnsi="Times New Roman"/>
                <w:b/>
                <w:color w:val="222222"/>
                <w:szCs w:val="24"/>
                <w:shd w:val="clear" w:color="auto" w:fill="FFFFFF"/>
              </w:rPr>
            </w:rPrChange>
          </w:rPr>
          <w:t xml:space="preserve"> will command DAPHNE to load a mission specifi</w:t>
        </w:r>
        <w:r w:rsidR="00117EB6">
          <w:rPr>
            <w:rFonts w:ascii="Times New Roman" w:hAnsi="Times New Roman"/>
            <w:b w:val="0"/>
            <w:shd w:val="clear" w:color="auto" w:fill="FFFFFF"/>
          </w:rPr>
          <w:t>c configuration to prepare for the high priority</w:t>
        </w:r>
        <w:r w:rsidR="00B9163C" w:rsidRPr="00315C59">
          <w:rPr>
            <w:rFonts w:ascii="Times New Roman" w:hAnsi="Times New Roman"/>
            <w:b w:val="0"/>
            <w:shd w:val="clear" w:color="auto" w:fill="FFFFFF"/>
            <w:rPrChange w:id="2267" w:author="Perrine, Martin L. (GSFC-5670)" w:date="2016-04-08T15:21:00Z">
              <w:rPr>
                <w:rFonts w:ascii="Times New Roman" w:hAnsi="Times New Roman"/>
                <w:b/>
                <w:color w:val="222222"/>
                <w:szCs w:val="24"/>
                <w:shd w:val="clear" w:color="auto" w:fill="FFFFFF"/>
              </w:rPr>
            </w:rPrChange>
          </w:rPr>
          <w:t xml:space="preserve"> satellite overpass. </w:t>
        </w:r>
      </w:ins>
      <w:ins w:id="2268" w:author="Perrine, Martin L. (GSFC-5670)" w:date="2016-01-13T18:17:00Z">
        <w:r w:rsidR="007A568D" w:rsidRPr="00315C59">
          <w:rPr>
            <w:rFonts w:ascii="Times New Roman" w:hAnsi="Times New Roman"/>
            <w:b w:val="0"/>
            <w:shd w:val="clear" w:color="auto" w:fill="FFFFFF"/>
            <w:rPrChange w:id="2269" w:author="Perrine, Martin L. (GSFC-5670)" w:date="2016-04-08T15:21:00Z">
              <w:rPr>
                <w:shd w:val="clear" w:color="auto" w:fill="FFFFFF"/>
              </w:rPr>
            </w:rPrChange>
          </w:rPr>
          <w:t xml:space="preserve"> </w:t>
        </w:r>
      </w:ins>
      <w:ins w:id="2270" w:author="Perrine, Martin L. (GSFC-5670)" w:date="2016-01-13T18:18:00Z">
        <w:r w:rsidR="007A568D" w:rsidRPr="00315C59">
          <w:rPr>
            <w:rFonts w:ascii="Times New Roman" w:hAnsi="Times New Roman"/>
            <w:b w:val="0"/>
            <w:shd w:val="clear" w:color="auto" w:fill="FFFFFF"/>
            <w:rPrChange w:id="2271" w:author="Perrine, Martin L. (GSFC-5670)" w:date="2016-04-08T15:21:00Z">
              <w:rPr>
                <w:shd w:val="clear" w:color="auto" w:fill="FFFFFF"/>
              </w:rPr>
            </w:rPrChange>
          </w:rPr>
          <w:t xml:space="preserve"> </w:t>
        </w:r>
      </w:ins>
    </w:p>
    <w:p w14:paraId="4D5F0AF7" w14:textId="0A32CD21" w:rsidR="00227D11" w:rsidRPr="00315C59" w:rsidRDefault="00117EB6">
      <w:pPr>
        <w:pStyle w:val="Heading4"/>
        <w:numPr>
          <w:ilvl w:val="1"/>
          <w:numId w:val="73"/>
        </w:numPr>
        <w:rPr>
          <w:ins w:id="2272" w:author="Perrine, Martin L. (GSFC-5670)" w:date="2016-01-19T11:51:00Z"/>
          <w:rFonts w:ascii="Times New Roman" w:hAnsi="Times New Roman"/>
          <w:shd w:val="clear" w:color="auto" w:fill="FFFFFF"/>
          <w:rPrChange w:id="2273" w:author="Perrine, Martin L. (GSFC-5670)" w:date="2016-04-08T15:21:00Z">
            <w:rPr>
              <w:ins w:id="2274" w:author="Perrine, Martin L. (GSFC-5670)" w:date="2016-01-19T11:51:00Z"/>
              <w:shd w:val="clear" w:color="auto" w:fill="FFFFFF"/>
            </w:rPr>
          </w:rPrChange>
        </w:rPr>
        <w:pPrChange w:id="2275" w:author="Perrine, Martin L. (GSFC-5670)" w:date="2016-04-08T13:41:00Z">
          <w:pPr>
            <w:spacing w:before="0" w:after="0"/>
            <w:jc w:val="left"/>
          </w:pPr>
        </w:pPrChange>
      </w:pPr>
      <w:ins w:id="2276" w:author="Perrine, Martin L. (GSFC-5670)" w:date="2016-04-28T17:47:00Z">
        <w:r>
          <w:rPr>
            <w:rFonts w:ascii="Times New Roman" w:hAnsi="Times New Roman"/>
            <w:b w:val="0"/>
            <w:shd w:val="clear" w:color="auto" w:fill="FFFFFF"/>
          </w:rPr>
          <w:t>DAPHNE will c</w:t>
        </w:r>
      </w:ins>
      <w:ins w:id="2277" w:author="Perrine, Martin L. (GSFC-5670)" w:date="2016-01-14T10:06:00Z">
        <w:r w:rsidR="00D82815" w:rsidRPr="00315C59">
          <w:rPr>
            <w:rFonts w:ascii="Times New Roman" w:hAnsi="Times New Roman"/>
            <w:b w:val="0"/>
            <w:shd w:val="clear" w:color="auto" w:fill="FFFFFF"/>
            <w:rPrChange w:id="2278" w:author="Perrine, Martin L. (GSFC-5670)" w:date="2016-04-08T15:21:00Z">
              <w:rPr>
                <w:shd w:val="clear" w:color="auto" w:fill="FFFFFF"/>
              </w:rPr>
            </w:rPrChange>
          </w:rPr>
          <w:t>ommence</w:t>
        </w:r>
      </w:ins>
      <w:ins w:id="2279" w:author="Perrine, Martin L. (GSFC-5670)" w:date="2016-04-08T15:42:00Z">
        <w:r w:rsidR="003533E3">
          <w:rPr>
            <w:rFonts w:ascii="Times New Roman" w:hAnsi="Times New Roman"/>
            <w:b w:val="0"/>
            <w:shd w:val="clear" w:color="auto" w:fill="FFFFFF"/>
          </w:rPr>
          <w:t xml:space="preserve"> nominal operations</w:t>
        </w:r>
      </w:ins>
      <w:ins w:id="2280" w:author="Perrine, Martin L. (GSFC-5670)" w:date="2016-01-13T18:19:00Z">
        <w:r w:rsidR="007A568D" w:rsidRPr="00315C59">
          <w:rPr>
            <w:rFonts w:ascii="Times New Roman" w:hAnsi="Times New Roman"/>
            <w:b w:val="0"/>
            <w:shd w:val="clear" w:color="auto" w:fill="FFFFFF"/>
            <w:rPrChange w:id="2281" w:author="Perrine, Martin L. (GSFC-5670)" w:date="2016-04-08T15:21:00Z">
              <w:rPr>
                <w:shd w:val="clear" w:color="auto" w:fill="FFFFFF"/>
              </w:rPr>
            </w:rPrChange>
          </w:rPr>
          <w:t xml:space="preserve"> for the </w:t>
        </w:r>
      </w:ins>
      <w:ins w:id="2282" w:author="Perrine, Martin L. (GSFC-5670)" w:date="2016-01-14T10:25:00Z">
        <w:r>
          <w:rPr>
            <w:rFonts w:ascii="Times New Roman" w:hAnsi="Times New Roman"/>
            <w:b w:val="0"/>
            <w:shd w:val="clear" w:color="auto" w:fill="FFFFFF"/>
          </w:rPr>
          <w:t>high</w:t>
        </w:r>
        <w:r w:rsidR="00B9163C" w:rsidRPr="00315C59">
          <w:rPr>
            <w:rFonts w:ascii="Times New Roman" w:hAnsi="Times New Roman"/>
            <w:b w:val="0"/>
            <w:shd w:val="clear" w:color="auto" w:fill="FFFFFF"/>
            <w:rPrChange w:id="2283" w:author="Perrine, Martin L. (GSFC-5670)" w:date="2016-04-08T15:21:00Z">
              <w:rPr>
                <w:shd w:val="clear" w:color="auto" w:fill="FFFFFF"/>
              </w:rPr>
            </w:rPrChange>
          </w:rPr>
          <w:t xml:space="preserve"> priority </w:t>
        </w:r>
      </w:ins>
      <w:ins w:id="2284" w:author="Perrine, Martin L. (GSFC-5670)" w:date="2016-04-28T17:47:00Z">
        <w:r>
          <w:rPr>
            <w:rFonts w:ascii="Times New Roman" w:hAnsi="Times New Roman"/>
            <w:b w:val="0"/>
            <w:shd w:val="clear" w:color="auto" w:fill="FFFFFF"/>
          </w:rPr>
          <w:t>overpass</w:t>
        </w:r>
      </w:ins>
      <w:ins w:id="2285" w:author="Perrine, Martin L. (GSFC-5670)" w:date="2016-04-01T09:12:00Z">
        <w:r w:rsidR="00F819BD" w:rsidRPr="00315C59">
          <w:rPr>
            <w:rFonts w:ascii="Times New Roman" w:hAnsi="Times New Roman"/>
            <w:b w:val="0"/>
            <w:shd w:val="clear" w:color="auto" w:fill="FFFFFF"/>
            <w:rPrChange w:id="2286" w:author="Perrine, Martin L. (GSFC-5670)" w:date="2016-04-08T15:21:00Z">
              <w:rPr>
                <w:shd w:val="clear" w:color="auto" w:fill="FFFFFF"/>
              </w:rPr>
            </w:rPrChange>
          </w:rPr>
          <w:t xml:space="preserve"> when M&amp;C sends the start command</w:t>
        </w:r>
      </w:ins>
      <w:ins w:id="2287" w:author="Perrine, Martin L. (GSFC-5670)" w:date="2016-01-14T10:25:00Z">
        <w:r w:rsidR="00B9163C" w:rsidRPr="00315C59">
          <w:rPr>
            <w:rFonts w:ascii="Times New Roman" w:hAnsi="Times New Roman"/>
            <w:b w:val="0"/>
            <w:shd w:val="clear" w:color="auto" w:fill="FFFFFF"/>
            <w:rPrChange w:id="2288" w:author="Perrine, Martin L. (GSFC-5670)" w:date="2016-04-08T15:21:00Z">
              <w:rPr>
                <w:shd w:val="clear" w:color="auto" w:fill="FFFFFF"/>
              </w:rPr>
            </w:rPrChange>
          </w:rPr>
          <w:t>.</w:t>
        </w:r>
      </w:ins>
      <w:ins w:id="2289" w:author="Perrine, Martin L. (GSFC-5670)" w:date="2016-04-08T15:42:00Z">
        <w:r w:rsidR="003533E3">
          <w:rPr>
            <w:rFonts w:ascii="Times New Roman" w:hAnsi="Times New Roman"/>
            <w:b w:val="0"/>
            <w:shd w:val="clear" w:color="auto" w:fill="FFFFFF"/>
          </w:rPr>
          <w:t xml:space="preserve"> </w:t>
        </w:r>
      </w:ins>
      <w:ins w:id="2290" w:author="Perrine, Martin L. (GSFC-5670)" w:date="2016-05-02T10:26:00Z">
        <w:r w:rsidR="00645BBB">
          <w:rPr>
            <w:rFonts w:ascii="Times New Roman" w:hAnsi="Times New Roman"/>
            <w:b w:val="0"/>
            <w:shd w:val="clear" w:color="auto" w:fill="FFFFFF"/>
          </w:rPr>
          <w:t>Note: The old and new mission’s data will be sent in parallel over the same data network.  NEN must control the NISN data network to assure that the high priority mission’s receives the network bandwidth needed.</w:t>
        </w:r>
      </w:ins>
    </w:p>
    <w:p w14:paraId="6E602F58" w14:textId="57F3A90D" w:rsidR="007A568D" w:rsidRDefault="00385363">
      <w:pPr>
        <w:pStyle w:val="Heading4"/>
        <w:numPr>
          <w:ilvl w:val="0"/>
          <w:numId w:val="0"/>
        </w:numPr>
        <w:ind w:left="1080"/>
        <w:rPr>
          <w:ins w:id="2291" w:author="Perrine, Martin L. (GSFC-5670)" w:date="2016-04-27T17:32:00Z"/>
          <w:rFonts w:ascii="Times New Roman" w:hAnsi="Times New Roman"/>
          <w:color w:val="FF0000"/>
          <w:shd w:val="clear" w:color="auto" w:fill="FFFFFF"/>
        </w:rPr>
        <w:pPrChange w:id="2292" w:author="Perrine, Martin L. (GSFC-5670)" w:date="2016-04-28T17:48:00Z">
          <w:pPr>
            <w:spacing w:before="0" w:after="0"/>
            <w:jc w:val="left"/>
          </w:pPr>
        </w:pPrChange>
      </w:pPr>
      <w:ins w:id="2293" w:author="Perrine, Martin L. (GSFC-5670)" w:date="2016-03-31T15:19:00Z">
        <w:r w:rsidRPr="00315C59">
          <w:rPr>
            <w:rFonts w:ascii="Times New Roman" w:hAnsi="Times New Roman"/>
            <w:color w:val="FF0000"/>
            <w:shd w:val="clear" w:color="auto" w:fill="FFFFFF"/>
            <w:rPrChange w:id="2294" w:author="Perrine, Martin L. (GSFC-5670)" w:date="2016-04-08T15:21:00Z">
              <w:rPr>
                <w:b/>
                <w:shd w:val="clear" w:color="auto" w:fill="FFFFFF"/>
              </w:rPr>
            </w:rPrChange>
          </w:rPr>
          <w:t xml:space="preserve"> </w:t>
        </w:r>
      </w:ins>
      <w:ins w:id="2295" w:author="Perrine, Martin L. (GSFC-5670)" w:date="2016-01-13T18:19:00Z">
        <w:r w:rsidR="007A568D" w:rsidRPr="00315C59">
          <w:rPr>
            <w:rFonts w:ascii="Times New Roman" w:hAnsi="Times New Roman"/>
            <w:color w:val="FF0000"/>
            <w:shd w:val="clear" w:color="auto" w:fill="FFFFFF"/>
            <w:rPrChange w:id="2296" w:author="Perrine, Martin L. (GSFC-5670)" w:date="2016-04-08T15:21:00Z">
              <w:rPr>
                <w:b/>
                <w:shd w:val="clear" w:color="auto" w:fill="FFFFFF"/>
              </w:rPr>
            </w:rPrChange>
          </w:rPr>
          <w:t xml:space="preserve"> </w:t>
        </w:r>
      </w:ins>
      <w:ins w:id="2297" w:author="Perrine, Martin L. (GSFC-5670)" w:date="2016-01-13T18:18:00Z">
        <w:r w:rsidR="007A568D" w:rsidRPr="00315C59">
          <w:rPr>
            <w:rFonts w:ascii="Times New Roman" w:hAnsi="Times New Roman"/>
            <w:color w:val="FF0000"/>
            <w:shd w:val="clear" w:color="auto" w:fill="FFFFFF"/>
            <w:rPrChange w:id="2298" w:author="Perrine, Martin L. (GSFC-5670)" w:date="2016-04-08T15:21:00Z">
              <w:rPr>
                <w:b/>
                <w:shd w:val="clear" w:color="auto" w:fill="FFFFFF"/>
              </w:rPr>
            </w:rPrChange>
          </w:rPr>
          <w:t xml:space="preserve"> </w:t>
        </w:r>
      </w:ins>
      <w:ins w:id="2299" w:author="Perrine, Martin L. (GSFC-5670)" w:date="2016-01-13T18:17:00Z">
        <w:r w:rsidR="007A568D" w:rsidRPr="00315C59">
          <w:rPr>
            <w:rFonts w:ascii="Times New Roman" w:hAnsi="Times New Roman"/>
            <w:color w:val="FF0000"/>
            <w:shd w:val="clear" w:color="auto" w:fill="FFFFFF"/>
            <w:rPrChange w:id="2300" w:author="Perrine, Martin L. (GSFC-5670)" w:date="2016-04-08T15:21:00Z">
              <w:rPr>
                <w:b/>
                <w:shd w:val="clear" w:color="auto" w:fill="FFFFFF"/>
              </w:rPr>
            </w:rPrChange>
          </w:rPr>
          <w:t xml:space="preserve"> </w:t>
        </w:r>
      </w:ins>
    </w:p>
    <w:p w14:paraId="08AE0353" w14:textId="77777777" w:rsidR="00741938" w:rsidRDefault="00741938">
      <w:pPr>
        <w:pStyle w:val="Paragraph"/>
        <w:rPr>
          <w:ins w:id="2301" w:author="Perrine, Martin L. (GSFC-5670)" w:date="2016-04-27T17:32:00Z"/>
        </w:rPr>
        <w:pPrChange w:id="2302" w:author="Perrine, Martin L. (GSFC-5670)" w:date="2016-04-27T17:32:00Z">
          <w:pPr>
            <w:spacing w:before="0" w:after="0"/>
            <w:jc w:val="left"/>
          </w:pPr>
        </w:pPrChange>
      </w:pPr>
    </w:p>
    <w:p w14:paraId="06860576" w14:textId="5F39D765" w:rsidR="003533E3" w:rsidRDefault="00CE1CD8">
      <w:pPr>
        <w:pStyle w:val="Heading2"/>
        <w:rPr>
          <w:ins w:id="2303" w:author="Perrine, Martin L. (GSFC-5670)" w:date="2016-04-08T15:49:00Z"/>
          <w:rFonts w:ascii="Times New Roman" w:hAnsi="Times New Roman"/>
          <w:shd w:val="clear" w:color="auto" w:fill="FFFFFF"/>
        </w:rPr>
        <w:pPrChange w:id="2304" w:author="Perrine, Martin L. (GSFC-5670)" w:date="2016-04-08T15:49:00Z">
          <w:pPr>
            <w:pStyle w:val="Heading2"/>
            <w:numPr>
              <w:numId w:val="2"/>
            </w:numPr>
          </w:pPr>
        </w:pPrChange>
      </w:pPr>
      <w:bookmarkStart w:id="2305" w:name="_Toc450640944"/>
      <w:ins w:id="2306" w:author="Perrine, Martin L. (GSFC-5670)" w:date="2016-03-31T14:57:00Z">
        <w:r>
          <w:rPr>
            <w:rFonts w:ascii="Times New Roman" w:hAnsi="Times New Roman"/>
            <w:shd w:val="clear" w:color="auto" w:fill="FFFFFF"/>
          </w:rPr>
          <w:t>Degraded M</w:t>
        </w:r>
        <w:r w:rsidR="0025438E" w:rsidRPr="00315C59">
          <w:rPr>
            <w:rFonts w:ascii="Times New Roman" w:hAnsi="Times New Roman"/>
            <w:shd w:val="clear" w:color="auto" w:fill="FFFFFF"/>
            <w:rPrChange w:id="2307" w:author="Perrine, Martin L. (GSFC-5670)" w:date="2016-04-08T15:21:00Z">
              <w:rPr>
                <w:shd w:val="clear" w:color="auto" w:fill="FFFFFF"/>
              </w:rPr>
            </w:rPrChange>
          </w:rPr>
          <w:t>ode</w:t>
        </w:r>
      </w:ins>
      <w:ins w:id="2308" w:author="Perrine, Martin L. (GSFC-5670)" w:date="2016-03-31T14:48:00Z">
        <w:r>
          <w:rPr>
            <w:rFonts w:ascii="Times New Roman" w:hAnsi="Times New Roman"/>
            <w:shd w:val="clear" w:color="auto" w:fill="FFFFFF"/>
          </w:rPr>
          <w:t xml:space="preserve"> Operations</w:t>
        </w:r>
      </w:ins>
      <w:bookmarkEnd w:id="2305"/>
      <w:ins w:id="2309" w:author="Perrine, Martin L. (GSFC-5670)" w:date="2016-01-13T18:11:00Z">
        <w:r w:rsidR="00EB13DF" w:rsidRPr="00315C59">
          <w:rPr>
            <w:rFonts w:ascii="Times New Roman" w:hAnsi="Times New Roman"/>
            <w:shd w:val="clear" w:color="auto" w:fill="FFFFFF"/>
            <w:rPrChange w:id="2310" w:author="Perrine, Martin L. (GSFC-5670)" w:date="2016-04-08T15:21:00Z">
              <w:rPr>
                <w:shd w:val="clear" w:color="auto" w:fill="FFFFFF"/>
              </w:rPr>
            </w:rPrChange>
          </w:rPr>
          <w:t xml:space="preserve"> </w:t>
        </w:r>
      </w:ins>
    </w:p>
    <w:p w14:paraId="19B4DB8C" w14:textId="77777777" w:rsidR="00AE798F" w:rsidRDefault="00AE798F">
      <w:pPr>
        <w:pStyle w:val="Heading3"/>
        <w:numPr>
          <w:ilvl w:val="0"/>
          <w:numId w:val="0"/>
        </w:numPr>
        <w:rPr>
          <w:ins w:id="2311" w:author="Perrine, Martin L. (GSFC-5670)" w:date="2016-05-02T10:37:00Z"/>
          <w:rFonts w:ascii="Times New Roman" w:hAnsi="Times New Roman"/>
          <w:b w:val="0"/>
          <w:shd w:val="clear" w:color="auto" w:fill="FFFFFF"/>
        </w:rPr>
        <w:pPrChange w:id="2312" w:author="Perrine, Martin L. (GSFC-5670)" w:date="2016-04-08T15:49:00Z">
          <w:pPr>
            <w:pStyle w:val="Heading2"/>
            <w:numPr>
              <w:numId w:val="2"/>
            </w:numPr>
          </w:pPr>
        </w:pPrChange>
      </w:pPr>
    </w:p>
    <w:p w14:paraId="2958B330" w14:textId="1791EC18" w:rsidR="00FF451A" w:rsidRPr="00315C59" w:rsidRDefault="00531854">
      <w:pPr>
        <w:pStyle w:val="Heading3"/>
        <w:numPr>
          <w:ilvl w:val="0"/>
          <w:numId w:val="0"/>
        </w:numPr>
        <w:rPr>
          <w:ins w:id="2313" w:author="Perrine, Martin L. (GSFC-5670)" w:date="2016-01-14T10:37:00Z"/>
          <w:rFonts w:ascii="Times New Roman" w:hAnsi="Times New Roman"/>
          <w:shd w:val="clear" w:color="auto" w:fill="FFFFFF"/>
          <w:rPrChange w:id="2314" w:author="Perrine, Martin L. (GSFC-5670)" w:date="2016-04-08T15:21:00Z">
            <w:rPr>
              <w:ins w:id="2315" w:author="Perrine, Martin L. (GSFC-5670)" w:date="2016-01-14T10:37:00Z"/>
              <w:shd w:val="clear" w:color="auto" w:fill="FFFFFF"/>
            </w:rPr>
          </w:rPrChange>
        </w:rPr>
        <w:pPrChange w:id="2316" w:author="Perrine, Martin L. (GSFC-5670)" w:date="2016-04-08T15:49:00Z">
          <w:pPr>
            <w:pStyle w:val="Heading2"/>
            <w:numPr>
              <w:numId w:val="2"/>
            </w:numPr>
          </w:pPr>
        </w:pPrChange>
      </w:pPr>
      <w:ins w:id="2317" w:author="Perrine, Martin L. (GSFC-5670)" w:date="2016-05-10T10:21:00Z">
        <w:r>
          <w:rPr>
            <w:rFonts w:ascii="Times New Roman" w:hAnsi="Times New Roman"/>
            <w:b w:val="0"/>
            <w:shd w:val="clear" w:color="auto" w:fill="FFFFFF"/>
          </w:rPr>
          <w:t xml:space="preserve">DAPHNE development is </w:t>
        </w:r>
      </w:ins>
      <w:ins w:id="2318" w:author="Perrine, Martin L. (GSFC-5670)" w:date="2016-05-10T10:25:00Z">
        <w:r>
          <w:rPr>
            <w:rFonts w:ascii="Times New Roman" w:hAnsi="Times New Roman"/>
            <w:b w:val="0"/>
            <w:shd w:val="clear" w:color="auto" w:fill="FFFFFF"/>
          </w:rPr>
          <w:t xml:space="preserve">a phased </w:t>
        </w:r>
      </w:ins>
      <w:ins w:id="2319" w:author="Perrine, Martin L. (GSFC-5670)" w:date="2016-05-10T10:21:00Z">
        <w:r>
          <w:rPr>
            <w:rFonts w:ascii="Times New Roman" w:hAnsi="Times New Roman"/>
            <w:b w:val="0"/>
            <w:shd w:val="clear" w:color="auto" w:fill="FFFFFF"/>
          </w:rPr>
          <w:t>progression</w:t>
        </w:r>
      </w:ins>
      <w:ins w:id="2320" w:author="Perrine, Martin L. (GSFC-5670)" w:date="2016-05-10T10:25:00Z">
        <w:r>
          <w:rPr>
            <w:rFonts w:ascii="Times New Roman" w:hAnsi="Times New Roman"/>
            <w:b w:val="0"/>
            <w:shd w:val="clear" w:color="auto" w:fill="FFFFFF"/>
          </w:rPr>
          <w:t xml:space="preserve"> as </w:t>
        </w:r>
        <w:r w:rsidRPr="003A5E3B">
          <w:rPr>
            <w:rFonts w:ascii="Times New Roman" w:hAnsi="Times New Roman"/>
            <w:b w:val="0"/>
            <w:shd w:val="clear" w:color="auto" w:fill="FFFFFF"/>
          </w:rPr>
          <w:t>mentioned</w:t>
        </w:r>
      </w:ins>
      <w:ins w:id="2321" w:author="Perrine, Martin L. (GSFC-5670)" w:date="2016-05-10T10:26:00Z">
        <w:r w:rsidRPr="00531854">
          <w:rPr>
            <w:rFonts w:ascii="Times New Roman" w:hAnsi="Times New Roman"/>
            <w:b w:val="0"/>
            <w:shd w:val="clear" w:color="auto" w:fill="FFFFFF"/>
            <w:rPrChange w:id="2322" w:author="Perrine, Martin L. (GSFC-5670)" w:date="2016-05-10T10:26:00Z">
              <w:rPr>
                <w:rFonts w:ascii="Times New Roman" w:hAnsi="Times New Roman"/>
                <w:b w:val="0"/>
                <w:u w:val="single"/>
                <w:shd w:val="clear" w:color="auto" w:fill="FFFFFF"/>
              </w:rPr>
            </w:rPrChange>
          </w:rPr>
          <w:t>.</w:t>
        </w:r>
        <w:r>
          <w:rPr>
            <w:rFonts w:ascii="Times New Roman" w:hAnsi="Times New Roman"/>
            <w:b w:val="0"/>
            <w:u w:val="single"/>
            <w:shd w:val="clear" w:color="auto" w:fill="FFFFFF"/>
          </w:rPr>
          <w:t xml:space="preserve"> </w:t>
        </w:r>
      </w:ins>
      <w:ins w:id="2323" w:author="Perrine, Martin L. (GSFC-5670)" w:date="2016-05-10T10:21:00Z">
        <w:r>
          <w:rPr>
            <w:rFonts w:ascii="Times New Roman" w:hAnsi="Times New Roman"/>
            <w:b w:val="0"/>
            <w:shd w:val="clear" w:color="auto" w:fill="FFFFFF"/>
          </w:rPr>
          <w:t xml:space="preserve">  Methods for </w:t>
        </w:r>
      </w:ins>
      <w:ins w:id="2324" w:author="Perrine, Martin L. (GSFC-5670)" w:date="2016-05-10T10:23:00Z">
        <w:r>
          <w:rPr>
            <w:rFonts w:ascii="Times New Roman" w:hAnsi="Times New Roman"/>
            <w:b w:val="0"/>
            <w:shd w:val="clear" w:color="auto" w:fill="FFFFFF"/>
          </w:rPr>
          <w:t>h</w:t>
        </w:r>
      </w:ins>
      <w:ins w:id="2325" w:author="Perrine, Martin L. (GSFC-5670)" w:date="2016-04-01T09:14:00Z">
        <w:r w:rsidR="00F819BD" w:rsidRPr="00315C59">
          <w:rPr>
            <w:rFonts w:ascii="Times New Roman" w:hAnsi="Times New Roman"/>
            <w:b w:val="0"/>
            <w:shd w:val="clear" w:color="auto" w:fill="FFFFFF"/>
            <w:rPrChange w:id="2326" w:author="Perrine, Martin L. (GSFC-5670)" w:date="2016-04-08T15:21:00Z">
              <w:rPr>
                <w:shd w:val="clear" w:color="auto" w:fill="FFFFFF"/>
              </w:rPr>
            </w:rPrChange>
          </w:rPr>
          <w:t>andling system failures h</w:t>
        </w:r>
      </w:ins>
      <w:ins w:id="2327" w:author="Perrine, Martin L. (GSFC-5670)" w:date="2016-01-14T10:37:00Z">
        <w:r w:rsidR="00817B00" w:rsidRPr="00315C59">
          <w:rPr>
            <w:rFonts w:ascii="Times New Roman" w:hAnsi="Times New Roman"/>
            <w:b w:val="0"/>
            <w:shd w:val="clear" w:color="auto" w:fill="FFFFFF"/>
            <w:rPrChange w:id="2328" w:author="Perrine, Martin L. (GSFC-5670)" w:date="2016-04-08T15:21:00Z">
              <w:rPr>
                <w:shd w:val="clear" w:color="auto" w:fill="FFFFFF"/>
              </w:rPr>
            </w:rPrChange>
          </w:rPr>
          <w:t xml:space="preserve">ave changed with the </w:t>
        </w:r>
      </w:ins>
      <w:ins w:id="2329" w:author="Perrine, Martin L. (GSFC-5670)" w:date="2016-05-10T10:20:00Z">
        <w:r>
          <w:rPr>
            <w:rFonts w:ascii="Times New Roman" w:hAnsi="Times New Roman"/>
            <w:b w:val="0"/>
            <w:shd w:val="clear" w:color="auto" w:fill="FFFFFF"/>
          </w:rPr>
          <w:t xml:space="preserve">development </w:t>
        </w:r>
      </w:ins>
      <w:ins w:id="2330" w:author="Perrine, Martin L. (GSFC-5670)" w:date="2016-01-14T10:37:00Z">
        <w:r w:rsidR="00817B00" w:rsidRPr="00315C59">
          <w:rPr>
            <w:rFonts w:ascii="Times New Roman" w:hAnsi="Times New Roman"/>
            <w:b w:val="0"/>
            <w:shd w:val="clear" w:color="auto" w:fill="FFFFFF"/>
            <w:rPrChange w:id="2331" w:author="Perrine, Martin L. (GSFC-5670)" w:date="2016-04-08T15:21:00Z">
              <w:rPr>
                <w:shd w:val="clear" w:color="auto" w:fill="FFFFFF"/>
              </w:rPr>
            </w:rPrChange>
          </w:rPr>
          <w:t>p</w:t>
        </w:r>
        <w:r w:rsidR="00FF451A" w:rsidRPr="00315C59">
          <w:rPr>
            <w:rFonts w:ascii="Times New Roman" w:hAnsi="Times New Roman"/>
            <w:b w:val="0"/>
            <w:shd w:val="clear" w:color="auto" w:fill="FFFFFF"/>
            <w:rPrChange w:id="2332" w:author="Perrine, Martin L. (GSFC-5670)" w:date="2016-04-08T15:21:00Z">
              <w:rPr>
                <w:shd w:val="clear" w:color="auto" w:fill="FFFFFF"/>
              </w:rPr>
            </w:rPrChange>
          </w:rPr>
          <w:t>hase of the project and will be described for each phase here.</w:t>
        </w:r>
      </w:ins>
    </w:p>
    <w:p w14:paraId="3D3FE18E" w14:textId="3B7F3574" w:rsidR="00185B88" w:rsidRPr="00185B88" w:rsidRDefault="00817B00">
      <w:pPr>
        <w:pStyle w:val="Heading3"/>
        <w:spacing w:before="0" w:after="0"/>
        <w:rPr>
          <w:ins w:id="2333" w:author="Perrine, Martin L. (GSFC-5670)" w:date="2016-04-28T18:04:00Z"/>
          <w:rFonts w:ascii="Times New Roman" w:hAnsi="Times New Roman"/>
          <w:shd w:val="clear" w:color="auto" w:fill="FFFFFF"/>
        </w:rPr>
        <w:pPrChange w:id="2334" w:author="Perrine, Martin L. (GSFC-5670)" w:date="2016-04-28T18:04:00Z">
          <w:pPr>
            <w:spacing w:before="0" w:after="0"/>
            <w:jc w:val="left"/>
          </w:pPr>
        </w:pPrChange>
      </w:pPr>
      <w:ins w:id="2335" w:author="Perrine, Martin L. (GSFC-5670)" w:date="2016-03-31T14:49:00Z">
        <w:r w:rsidRPr="00185B88">
          <w:rPr>
            <w:rFonts w:ascii="Times New Roman" w:hAnsi="Times New Roman"/>
            <w:b w:val="0"/>
            <w:shd w:val="clear" w:color="auto" w:fill="FFFFFF"/>
            <w:rPrChange w:id="2336" w:author="Perrine, Martin L. (GSFC-5670)" w:date="2016-04-28T18:04:00Z">
              <w:rPr>
                <w:shd w:val="clear" w:color="auto" w:fill="FFFFFF"/>
              </w:rPr>
            </w:rPrChange>
          </w:rPr>
          <w:t xml:space="preserve">NENG </w:t>
        </w:r>
      </w:ins>
      <w:ins w:id="2337" w:author="Perrine, Martin L. (GSFC-5670)" w:date="2016-01-14T10:38:00Z">
        <w:r w:rsidR="00FF451A" w:rsidRPr="00185B88">
          <w:rPr>
            <w:rFonts w:ascii="Times New Roman" w:hAnsi="Times New Roman"/>
            <w:b w:val="0"/>
            <w:shd w:val="clear" w:color="auto" w:fill="FFFFFF"/>
            <w:rPrChange w:id="2338" w:author="Perrine, Martin L. (GSFC-5670)" w:date="2016-04-28T18:04:00Z">
              <w:rPr>
                <w:shd w:val="clear" w:color="auto" w:fill="FFFFFF"/>
              </w:rPr>
            </w:rPrChange>
          </w:rPr>
          <w:t xml:space="preserve">Initial and Phase 1: </w:t>
        </w:r>
      </w:ins>
      <w:ins w:id="2339" w:author="Perrine, Martin L. (GSFC-5670)" w:date="2016-01-19T11:52:00Z">
        <w:r w:rsidR="00227D11" w:rsidRPr="00185B88">
          <w:rPr>
            <w:rFonts w:ascii="Times New Roman" w:hAnsi="Times New Roman"/>
            <w:b w:val="0"/>
            <w:shd w:val="clear" w:color="auto" w:fill="FFFFFF"/>
            <w:rPrChange w:id="2340" w:author="Perrine, Martin L. (GSFC-5670)" w:date="2016-04-28T18:04:00Z">
              <w:rPr>
                <w:shd w:val="clear" w:color="auto" w:fill="FFFFFF"/>
              </w:rPr>
            </w:rPrChange>
          </w:rPr>
          <w:t>System f</w:t>
        </w:r>
      </w:ins>
      <w:ins w:id="2341" w:author="Perrine, Martin L. (GSFC-5670)" w:date="2016-01-14T11:05:00Z">
        <w:r w:rsidR="003643B5" w:rsidRPr="00185B88">
          <w:rPr>
            <w:rFonts w:ascii="Times New Roman" w:hAnsi="Times New Roman"/>
            <w:b w:val="0"/>
            <w:shd w:val="clear" w:color="auto" w:fill="FFFFFF"/>
            <w:rPrChange w:id="2342" w:author="Perrine, Martin L. (GSFC-5670)" w:date="2016-04-28T18:04:00Z">
              <w:rPr>
                <w:shd w:val="clear" w:color="auto" w:fill="FFFFFF"/>
              </w:rPr>
            </w:rPrChange>
          </w:rPr>
          <w:t xml:space="preserve">ailures </w:t>
        </w:r>
      </w:ins>
      <w:ins w:id="2343" w:author="Perrine, Martin L. (GSFC-5670)" w:date="2016-01-19T11:52:00Z">
        <w:r w:rsidR="00227D11" w:rsidRPr="00185B88">
          <w:rPr>
            <w:rFonts w:ascii="Times New Roman" w:hAnsi="Times New Roman"/>
            <w:b w:val="0"/>
            <w:shd w:val="clear" w:color="auto" w:fill="FFFFFF"/>
            <w:rPrChange w:id="2344" w:author="Perrine, Martin L. (GSFC-5670)" w:date="2016-04-28T18:04:00Z">
              <w:rPr>
                <w:shd w:val="clear" w:color="auto" w:fill="FFFFFF"/>
              </w:rPr>
            </w:rPrChange>
          </w:rPr>
          <w:t>we</w:t>
        </w:r>
      </w:ins>
      <w:ins w:id="2345" w:author="Perrine, Martin L. (GSFC-5670)" w:date="2016-01-14T11:06:00Z">
        <w:r w:rsidR="003643B5" w:rsidRPr="00185B88">
          <w:rPr>
            <w:rFonts w:ascii="Times New Roman" w:hAnsi="Times New Roman"/>
            <w:b w:val="0"/>
            <w:shd w:val="clear" w:color="auto" w:fill="FFFFFF"/>
            <w:rPrChange w:id="2346" w:author="Perrine, Martin L. (GSFC-5670)" w:date="2016-04-28T18:04:00Z">
              <w:rPr>
                <w:shd w:val="clear" w:color="auto" w:fill="FFFFFF"/>
              </w:rPr>
            </w:rPrChange>
          </w:rPr>
          <w:t xml:space="preserve">re manually detected. Offline procedures to permanently fix the failure </w:t>
        </w:r>
      </w:ins>
      <w:ins w:id="2347" w:author="Perrine, Martin L. (GSFC-5670)" w:date="2016-01-19T11:52:00Z">
        <w:r w:rsidR="00227D11" w:rsidRPr="00185B88">
          <w:rPr>
            <w:rFonts w:ascii="Times New Roman" w:hAnsi="Times New Roman"/>
            <w:b w:val="0"/>
            <w:shd w:val="clear" w:color="auto" w:fill="FFFFFF"/>
            <w:rPrChange w:id="2348" w:author="Perrine, Martin L. (GSFC-5670)" w:date="2016-04-28T18:04:00Z">
              <w:rPr>
                <w:shd w:val="clear" w:color="auto" w:fill="FFFFFF"/>
              </w:rPr>
            </w:rPrChange>
          </w:rPr>
          <w:t>we</w:t>
        </w:r>
      </w:ins>
      <w:ins w:id="2349" w:author="Perrine, Martin L. (GSFC-5670)" w:date="2016-01-14T11:07:00Z">
        <w:r w:rsidR="003643B5" w:rsidRPr="00185B88">
          <w:rPr>
            <w:rFonts w:ascii="Times New Roman" w:hAnsi="Times New Roman"/>
            <w:b w:val="0"/>
            <w:shd w:val="clear" w:color="auto" w:fill="FFFFFF"/>
            <w:rPrChange w:id="2350" w:author="Perrine, Martin L. (GSFC-5670)" w:date="2016-04-28T18:04:00Z">
              <w:rPr>
                <w:shd w:val="clear" w:color="auto" w:fill="FFFFFF"/>
              </w:rPr>
            </w:rPrChange>
          </w:rPr>
          <w:t>re</w:t>
        </w:r>
      </w:ins>
      <w:ins w:id="2351" w:author="Perrine, Martin L. (GSFC-5670)" w:date="2016-01-14T11:06:00Z">
        <w:r w:rsidR="003643B5" w:rsidRPr="00185B88">
          <w:rPr>
            <w:rFonts w:ascii="Times New Roman" w:hAnsi="Times New Roman"/>
            <w:b w:val="0"/>
            <w:shd w:val="clear" w:color="auto" w:fill="FFFFFF"/>
            <w:rPrChange w:id="2352" w:author="Perrine, Martin L. (GSFC-5670)" w:date="2016-04-28T18:04:00Z">
              <w:rPr>
                <w:shd w:val="clear" w:color="auto" w:fill="FFFFFF"/>
              </w:rPr>
            </w:rPrChange>
          </w:rPr>
          <w:t xml:space="preserve"> provided with local operating procedures (LOPs).</w:t>
        </w:r>
      </w:ins>
      <w:ins w:id="2353" w:author="Perrine, Martin L. (GSFC-5670)" w:date="2016-01-14T11:17:00Z">
        <w:r w:rsidRPr="00185B88">
          <w:rPr>
            <w:rFonts w:ascii="Times New Roman" w:hAnsi="Times New Roman"/>
            <w:b w:val="0"/>
            <w:shd w:val="clear" w:color="auto" w:fill="FFFFFF"/>
            <w:rPrChange w:id="2354" w:author="Perrine, Martin L. (GSFC-5670)" w:date="2016-04-28T18:04:00Z">
              <w:rPr>
                <w:shd w:val="clear" w:color="auto" w:fill="FFFFFF"/>
              </w:rPr>
            </w:rPrChange>
          </w:rPr>
          <w:t xml:space="preserve">  Data recovery wa</w:t>
        </w:r>
        <w:r w:rsidR="00140653" w:rsidRPr="00185B88">
          <w:rPr>
            <w:rFonts w:ascii="Times New Roman" w:hAnsi="Times New Roman"/>
            <w:b w:val="0"/>
            <w:shd w:val="clear" w:color="auto" w:fill="FFFFFF"/>
            <w:rPrChange w:id="2355" w:author="Perrine, Martin L. (GSFC-5670)" w:date="2016-04-28T18:04:00Z">
              <w:rPr>
                <w:shd w:val="clear" w:color="auto" w:fill="FFFFFF"/>
              </w:rPr>
            </w:rPrChange>
          </w:rPr>
          <w:t>s manually implemented with instructions given in the LOP.</w:t>
        </w:r>
      </w:ins>
      <w:bookmarkStart w:id="2356" w:name="_Toc448224750"/>
    </w:p>
    <w:p w14:paraId="01D4C3ED" w14:textId="0F760238" w:rsidR="00E81A13" w:rsidRPr="00315C59" w:rsidDel="00C6560E" w:rsidRDefault="00E81A13">
      <w:pPr>
        <w:pStyle w:val="Heading3"/>
        <w:rPr>
          <w:del w:id="2357" w:author="Perrine, Martin L. (GSFC-5670)" w:date="2016-01-13T17:36:00Z"/>
          <w:rFonts w:ascii="Times New Roman" w:hAnsi="Times New Roman"/>
          <w:b w:val="0"/>
          <w:shd w:val="clear" w:color="auto" w:fill="FFFFFF"/>
          <w:rPrChange w:id="2358" w:author="Perrine, Martin L. (GSFC-5670)" w:date="2016-04-08T15:21:00Z">
            <w:rPr>
              <w:del w:id="2359" w:author="Perrine, Martin L. (GSFC-5670)" w:date="2016-01-13T17:36:00Z"/>
              <w:rFonts w:eastAsia="ヒラギノ角ゴ Pro W3"/>
            </w:rPr>
          </w:rPrChange>
        </w:rPr>
      </w:pPr>
      <w:del w:id="2360" w:author="Perrine, Martin L. (GSFC-5670)" w:date="2016-01-13T18:11:00Z">
        <w:r w:rsidRPr="00315C59" w:rsidDel="00EB13DF">
          <w:rPr>
            <w:rFonts w:ascii="Times New Roman" w:hAnsi="Times New Roman"/>
            <w:shd w:val="clear" w:color="auto" w:fill="FFFFFF"/>
            <w:rPrChange w:id="2361" w:author="Perrine, Martin L. (GSFC-5670)" w:date="2016-04-08T15:21:00Z">
              <w:rPr>
                <w:rFonts w:eastAsia="ヒラギノ角ゴ Pro W3"/>
              </w:rPr>
            </w:rPrChange>
          </w:rPr>
          <w:delText>Failures</w:delText>
        </w:r>
      </w:del>
      <w:bookmarkStart w:id="2362" w:name="_Toc447893816"/>
      <w:bookmarkStart w:id="2363" w:name="_Toc447894001"/>
      <w:bookmarkStart w:id="2364" w:name="_Toc447894213"/>
      <w:bookmarkStart w:id="2365" w:name="_Toc447894327"/>
      <w:bookmarkEnd w:id="2356"/>
      <w:bookmarkEnd w:id="2362"/>
      <w:bookmarkEnd w:id="2363"/>
      <w:bookmarkEnd w:id="2364"/>
      <w:bookmarkEnd w:id="2365"/>
    </w:p>
    <w:p w14:paraId="1DFEE5DA" w14:textId="6C8EED9E" w:rsidR="00817B00" w:rsidRPr="00315C59" w:rsidRDefault="007F345B">
      <w:pPr>
        <w:pStyle w:val="Heading3"/>
        <w:rPr>
          <w:ins w:id="2366" w:author="Perrine, Martin L. (GSFC-5670)" w:date="2016-03-31T14:45:00Z"/>
          <w:rFonts w:ascii="Times New Roman" w:hAnsi="Times New Roman"/>
          <w:shd w:val="clear" w:color="auto" w:fill="FFFFFF"/>
          <w:rPrChange w:id="2367" w:author="Perrine, Martin L. (GSFC-5670)" w:date="2016-04-08T15:21:00Z">
            <w:rPr>
              <w:ins w:id="2368" w:author="Perrine, Martin L. (GSFC-5670)" w:date="2016-03-31T14:45:00Z"/>
              <w:shd w:val="clear" w:color="auto" w:fill="FFFFFF"/>
            </w:rPr>
          </w:rPrChange>
        </w:rPr>
        <w:pPrChange w:id="2369" w:author="Perrine, Martin L. (GSFC-5670)" w:date="2016-03-31T14:45:00Z">
          <w:pPr>
            <w:pStyle w:val="Heading4"/>
            <w:numPr>
              <w:ilvl w:val="4"/>
              <w:numId w:val="63"/>
            </w:numPr>
            <w:tabs>
              <w:tab w:val="clear" w:pos="1440"/>
            </w:tabs>
            <w:ind w:left="3600" w:hanging="360"/>
          </w:pPr>
        </w:pPrChange>
      </w:pPr>
      <w:del w:id="2370" w:author="Perrine, Martin L. (GSFC-5670)" w:date="2016-01-13T18:12:00Z">
        <w:r w:rsidRPr="00315C59" w:rsidDel="00EB13DF">
          <w:rPr>
            <w:rFonts w:ascii="Times New Roman" w:hAnsi="Times New Roman"/>
            <w:b w:val="0"/>
            <w:shd w:val="clear" w:color="auto" w:fill="FFFFFF"/>
            <w:rPrChange w:id="2371" w:author="Perrine, Martin L. (GSFC-5670)" w:date="2016-04-08T15:21:00Z">
              <w:rPr>
                <w:shd w:val="clear" w:color="auto" w:fill="FFFFFF"/>
              </w:rPr>
            </w:rPrChange>
          </w:rPr>
          <w:delText xml:space="preserve">The </w:delText>
        </w:r>
      </w:del>
      <w:del w:id="2372" w:author="Perrine, Martin L. (GSFC-5670)" w:date="2016-01-19T10:57:00Z">
        <w:r w:rsidRPr="00315C59" w:rsidDel="00171842">
          <w:rPr>
            <w:rFonts w:ascii="Times New Roman" w:hAnsi="Times New Roman"/>
            <w:b w:val="0"/>
            <w:shd w:val="clear" w:color="auto" w:fill="FFFFFF"/>
            <w:rPrChange w:id="2373" w:author="Perrine, Martin L. (GSFC-5670)" w:date="2016-04-08T15:21:00Z">
              <w:rPr>
                <w:shd w:val="clear" w:color="auto" w:fill="FFFFFF"/>
              </w:rPr>
            </w:rPrChange>
          </w:rPr>
          <w:delText>NENG</w:delText>
        </w:r>
      </w:del>
      <w:ins w:id="2374" w:author="Perrine, Martin L. (GSFC-5670)" w:date="2016-01-19T10:57:00Z">
        <w:r w:rsidR="00171842" w:rsidRPr="00315C59">
          <w:rPr>
            <w:rFonts w:ascii="Times New Roman" w:hAnsi="Times New Roman"/>
            <w:b w:val="0"/>
            <w:shd w:val="clear" w:color="auto" w:fill="FFFFFF"/>
            <w:rPrChange w:id="2375" w:author="Perrine, Martin L. (GSFC-5670)" w:date="2016-04-08T15:21:00Z">
              <w:rPr>
                <w:shd w:val="clear" w:color="auto" w:fill="FFFFFF"/>
              </w:rPr>
            </w:rPrChange>
          </w:rPr>
          <w:t>DAPHNE</w:t>
        </w:r>
      </w:ins>
      <w:r w:rsidRPr="00315C59">
        <w:rPr>
          <w:rFonts w:ascii="Times New Roman" w:hAnsi="Times New Roman"/>
          <w:b w:val="0"/>
          <w:shd w:val="clear" w:color="auto" w:fill="FFFFFF"/>
          <w:rPrChange w:id="2376" w:author="Perrine, Martin L. (GSFC-5670)" w:date="2016-04-08T15:21:00Z">
            <w:rPr>
              <w:shd w:val="clear" w:color="auto" w:fill="FFFFFF"/>
            </w:rPr>
          </w:rPrChange>
        </w:rPr>
        <w:t xml:space="preserve"> </w:t>
      </w:r>
      <w:ins w:id="2377" w:author="Perrine, Martin L. (GSFC-5670)" w:date="2016-01-13T18:12:00Z">
        <w:r w:rsidR="00EB13DF" w:rsidRPr="00315C59">
          <w:rPr>
            <w:rFonts w:ascii="Times New Roman" w:hAnsi="Times New Roman"/>
            <w:b w:val="0"/>
            <w:shd w:val="clear" w:color="auto" w:fill="FFFFFF"/>
            <w:rPrChange w:id="2378" w:author="Perrine, Martin L. (GSFC-5670)" w:date="2016-04-08T15:21:00Z">
              <w:rPr>
                <w:shd w:val="clear" w:color="auto" w:fill="FFFFFF"/>
              </w:rPr>
            </w:rPrChange>
          </w:rPr>
          <w:t xml:space="preserve">will be designed to </w:t>
        </w:r>
      </w:ins>
      <w:ins w:id="2379" w:author="Perrine, Martin L. (GSFC-5670)" w:date="2016-01-14T10:38:00Z">
        <w:r w:rsidR="00FF451A" w:rsidRPr="00315C59">
          <w:rPr>
            <w:rFonts w:ascii="Times New Roman" w:hAnsi="Times New Roman"/>
            <w:b w:val="0"/>
            <w:shd w:val="clear" w:color="auto" w:fill="FFFFFF"/>
            <w:rPrChange w:id="2380" w:author="Perrine, Martin L. (GSFC-5670)" w:date="2016-04-08T15:21:00Z">
              <w:rPr>
                <w:shd w:val="clear" w:color="auto" w:fill="FFFFFF"/>
              </w:rPr>
            </w:rPrChange>
          </w:rPr>
          <w:t xml:space="preserve">autonomously </w:t>
        </w:r>
      </w:ins>
      <w:ins w:id="2381" w:author="Perrine, Martin L. (GSFC-5670)" w:date="2016-01-13T18:12:00Z">
        <w:r w:rsidR="00EB13DF" w:rsidRPr="00315C59">
          <w:rPr>
            <w:rFonts w:ascii="Times New Roman" w:hAnsi="Times New Roman"/>
            <w:b w:val="0"/>
            <w:shd w:val="clear" w:color="auto" w:fill="FFFFFF"/>
            <w:rPrChange w:id="2382" w:author="Perrine, Martin L. (GSFC-5670)" w:date="2016-04-08T15:21:00Z">
              <w:rPr>
                <w:shd w:val="clear" w:color="auto" w:fill="FFFFFF"/>
              </w:rPr>
            </w:rPrChange>
          </w:rPr>
          <w:t xml:space="preserve">operate despite a single </w:t>
        </w:r>
      </w:ins>
      <w:ins w:id="2383" w:author="Perrine, Martin L. (GSFC-5670)" w:date="2016-01-13T18:13:00Z">
        <w:r w:rsidR="00EB13DF" w:rsidRPr="00315C59">
          <w:rPr>
            <w:rFonts w:ascii="Times New Roman" w:hAnsi="Times New Roman"/>
            <w:b w:val="0"/>
            <w:shd w:val="clear" w:color="auto" w:fill="FFFFFF"/>
            <w:rPrChange w:id="2384" w:author="Perrine, Martin L. (GSFC-5670)" w:date="2016-04-08T15:21:00Z">
              <w:rPr>
                <w:shd w:val="clear" w:color="auto" w:fill="FFFFFF"/>
              </w:rPr>
            </w:rPrChange>
          </w:rPr>
          <w:t xml:space="preserve">critical </w:t>
        </w:r>
      </w:ins>
      <w:ins w:id="2385" w:author="Perrine, Martin L. (GSFC-5670)" w:date="2016-01-13T18:12:00Z">
        <w:r w:rsidR="00EB13DF" w:rsidRPr="00315C59">
          <w:rPr>
            <w:rFonts w:ascii="Times New Roman" w:hAnsi="Times New Roman"/>
            <w:b w:val="0"/>
            <w:shd w:val="clear" w:color="auto" w:fill="FFFFFF"/>
            <w:rPrChange w:id="2386" w:author="Perrine, Martin L. (GSFC-5670)" w:date="2016-04-08T15:21:00Z">
              <w:rPr>
                <w:shd w:val="clear" w:color="auto" w:fill="FFFFFF"/>
              </w:rPr>
            </w:rPrChange>
          </w:rPr>
          <w:t>failure in its</w:t>
        </w:r>
      </w:ins>
      <w:ins w:id="2387" w:author="Perrine, Martin L. (GSFC-5670)" w:date="2016-01-13T18:13:00Z">
        <w:r w:rsidR="00EB13DF" w:rsidRPr="00315C59">
          <w:rPr>
            <w:rFonts w:ascii="Times New Roman" w:hAnsi="Times New Roman"/>
            <w:b w:val="0"/>
            <w:shd w:val="clear" w:color="auto" w:fill="FFFFFF"/>
            <w:rPrChange w:id="2388" w:author="Perrine, Martin L. (GSFC-5670)" w:date="2016-04-08T15:21:00Z">
              <w:rPr>
                <w:shd w:val="clear" w:color="auto" w:fill="FFFFFF"/>
              </w:rPr>
            </w:rPrChange>
          </w:rPr>
          <w:t xml:space="preserve"> hardware</w:t>
        </w:r>
      </w:ins>
      <w:ins w:id="2389" w:author="Perrine, Martin L. (GSFC-5670)" w:date="2016-01-14T10:30:00Z">
        <w:r w:rsidR="00E70E56" w:rsidRPr="00315C59">
          <w:rPr>
            <w:rFonts w:ascii="Times New Roman" w:hAnsi="Times New Roman"/>
            <w:b w:val="0"/>
            <w:shd w:val="clear" w:color="auto" w:fill="FFFFFF"/>
            <w:rPrChange w:id="2390" w:author="Perrine, Martin L. (GSFC-5670)" w:date="2016-04-08T15:21:00Z">
              <w:rPr>
                <w:shd w:val="clear" w:color="auto" w:fill="FFFFFF"/>
              </w:rPr>
            </w:rPrChange>
          </w:rPr>
          <w:t xml:space="preserve"> at any time</w:t>
        </w:r>
      </w:ins>
      <w:ins w:id="2391" w:author="Perrine, Martin L. (GSFC-5670)" w:date="2016-01-19T11:54:00Z">
        <w:r w:rsidR="00737F19" w:rsidRPr="00315C59">
          <w:rPr>
            <w:rFonts w:ascii="Times New Roman" w:hAnsi="Times New Roman"/>
            <w:b w:val="0"/>
            <w:shd w:val="clear" w:color="auto" w:fill="FFFFFF"/>
            <w:rPrChange w:id="2392" w:author="Perrine, Martin L. (GSFC-5670)" w:date="2016-04-08T15:21:00Z">
              <w:rPr>
                <w:shd w:val="clear" w:color="auto" w:fill="FFFFFF"/>
              </w:rPr>
            </w:rPrChange>
          </w:rPr>
          <w:t>.</w:t>
        </w:r>
      </w:ins>
      <w:ins w:id="2393" w:author="Perrine, Martin L. (GSFC-5670)" w:date="2016-01-14T10:28:00Z">
        <w:r w:rsidR="00E70E56" w:rsidRPr="00CE1CD8">
          <w:rPr>
            <w:rFonts w:ascii="Times New Roman" w:hAnsi="Times New Roman"/>
            <w:b w:val="0"/>
            <w:shd w:val="clear" w:color="auto" w:fill="FFFFFF"/>
            <w:rPrChange w:id="2394" w:author="Perrine, Martin L. (GSFC-5670)" w:date="2016-05-10T10:34:00Z">
              <w:rPr>
                <w:shd w:val="clear" w:color="auto" w:fill="FFFFFF"/>
              </w:rPr>
            </w:rPrChange>
          </w:rPr>
          <w:t xml:space="preserve"> </w:t>
        </w:r>
      </w:ins>
      <w:ins w:id="2395" w:author="Perrine, Martin L. (GSFC-5670)" w:date="2016-01-13T18:13:00Z">
        <w:r w:rsidR="00E70E56" w:rsidRPr="00CE1CD8">
          <w:rPr>
            <w:rFonts w:ascii="Times New Roman" w:hAnsi="Times New Roman"/>
            <w:b w:val="0"/>
            <w:shd w:val="clear" w:color="auto" w:fill="FFFFFF"/>
            <w:rPrChange w:id="2396" w:author="Perrine, Martin L. (GSFC-5670)" w:date="2016-05-10T10:34:00Z">
              <w:rPr>
                <w:shd w:val="clear" w:color="auto" w:fill="FFFFFF"/>
              </w:rPr>
            </w:rPrChange>
          </w:rPr>
          <w:t xml:space="preserve"> </w:t>
        </w:r>
      </w:ins>
      <w:ins w:id="2397" w:author="Perrine, Martin L. (GSFC-5670)" w:date="2016-05-10T10:34:00Z">
        <w:r w:rsidR="00CE1CD8" w:rsidRPr="00CE1CD8">
          <w:rPr>
            <w:rFonts w:ascii="Times New Roman" w:hAnsi="Times New Roman"/>
            <w:b w:val="0"/>
            <w:shd w:val="clear" w:color="auto" w:fill="FFFFFF"/>
            <w:rPrChange w:id="2398" w:author="Perrine, Martin L. (GSFC-5670)" w:date="2016-05-10T10:34:00Z">
              <w:rPr>
                <w:rFonts w:eastAsia="ヒラギノ角ゴ Pro W3"/>
              </w:rPr>
            </w:rPrChange>
          </w:rPr>
          <w:t xml:space="preserve">The type of failure is of the nature of a server locking up or failing, or memory unit breaking. Redundant units of these critical components will be online and operating so that a hot swap </w:t>
        </w:r>
      </w:ins>
      <w:ins w:id="2399" w:author="Perrine, Martin L. (GSFC-5670)" w:date="2016-05-10T10:38:00Z">
        <w:r w:rsidR="00CE1CD8">
          <w:rPr>
            <w:rFonts w:ascii="Times New Roman" w:hAnsi="Times New Roman"/>
            <w:b w:val="0"/>
            <w:shd w:val="clear" w:color="auto" w:fill="FFFFFF"/>
          </w:rPr>
          <w:t>can be performed</w:t>
        </w:r>
      </w:ins>
      <w:ins w:id="2400" w:author="Perrine, Martin L. (GSFC-5670)" w:date="2016-05-10T10:34:00Z">
        <w:r w:rsidR="00CE1CD8" w:rsidRPr="00CE1CD8">
          <w:rPr>
            <w:rFonts w:ascii="Times New Roman" w:hAnsi="Times New Roman"/>
            <w:b w:val="0"/>
            <w:shd w:val="clear" w:color="auto" w:fill="FFFFFF"/>
            <w:rPrChange w:id="2401" w:author="Perrine, Martin L. (GSFC-5670)" w:date="2016-05-10T10:34:00Z">
              <w:rPr>
                <w:rFonts w:eastAsia="ヒラギノ角ゴ Pro W3"/>
              </w:rPr>
            </w:rPrChange>
          </w:rPr>
          <w:t xml:space="preserve"> with minimal data loss.</w:t>
        </w:r>
        <w:r w:rsidR="00CE1CD8" w:rsidRPr="00597F61">
          <w:rPr>
            <w:rFonts w:eastAsia="ヒラギノ角ゴ Pro W3"/>
          </w:rPr>
          <w:t xml:space="preserve"> </w:t>
        </w:r>
      </w:ins>
      <w:ins w:id="2402" w:author="Perrine, Martin L. (GSFC-5670)" w:date="2016-01-13T18:13:00Z">
        <w:r w:rsidR="00E70E56" w:rsidRPr="00315C59">
          <w:rPr>
            <w:rFonts w:ascii="Times New Roman" w:hAnsi="Times New Roman"/>
            <w:shd w:val="clear" w:color="auto" w:fill="FFFFFF"/>
            <w:rPrChange w:id="2403" w:author="Perrine, Martin L. (GSFC-5670)" w:date="2016-04-08T15:21:00Z">
              <w:rPr>
                <w:shd w:val="clear" w:color="auto" w:fill="FFFFFF"/>
              </w:rPr>
            </w:rPrChange>
          </w:rPr>
          <w:t xml:space="preserve"> </w:t>
        </w:r>
      </w:ins>
      <w:del w:id="2404" w:author="Perrine, Martin L. (GSFC-5670)" w:date="2016-05-10T10:36:00Z">
        <w:r w:rsidRPr="00315C59" w:rsidDel="00CE1CD8">
          <w:rPr>
            <w:rFonts w:ascii="Times New Roman" w:hAnsi="Times New Roman"/>
            <w:b w:val="0"/>
            <w:shd w:val="clear" w:color="auto" w:fill="FFFFFF"/>
            <w:rPrChange w:id="2405" w:author="Perrine, Martin L. (GSFC-5670)" w:date="2016-04-08T15:21:00Z">
              <w:rPr>
                <w:shd w:val="clear" w:color="auto" w:fill="FFFFFF"/>
              </w:rPr>
            </w:rPrChange>
          </w:rPr>
          <w:delText xml:space="preserve">will provide </w:delText>
        </w:r>
      </w:del>
      <w:del w:id="2406" w:author="Perrine, Martin L. (GSFC-5670)" w:date="2016-01-13T18:21:00Z">
        <w:r w:rsidRPr="00315C59" w:rsidDel="007A568D">
          <w:rPr>
            <w:rFonts w:ascii="Times New Roman" w:hAnsi="Times New Roman"/>
            <w:b w:val="0"/>
            <w:shd w:val="clear" w:color="auto" w:fill="FFFFFF"/>
            <w:rPrChange w:id="2407" w:author="Perrine, Martin L. (GSFC-5670)" w:date="2016-04-08T15:21:00Z">
              <w:rPr>
                <w:shd w:val="clear" w:color="auto" w:fill="FFFFFF"/>
              </w:rPr>
            </w:rPrChange>
          </w:rPr>
          <w:delText xml:space="preserve">operations failure information </w:delText>
        </w:r>
      </w:del>
      <w:del w:id="2408" w:author="Perrine, Martin L. (GSFC-5670)" w:date="2016-05-10T10:36:00Z">
        <w:r w:rsidRPr="00315C59" w:rsidDel="00CE1CD8">
          <w:rPr>
            <w:rFonts w:ascii="Times New Roman" w:hAnsi="Times New Roman"/>
            <w:b w:val="0"/>
            <w:shd w:val="clear" w:color="auto" w:fill="FFFFFF"/>
            <w:rPrChange w:id="2409" w:author="Perrine, Martin L. (GSFC-5670)" w:date="2016-04-08T15:21:00Z">
              <w:rPr>
                <w:shd w:val="clear" w:color="auto" w:fill="FFFFFF"/>
              </w:rPr>
            </w:rPrChange>
          </w:rPr>
          <w:delText xml:space="preserve">via </w:delText>
        </w:r>
      </w:del>
      <w:del w:id="2410" w:author="Perrine, Martin L. (GSFC-5670)" w:date="2016-02-09T10:57:00Z">
        <w:r w:rsidRPr="00315C59" w:rsidDel="007238D1">
          <w:rPr>
            <w:rFonts w:ascii="Times New Roman" w:hAnsi="Times New Roman"/>
            <w:b w:val="0"/>
            <w:shd w:val="clear" w:color="auto" w:fill="FFFFFF"/>
            <w:rPrChange w:id="2411" w:author="Perrine, Martin L. (GSFC-5670)" w:date="2016-04-08T15:21:00Z">
              <w:rPr>
                <w:shd w:val="clear" w:color="auto" w:fill="FFFFFF"/>
              </w:rPr>
            </w:rPrChange>
          </w:rPr>
          <w:delText>HWCNTRL</w:delText>
        </w:r>
      </w:del>
      <w:del w:id="2412" w:author="Perrine, Martin L. (GSFC-5670)" w:date="2016-05-10T10:36:00Z">
        <w:r w:rsidRPr="00315C59" w:rsidDel="00CE1CD8">
          <w:rPr>
            <w:rFonts w:ascii="Times New Roman" w:hAnsi="Times New Roman"/>
            <w:b w:val="0"/>
            <w:shd w:val="clear" w:color="auto" w:fill="FFFFFF"/>
            <w:rPrChange w:id="2413" w:author="Perrine, Martin L. (GSFC-5670)" w:date="2016-04-08T15:21:00Z">
              <w:rPr>
                <w:shd w:val="clear" w:color="auto" w:fill="FFFFFF"/>
              </w:rPr>
            </w:rPrChange>
          </w:rPr>
          <w:delText xml:space="preserve">. </w:delText>
        </w:r>
      </w:del>
      <w:del w:id="2414" w:author="Perrine, Martin L. (GSFC-5670)" w:date="2016-01-13T18:22:00Z">
        <w:r w:rsidRPr="00315C59" w:rsidDel="007A568D">
          <w:rPr>
            <w:rFonts w:ascii="Times New Roman" w:hAnsi="Times New Roman"/>
            <w:b w:val="0"/>
            <w:shd w:val="clear" w:color="auto" w:fill="FFFFFF"/>
            <w:rPrChange w:id="2415" w:author="Perrine, Martin L. (GSFC-5670)" w:date="2016-04-08T15:21:00Z">
              <w:rPr>
                <w:shd w:val="clear" w:color="auto" w:fill="FFFFFF"/>
              </w:rPr>
            </w:rPrChange>
          </w:rPr>
          <w:delText xml:space="preserve">If a hardware </w:delText>
        </w:r>
      </w:del>
      <w:del w:id="2416" w:author="Perrine, Martin L. (GSFC-5670)" w:date="2016-05-10T10:38:00Z">
        <w:r w:rsidRPr="00315C59" w:rsidDel="001C483C">
          <w:rPr>
            <w:rFonts w:ascii="Times New Roman" w:hAnsi="Times New Roman"/>
            <w:b w:val="0"/>
            <w:shd w:val="clear" w:color="auto" w:fill="FFFFFF"/>
            <w:rPrChange w:id="2417" w:author="Perrine, Martin L. (GSFC-5670)" w:date="2016-04-08T15:21:00Z">
              <w:rPr>
                <w:shd w:val="clear" w:color="auto" w:fill="FFFFFF"/>
              </w:rPr>
            </w:rPrChange>
          </w:rPr>
          <w:delText xml:space="preserve">failure </w:delText>
        </w:r>
      </w:del>
      <w:del w:id="2418" w:author="Perrine, Martin L. (GSFC-5670)" w:date="2016-01-13T18:23:00Z">
        <w:r w:rsidRPr="00315C59" w:rsidDel="007A568D">
          <w:rPr>
            <w:rFonts w:ascii="Times New Roman" w:hAnsi="Times New Roman"/>
            <w:b w:val="0"/>
            <w:shd w:val="clear" w:color="auto" w:fill="FFFFFF"/>
            <w:rPrChange w:id="2419" w:author="Perrine, Martin L. (GSFC-5670)" w:date="2016-04-08T15:21:00Z">
              <w:rPr>
                <w:shd w:val="clear" w:color="auto" w:fill="FFFFFF"/>
              </w:rPr>
            </w:rPrChange>
          </w:rPr>
          <w:delText xml:space="preserve">occurs the operator </w:delText>
        </w:r>
      </w:del>
      <w:del w:id="2420" w:author="Perrine, Martin L. (GSFC-5670)" w:date="2016-05-10T10:38:00Z">
        <w:r w:rsidRPr="00315C59" w:rsidDel="001C483C">
          <w:rPr>
            <w:rFonts w:ascii="Times New Roman" w:hAnsi="Times New Roman"/>
            <w:b w:val="0"/>
            <w:shd w:val="clear" w:color="auto" w:fill="FFFFFF"/>
            <w:rPrChange w:id="2421" w:author="Perrine, Martin L. (GSFC-5670)" w:date="2016-04-08T15:21:00Z">
              <w:rPr>
                <w:shd w:val="clear" w:color="auto" w:fill="FFFFFF"/>
              </w:rPr>
            </w:rPrChange>
          </w:rPr>
          <w:delText>will</w:delText>
        </w:r>
      </w:del>
      <w:del w:id="2422" w:author="Perrine, Martin L. (GSFC-5670)" w:date="2016-01-13T18:23:00Z">
        <w:r w:rsidRPr="00315C59" w:rsidDel="007A568D">
          <w:rPr>
            <w:rFonts w:ascii="Times New Roman" w:hAnsi="Times New Roman"/>
            <w:b w:val="0"/>
            <w:shd w:val="clear" w:color="auto" w:fill="FFFFFF"/>
            <w:rPrChange w:id="2423" w:author="Perrine, Martin L. (GSFC-5670)" w:date="2016-04-08T15:21:00Z">
              <w:rPr>
                <w:shd w:val="clear" w:color="auto" w:fill="FFFFFF"/>
              </w:rPr>
            </w:rPrChange>
          </w:rPr>
          <w:delText xml:space="preserve"> follow </w:delText>
        </w:r>
      </w:del>
      <w:del w:id="2424" w:author="Perrine, Martin L. (GSFC-5670)" w:date="2016-04-08T13:46:00Z">
        <w:r w:rsidRPr="00315C59" w:rsidDel="006651A6">
          <w:rPr>
            <w:rFonts w:ascii="Times New Roman" w:hAnsi="Times New Roman"/>
            <w:b w:val="0"/>
            <w:shd w:val="clear" w:color="auto" w:fill="FFFFFF"/>
            <w:rPrChange w:id="2425" w:author="Perrine, Martin L. (GSFC-5670)" w:date="2016-04-08T15:21:00Z">
              <w:rPr>
                <w:shd w:val="clear" w:color="auto" w:fill="FFFFFF"/>
              </w:rPr>
            </w:rPrChange>
          </w:rPr>
          <w:delText>local operating procedures (LOPs)</w:delText>
        </w:r>
      </w:del>
      <w:del w:id="2426" w:author="Perrine, Martin L. (GSFC-5670)" w:date="2016-05-10T10:38:00Z">
        <w:r w:rsidRPr="00315C59" w:rsidDel="001C483C">
          <w:rPr>
            <w:rFonts w:ascii="Times New Roman" w:hAnsi="Times New Roman"/>
            <w:shd w:val="clear" w:color="auto" w:fill="FFFFFF"/>
            <w:rPrChange w:id="2427" w:author="Perrine, Martin L. (GSFC-5670)" w:date="2016-04-08T15:21:00Z">
              <w:rPr>
                <w:shd w:val="clear" w:color="auto" w:fill="FFFFFF"/>
              </w:rPr>
            </w:rPrChange>
          </w:rPr>
          <w:delText xml:space="preserve"> </w:delText>
        </w:r>
      </w:del>
    </w:p>
    <w:p w14:paraId="07AA06A4" w14:textId="20CD6625" w:rsidR="001C483C" w:rsidRDefault="001C483C">
      <w:pPr>
        <w:pStyle w:val="Heading4"/>
        <w:numPr>
          <w:ilvl w:val="3"/>
          <w:numId w:val="91"/>
        </w:numPr>
        <w:rPr>
          <w:ins w:id="2428" w:author="Perrine, Martin L. (GSFC-5670)" w:date="2016-05-10T10:41:00Z"/>
          <w:rFonts w:ascii="Times New Roman" w:hAnsi="Times New Roman"/>
          <w:b w:val="0"/>
          <w:shd w:val="clear" w:color="auto" w:fill="FFFFFF"/>
        </w:rPr>
        <w:pPrChange w:id="2429" w:author="Perrine, Martin L. (GSFC-5670)" w:date="2016-05-11T11:22:00Z">
          <w:pPr>
            <w:pStyle w:val="Caption"/>
            <w:keepNext/>
            <w:jc w:val="center"/>
          </w:pPr>
        </w:pPrChange>
      </w:pPr>
      <w:ins w:id="2430" w:author="Perrine, Martin L. (GSFC-5670)" w:date="2016-05-10T10:41:00Z">
        <w:r>
          <w:rPr>
            <w:rFonts w:ascii="Times New Roman" w:hAnsi="Times New Roman"/>
            <w:b w:val="0"/>
            <w:shd w:val="clear" w:color="auto" w:fill="FFFFFF"/>
          </w:rPr>
          <w:t>DAPHNE monitors itself for critical fault conditions.</w:t>
        </w:r>
      </w:ins>
    </w:p>
    <w:p w14:paraId="6524BEE2" w14:textId="4F94A26D" w:rsidR="00531854" w:rsidRPr="00531854" w:rsidRDefault="00872BF8">
      <w:pPr>
        <w:pStyle w:val="Heading4"/>
        <w:numPr>
          <w:ilvl w:val="3"/>
          <w:numId w:val="91"/>
        </w:numPr>
        <w:rPr>
          <w:ins w:id="2431" w:author="Perrine, Martin L. (GSFC-5670)" w:date="2016-04-27T17:45:00Z"/>
          <w:rFonts w:ascii="Times New Roman" w:hAnsi="Times New Roman"/>
          <w:b w:val="0"/>
          <w:shd w:val="clear" w:color="auto" w:fill="FFFFFF"/>
          <w:rPrChange w:id="2432" w:author="Perrine, Martin L. (GSFC-5670)" w:date="2016-05-10T10:28:00Z">
            <w:rPr>
              <w:ins w:id="2433" w:author="Perrine, Martin L. (GSFC-5670)" w:date="2016-04-27T17:45:00Z"/>
              <w:shd w:val="clear" w:color="auto" w:fill="FFFFFF"/>
            </w:rPr>
          </w:rPrChange>
        </w:rPr>
        <w:pPrChange w:id="2434" w:author="Perrine, Martin L. (GSFC-5670)" w:date="2016-05-11T11:22:00Z">
          <w:pPr>
            <w:pStyle w:val="Caption"/>
            <w:keepNext/>
            <w:jc w:val="center"/>
          </w:pPr>
        </w:pPrChange>
      </w:pPr>
      <w:ins w:id="2435" w:author="Perrine, Martin L. (GSFC-5670)" w:date="2016-04-27T17:45:00Z">
        <w:r w:rsidRPr="00531854">
          <w:rPr>
            <w:rFonts w:ascii="Times New Roman" w:hAnsi="Times New Roman"/>
            <w:b w:val="0"/>
            <w:shd w:val="clear" w:color="auto" w:fill="FFFFFF"/>
            <w:rPrChange w:id="2436" w:author="Perrine, Martin L. (GSFC-5670)" w:date="2016-05-10T10:28:00Z">
              <w:rPr>
                <w:i w:val="0"/>
                <w:shd w:val="clear" w:color="auto" w:fill="FFFFFF"/>
              </w:rPr>
            </w:rPrChange>
          </w:rPr>
          <w:t>If fault conditions are detected DAPHNE will perform automatic reconfiguration</w:t>
        </w:r>
      </w:ins>
      <w:ins w:id="2437" w:author="Perrine, Martin L. (GSFC-5670)" w:date="2016-05-10T10:28:00Z">
        <w:r w:rsidR="00531854">
          <w:rPr>
            <w:rFonts w:ascii="Times New Roman" w:hAnsi="Times New Roman"/>
            <w:b w:val="0"/>
            <w:shd w:val="clear" w:color="auto" w:fill="FFFFFF"/>
          </w:rPr>
          <w:t xml:space="preserve"> of its hardware</w:t>
        </w:r>
        <w:r w:rsidR="00CE1CD8">
          <w:rPr>
            <w:rFonts w:ascii="Times New Roman" w:hAnsi="Times New Roman"/>
            <w:b w:val="0"/>
            <w:shd w:val="clear" w:color="auto" w:fill="FFFFFF"/>
          </w:rPr>
          <w:t xml:space="preserve"> and software</w:t>
        </w:r>
      </w:ins>
      <w:ins w:id="2438" w:author="Perrine, Martin L. (GSFC-5670)" w:date="2016-04-27T17:45:00Z">
        <w:r w:rsidRPr="00531854">
          <w:rPr>
            <w:rFonts w:ascii="Times New Roman" w:hAnsi="Times New Roman"/>
            <w:b w:val="0"/>
            <w:shd w:val="clear" w:color="auto" w:fill="FFFFFF"/>
            <w:rPrChange w:id="2439" w:author="Perrine, Martin L. (GSFC-5670)" w:date="2016-05-10T10:28:00Z">
              <w:rPr>
                <w:i w:val="0"/>
                <w:shd w:val="clear" w:color="auto" w:fill="FFFFFF"/>
              </w:rPr>
            </w:rPrChange>
          </w:rPr>
          <w:t xml:space="preserve"> to continue operation. The intent of this </w:t>
        </w:r>
        <w:r w:rsidRPr="00531854">
          <w:rPr>
            <w:rFonts w:ascii="Times New Roman" w:hAnsi="Times New Roman"/>
            <w:b w:val="0"/>
            <w:shd w:val="clear" w:color="auto" w:fill="FFFFFF"/>
            <w:rPrChange w:id="2440" w:author="Perrine, Martin L. (GSFC-5670)" w:date="2016-05-10T10:28:00Z">
              <w:rPr>
                <w:i w:val="0"/>
                <w:shd w:val="clear" w:color="auto" w:fill="FFFFFF"/>
              </w:rPr>
            </w:rPrChange>
          </w:rPr>
          <w:lastRenderedPageBreak/>
          <w:t xml:space="preserve">reconfiguration is </w:t>
        </w:r>
      </w:ins>
      <w:ins w:id="2441" w:author="Perrine, Martin L. (GSFC-5670)" w:date="2016-04-28T18:05:00Z">
        <w:r w:rsidR="00185B88" w:rsidRPr="00531854">
          <w:rPr>
            <w:rFonts w:ascii="Times New Roman" w:hAnsi="Times New Roman"/>
            <w:b w:val="0"/>
            <w:shd w:val="clear" w:color="auto" w:fill="FFFFFF"/>
            <w:rPrChange w:id="2442" w:author="Perrine, Martin L. (GSFC-5670)" w:date="2016-05-10T10:28:00Z">
              <w:rPr>
                <w:i w:val="0"/>
                <w:shd w:val="clear" w:color="auto" w:fill="FFFFFF"/>
              </w:rPr>
            </w:rPrChange>
          </w:rPr>
          <w:t xml:space="preserve">to </w:t>
        </w:r>
      </w:ins>
      <w:ins w:id="2443" w:author="Perrine, Martin L. (GSFC-5670)" w:date="2016-04-27T17:45:00Z">
        <w:r w:rsidRPr="00531854">
          <w:rPr>
            <w:rFonts w:ascii="Times New Roman" w:hAnsi="Times New Roman"/>
            <w:b w:val="0"/>
            <w:shd w:val="clear" w:color="auto" w:fill="FFFFFF"/>
            <w:rPrChange w:id="2444" w:author="Perrine, Martin L. (GSFC-5670)" w:date="2016-05-10T10:28:00Z">
              <w:rPr>
                <w:i w:val="0"/>
                <w:shd w:val="clear" w:color="auto" w:fill="FFFFFF"/>
              </w:rPr>
            </w:rPrChange>
          </w:rPr>
          <w:t>failover to a redundant path that is operating in parallel. There may be minimal loss of data</w:t>
        </w:r>
      </w:ins>
      <w:ins w:id="2445" w:author="Perrine, Martin L. (GSFC-5670)" w:date="2016-04-28T18:06:00Z">
        <w:r w:rsidR="00185B88" w:rsidRPr="00531854">
          <w:rPr>
            <w:rFonts w:ascii="Times New Roman" w:hAnsi="Times New Roman"/>
            <w:b w:val="0"/>
            <w:shd w:val="clear" w:color="auto" w:fill="FFFFFF"/>
            <w:rPrChange w:id="2446" w:author="Perrine, Martin L. (GSFC-5670)" w:date="2016-05-10T10:28:00Z">
              <w:rPr>
                <w:i w:val="0"/>
                <w:shd w:val="clear" w:color="auto" w:fill="FFFFFF"/>
              </w:rPr>
            </w:rPrChange>
          </w:rPr>
          <w:t xml:space="preserve"> during this transition</w:t>
        </w:r>
      </w:ins>
      <w:ins w:id="2447" w:author="Perrine, Martin L. (GSFC-5670)" w:date="2016-04-27T17:45:00Z">
        <w:r w:rsidR="00531854" w:rsidRPr="00531854">
          <w:rPr>
            <w:rFonts w:ascii="Times New Roman" w:hAnsi="Times New Roman"/>
            <w:b w:val="0"/>
            <w:shd w:val="clear" w:color="auto" w:fill="FFFFFF"/>
            <w:rPrChange w:id="2448" w:author="Perrine, Martin L. (GSFC-5670)" w:date="2016-05-10T10:28:00Z">
              <w:rPr>
                <w:i w:val="0"/>
                <w:shd w:val="clear" w:color="auto" w:fill="FFFFFF"/>
              </w:rPr>
            </w:rPrChange>
          </w:rPr>
          <w:t xml:space="preserve">. </w:t>
        </w:r>
      </w:ins>
    </w:p>
    <w:p w14:paraId="686B9F0F" w14:textId="77777777" w:rsidR="006915EA" w:rsidRDefault="00872BF8">
      <w:pPr>
        <w:pStyle w:val="Heading4"/>
        <w:numPr>
          <w:ilvl w:val="3"/>
          <w:numId w:val="91"/>
        </w:numPr>
        <w:rPr>
          <w:ins w:id="2449" w:author="Perrine, Martin L. (GSFC-5670)" w:date="2016-05-11T11:22:00Z"/>
          <w:rFonts w:ascii="Times New Roman" w:hAnsi="Times New Roman"/>
          <w:b w:val="0"/>
          <w:shd w:val="clear" w:color="auto" w:fill="FFFFFF"/>
        </w:rPr>
        <w:pPrChange w:id="2450" w:author="Perrine, Martin L. (GSFC-5670)" w:date="2016-05-11T11:22:00Z">
          <w:pPr>
            <w:pStyle w:val="Caption"/>
            <w:keepNext/>
            <w:jc w:val="center"/>
          </w:pPr>
        </w:pPrChange>
      </w:pPr>
      <w:ins w:id="2451" w:author="Perrine, Martin L. (GSFC-5670)" w:date="2016-04-27T17:45:00Z">
        <w:r w:rsidRPr="00531854">
          <w:rPr>
            <w:rFonts w:ascii="Times New Roman" w:hAnsi="Times New Roman"/>
            <w:b w:val="0"/>
            <w:shd w:val="clear" w:color="auto" w:fill="FFFFFF"/>
            <w:rPrChange w:id="2452" w:author="Perrine, Martin L. (GSFC-5670)" w:date="2016-05-10T10:28:00Z">
              <w:rPr>
                <w:i w:val="0"/>
                <w:shd w:val="clear" w:color="auto" w:fill="FFFFFF"/>
              </w:rPr>
            </w:rPrChange>
          </w:rPr>
          <w:t xml:space="preserve">DAPHNE will send a critical alert </w:t>
        </w:r>
      </w:ins>
      <w:ins w:id="2453" w:author="Perrine, Martin L. (GSFC-5670)" w:date="2016-05-10T10:20:00Z">
        <w:r w:rsidR="00531854" w:rsidRPr="00531854">
          <w:rPr>
            <w:rFonts w:ascii="Times New Roman" w:hAnsi="Times New Roman"/>
            <w:b w:val="0"/>
            <w:shd w:val="clear" w:color="auto" w:fill="FFFFFF"/>
            <w:rPrChange w:id="2454" w:author="Perrine, Martin L. (GSFC-5670)" w:date="2016-05-10T10:28:00Z">
              <w:rPr>
                <w:i w:val="0"/>
                <w:shd w:val="clear" w:color="auto" w:fill="FFFFFF"/>
              </w:rPr>
            </w:rPrChange>
          </w:rPr>
          <w:t>warning</w:t>
        </w:r>
      </w:ins>
      <w:ins w:id="2455" w:author="Perrine, Martin L. (GSFC-5670)" w:date="2016-04-27T17:45:00Z">
        <w:r w:rsidRPr="00531854">
          <w:rPr>
            <w:rFonts w:ascii="Times New Roman" w:hAnsi="Times New Roman"/>
            <w:b w:val="0"/>
            <w:shd w:val="clear" w:color="auto" w:fill="FFFFFF"/>
            <w:rPrChange w:id="2456" w:author="Perrine, Martin L. (GSFC-5670)" w:date="2016-05-10T10:28:00Z">
              <w:rPr>
                <w:i w:val="0"/>
                <w:shd w:val="clear" w:color="auto" w:fill="FFFFFF"/>
              </w:rPr>
            </w:rPrChange>
          </w:rPr>
          <w:t xml:space="preserve"> to the M&amp;C</w:t>
        </w:r>
      </w:ins>
      <w:ins w:id="2457" w:author="Perrine, Martin L. (GSFC-5670)" w:date="2016-05-10T10:41:00Z">
        <w:r w:rsidR="001C483C">
          <w:rPr>
            <w:rFonts w:ascii="Times New Roman" w:hAnsi="Times New Roman"/>
            <w:b w:val="0"/>
            <w:shd w:val="clear" w:color="auto" w:fill="FFFFFF"/>
          </w:rPr>
          <w:t>.</w:t>
        </w:r>
      </w:ins>
    </w:p>
    <w:p w14:paraId="5A6CFCE4" w14:textId="03C1F8EA" w:rsidR="007F345B" w:rsidRPr="006915EA" w:rsidDel="007A568D" w:rsidRDefault="001C483C">
      <w:pPr>
        <w:pStyle w:val="Heading4"/>
        <w:numPr>
          <w:ilvl w:val="3"/>
          <w:numId w:val="91"/>
        </w:numPr>
        <w:rPr>
          <w:del w:id="2458" w:author="Perrine, Martin L. (GSFC-5670)" w:date="2016-01-13T18:23:00Z"/>
          <w:rFonts w:ascii="Times New Roman" w:hAnsi="Times New Roman"/>
          <w:shd w:val="clear" w:color="auto" w:fill="FFFFFF"/>
          <w:rPrChange w:id="2459" w:author="Perrine, Martin L. (GSFC-5670)" w:date="2016-05-11T11:22:00Z">
            <w:rPr>
              <w:del w:id="2460" w:author="Perrine, Martin L. (GSFC-5670)" w:date="2016-01-13T18:23:00Z"/>
              <w:rFonts w:ascii="Times New Roman" w:hAnsi="Times New Roman"/>
              <w:szCs w:val="24"/>
            </w:rPr>
          </w:rPrChange>
        </w:rPr>
        <w:pPrChange w:id="2461" w:author="Perrine, Martin L. (GSFC-5670)" w:date="2016-05-11T11:22:00Z">
          <w:pPr>
            <w:spacing w:before="0" w:after="0"/>
            <w:jc w:val="left"/>
          </w:pPr>
        </w:pPrChange>
      </w:pPr>
      <w:ins w:id="2462" w:author="Perrine, Martin L. (GSFC-5670)" w:date="2016-05-10T10:39:00Z">
        <w:r w:rsidRPr="00F43EDB">
          <w:rPr>
            <w:rFonts w:ascii="Times New Roman" w:hAnsi="Times New Roman"/>
            <w:b w:val="0"/>
            <w:shd w:val="clear" w:color="auto" w:fill="FFFFFF"/>
          </w:rPr>
          <w:t xml:space="preserve">NEN must perform maintenance on the system to restore </w:t>
        </w:r>
      </w:ins>
      <w:ins w:id="2463" w:author="Perrine, Martin L. (GSFC-5670)" w:date="2016-05-10T10:43:00Z">
        <w:r w:rsidRPr="00F43EDB">
          <w:rPr>
            <w:rFonts w:ascii="Times New Roman" w:hAnsi="Times New Roman"/>
            <w:b w:val="0"/>
            <w:shd w:val="clear" w:color="auto" w:fill="FFFFFF"/>
          </w:rPr>
          <w:t xml:space="preserve">it </w:t>
        </w:r>
      </w:ins>
      <w:ins w:id="2464" w:author="Perrine, Martin L. (GSFC-5670)" w:date="2016-05-10T10:39:00Z">
        <w:r w:rsidRPr="00F43EDB">
          <w:rPr>
            <w:rFonts w:ascii="Times New Roman" w:hAnsi="Times New Roman"/>
            <w:b w:val="0"/>
            <w:shd w:val="clear" w:color="auto" w:fill="FFFFFF"/>
          </w:rPr>
          <w:t>to full operation. A recom</w:t>
        </w:r>
      </w:ins>
      <w:ins w:id="2465" w:author="Perrine, Martin L. (GSFC-5670)" w:date="2016-05-10T10:40:00Z">
        <w:r w:rsidRPr="00F43EDB">
          <w:rPr>
            <w:rFonts w:ascii="Times New Roman" w:hAnsi="Times New Roman"/>
            <w:b w:val="0"/>
            <w:shd w:val="clear" w:color="auto" w:fill="FFFFFF"/>
          </w:rPr>
          <w:t>mended spares list will be included in the DAPHNE Local Operation Procedures document</w:t>
        </w:r>
      </w:ins>
      <w:ins w:id="2466" w:author="Perrine, Martin L. (GSFC-5670)" w:date="2016-04-27T17:45:00Z">
        <w:r w:rsidR="00872BF8" w:rsidRPr="006915EA">
          <w:rPr>
            <w:rFonts w:ascii="Times New Roman" w:hAnsi="Times New Roman"/>
            <w:shd w:val="clear" w:color="auto" w:fill="FFFFFF"/>
            <w:rPrChange w:id="2467" w:author="Perrine, Martin L. (GSFC-5670)" w:date="2016-05-11T11:22:00Z">
              <w:rPr>
                <w:shd w:val="clear" w:color="auto" w:fill="FFFFFF"/>
              </w:rPr>
            </w:rPrChange>
          </w:rPr>
          <w:t>.</w:t>
        </w:r>
      </w:ins>
      <w:del w:id="2468" w:author="Perrine, Martin L. (GSFC-5670)" w:date="2016-01-13T18:23:00Z">
        <w:r w:rsidR="007F345B" w:rsidRPr="006915EA" w:rsidDel="007A568D">
          <w:rPr>
            <w:rFonts w:ascii="Times New Roman" w:hAnsi="Times New Roman"/>
            <w:shd w:val="clear" w:color="auto" w:fill="FFFFFF"/>
            <w:rPrChange w:id="2469" w:author="Perrine, Martin L. (GSFC-5670)" w:date="2016-05-11T11:22:00Z">
              <w:rPr>
                <w:shd w:val="clear" w:color="auto" w:fill="FFFFFF"/>
              </w:rPr>
            </w:rPrChange>
          </w:rPr>
          <w:delText>to fix or replace the failed unit.</w:delText>
        </w:r>
      </w:del>
    </w:p>
    <w:p w14:paraId="222E8D99" w14:textId="3E507B8C" w:rsidR="00A038FC" w:rsidRPr="00531854" w:rsidDel="00C13F4B" w:rsidRDefault="00A038FC">
      <w:pPr>
        <w:pStyle w:val="Heading4"/>
        <w:numPr>
          <w:ilvl w:val="3"/>
          <w:numId w:val="91"/>
        </w:numPr>
        <w:rPr>
          <w:del w:id="2470" w:author="Perrine, Martin L. (GSFC-5670)" w:date="2016-04-01T09:22:00Z"/>
          <w:rFonts w:ascii="Times New Roman" w:hAnsi="Times New Roman"/>
          <w:b w:val="0"/>
          <w:shd w:val="clear" w:color="auto" w:fill="FFFFFF"/>
          <w:rPrChange w:id="2471" w:author="Perrine, Martin L. (GSFC-5670)" w:date="2016-05-10T10:28:00Z">
            <w:rPr>
              <w:del w:id="2472" w:author="Perrine, Martin L. (GSFC-5670)" w:date="2016-04-01T09:22:00Z"/>
              <w:rFonts w:eastAsia="ヒラギノ角ゴ Pro W3"/>
            </w:rPr>
          </w:rPrChange>
        </w:rPr>
        <w:pPrChange w:id="2473" w:author="Perrine, Martin L. (GSFC-5670)" w:date="2016-05-11T11:22:00Z">
          <w:pPr>
            <w:pStyle w:val="Heading2"/>
            <w:numPr>
              <w:numId w:val="2"/>
            </w:numPr>
          </w:pPr>
        </w:pPrChange>
      </w:pPr>
      <w:bookmarkStart w:id="2474" w:name="_Toc322441617"/>
      <w:bookmarkStart w:id="2475" w:name="_Toc448224752"/>
      <w:del w:id="2476" w:author="Perrine, Martin L. (GSFC-5670)" w:date="2016-04-01T09:22:00Z">
        <w:r w:rsidRPr="006915EA" w:rsidDel="00C13F4B">
          <w:rPr>
            <w:rFonts w:ascii="Times New Roman" w:hAnsi="Times New Roman"/>
            <w:b w:val="0"/>
            <w:shd w:val="clear" w:color="auto" w:fill="FFFFFF"/>
            <w:rPrChange w:id="2477" w:author="Perrine, Martin L. (GSFC-5670)" w:date="2016-05-11T11:22:00Z">
              <w:rPr>
                <w:rFonts w:eastAsia="ヒラギノ角ゴ Pro W3"/>
                <w:b w:val="0"/>
              </w:rPr>
            </w:rPrChange>
          </w:rPr>
          <w:delText>P</w:delText>
        </w:r>
        <w:r w:rsidR="00A43FDC" w:rsidRPr="006915EA" w:rsidDel="00C13F4B">
          <w:rPr>
            <w:rFonts w:ascii="Times New Roman" w:hAnsi="Times New Roman"/>
            <w:b w:val="0"/>
            <w:shd w:val="clear" w:color="auto" w:fill="FFFFFF"/>
            <w:rPrChange w:id="2478" w:author="Perrine, Martin L. (GSFC-5670)" w:date="2016-05-11T11:22:00Z">
              <w:rPr>
                <w:rFonts w:eastAsia="ヒラギノ角ゴ Pro W3"/>
                <w:b w:val="0"/>
              </w:rPr>
            </w:rPrChange>
          </w:rPr>
          <w:delText>hases</w:delText>
        </w:r>
        <w:bookmarkStart w:id="2479" w:name="_Toc447893818"/>
        <w:bookmarkStart w:id="2480" w:name="_Toc447894003"/>
        <w:bookmarkStart w:id="2481" w:name="_Toc447894215"/>
        <w:bookmarkStart w:id="2482" w:name="_Toc447894329"/>
        <w:bookmarkStart w:id="2483" w:name="_Toc447894438"/>
        <w:bookmarkStart w:id="2484" w:name="_Toc449948427"/>
        <w:bookmarkStart w:id="2485" w:name="_Toc449948558"/>
        <w:bookmarkEnd w:id="2474"/>
        <w:bookmarkEnd w:id="2475"/>
        <w:bookmarkEnd w:id="2479"/>
        <w:bookmarkEnd w:id="2480"/>
        <w:bookmarkEnd w:id="2481"/>
        <w:bookmarkEnd w:id="2482"/>
        <w:bookmarkEnd w:id="2483"/>
        <w:bookmarkEnd w:id="2484"/>
        <w:bookmarkEnd w:id="2485"/>
      </w:del>
    </w:p>
    <w:p w14:paraId="6EFAFE19" w14:textId="16D8A355" w:rsidR="00B04AC6" w:rsidRPr="006915EA" w:rsidDel="003D0565" w:rsidRDefault="00B04AC6">
      <w:pPr>
        <w:pStyle w:val="Heading4"/>
        <w:numPr>
          <w:ilvl w:val="3"/>
          <w:numId w:val="91"/>
        </w:numPr>
        <w:rPr>
          <w:del w:id="2486" w:author="Perrine, Martin L. (GSFC-5670)" w:date="2016-01-19T12:34:00Z"/>
          <w:shd w:val="clear" w:color="auto" w:fill="FFFFFF"/>
          <w:rPrChange w:id="2487" w:author="Perrine, Martin L. (GSFC-5670)" w:date="2016-05-11T11:22:00Z">
            <w:rPr>
              <w:del w:id="2488" w:author="Perrine, Martin L. (GSFC-5670)" w:date="2016-01-19T12:34:00Z"/>
            </w:rPr>
          </w:rPrChange>
        </w:rPr>
        <w:pPrChange w:id="2489" w:author="Perrine, Martin L. (GSFC-5670)" w:date="2016-05-11T11:22:00Z">
          <w:pPr>
            <w:pStyle w:val="Paragraph"/>
          </w:pPr>
        </w:pPrChange>
      </w:pPr>
      <w:del w:id="2490" w:author="Perrine, Martin L. (GSFC-5670)" w:date="2016-01-14T11:09:00Z">
        <w:r w:rsidRPr="006915EA" w:rsidDel="003643B5">
          <w:rPr>
            <w:rFonts w:ascii="Times New Roman" w:hAnsi="Times New Roman"/>
            <w:shd w:val="clear" w:color="auto" w:fill="FFFFFF"/>
            <w:rPrChange w:id="2491" w:author="Perrine, Martin L. (GSFC-5670)" w:date="2016-05-11T11:22:00Z">
              <w:rPr/>
            </w:rPrChange>
          </w:rPr>
          <w:delText>The</w:delText>
        </w:r>
      </w:del>
      <w:del w:id="2492" w:author="Perrine, Martin L. (GSFC-5670)" w:date="2016-04-01T09:22:00Z">
        <w:r w:rsidRPr="006915EA" w:rsidDel="00C13F4B">
          <w:rPr>
            <w:rFonts w:ascii="Times New Roman" w:hAnsi="Times New Roman"/>
            <w:shd w:val="clear" w:color="auto" w:fill="FFFFFF"/>
            <w:rPrChange w:id="2493" w:author="Perrine, Martin L. (GSFC-5670)" w:date="2016-05-11T11:22:00Z">
              <w:rPr/>
            </w:rPrChange>
          </w:rPr>
          <w:delText xml:space="preserve"> </w:delText>
        </w:r>
      </w:del>
      <w:del w:id="2494" w:author="Perrine, Martin L. (GSFC-5670)" w:date="2016-01-14T11:09:00Z">
        <w:r w:rsidRPr="006915EA" w:rsidDel="003643B5">
          <w:rPr>
            <w:rFonts w:ascii="Times New Roman" w:hAnsi="Times New Roman"/>
            <w:shd w:val="clear" w:color="auto" w:fill="FFFFFF"/>
            <w:rPrChange w:id="2495" w:author="Perrine, Martin L. (GSFC-5670)" w:date="2016-05-11T11:22:00Z">
              <w:rPr/>
            </w:rPrChange>
          </w:rPr>
          <w:delText xml:space="preserve">phases of the </w:delText>
        </w:r>
      </w:del>
      <w:del w:id="2496" w:author="Perrine, Martin L. (GSFC-5670)" w:date="2016-01-19T10:57:00Z">
        <w:r w:rsidRPr="006915EA" w:rsidDel="00171842">
          <w:rPr>
            <w:rFonts w:ascii="Times New Roman" w:hAnsi="Times New Roman"/>
            <w:shd w:val="clear" w:color="auto" w:fill="FFFFFF"/>
            <w:rPrChange w:id="2497" w:author="Perrine, Martin L. (GSFC-5670)" w:date="2016-05-11T11:22:00Z">
              <w:rPr/>
            </w:rPrChange>
          </w:rPr>
          <w:delText>NENG</w:delText>
        </w:r>
      </w:del>
      <w:del w:id="2498" w:author="Perrine, Martin L. (GSFC-5670)" w:date="2016-04-01T09:22:00Z">
        <w:r w:rsidRPr="006915EA" w:rsidDel="00C13F4B">
          <w:rPr>
            <w:rFonts w:ascii="Times New Roman" w:hAnsi="Times New Roman"/>
            <w:shd w:val="clear" w:color="auto" w:fill="FFFFFF"/>
            <w:rPrChange w:id="2499" w:author="Perrine, Martin L. (GSFC-5670)" w:date="2016-05-11T11:22:00Z">
              <w:rPr/>
            </w:rPrChange>
          </w:rPr>
          <w:delText xml:space="preserve"> system </w:delText>
        </w:r>
      </w:del>
      <w:del w:id="2500" w:author="Perrine, Martin L. (GSFC-5670)" w:date="2016-01-14T11:11:00Z">
        <w:r w:rsidRPr="006915EA" w:rsidDel="003643B5">
          <w:rPr>
            <w:rFonts w:ascii="Times New Roman" w:hAnsi="Times New Roman"/>
            <w:shd w:val="clear" w:color="auto" w:fill="FFFFFF"/>
            <w:rPrChange w:id="2501" w:author="Perrine, Martin L. (GSFC-5670)" w:date="2016-05-11T11:22:00Z">
              <w:rPr/>
            </w:rPrChange>
          </w:rPr>
          <w:delText>are</w:delText>
        </w:r>
      </w:del>
      <w:del w:id="2502" w:author="Perrine, Martin L. (GSFC-5670)" w:date="2016-04-01T09:22:00Z">
        <w:r w:rsidRPr="006915EA" w:rsidDel="00C13F4B">
          <w:rPr>
            <w:rFonts w:ascii="Times New Roman" w:hAnsi="Times New Roman"/>
            <w:shd w:val="clear" w:color="auto" w:fill="FFFFFF"/>
            <w:rPrChange w:id="2503" w:author="Perrine, Martin L. (GSFC-5670)" w:date="2016-05-11T11:22:00Z">
              <w:rPr/>
            </w:rPrChange>
          </w:rPr>
          <w:delText xml:space="preserve"> </w:delText>
        </w:r>
      </w:del>
      <w:del w:id="2504" w:author="Perrine, Martin L. (GSFC-5670)" w:date="2016-01-14T11:20:00Z">
        <w:r w:rsidRPr="006915EA" w:rsidDel="00140653">
          <w:rPr>
            <w:rFonts w:ascii="Times New Roman" w:hAnsi="Times New Roman"/>
            <w:shd w:val="clear" w:color="auto" w:fill="FFFFFF"/>
            <w:rPrChange w:id="2505" w:author="Perrine, Martin L. (GSFC-5670)" w:date="2016-05-11T11:22:00Z">
              <w:rPr/>
            </w:rPrChange>
          </w:rPr>
          <w:delText xml:space="preserve">described </w:delText>
        </w:r>
      </w:del>
      <w:del w:id="2506" w:author="Perrine, Martin L. (GSFC-5670)" w:date="2016-04-01T09:22:00Z">
        <w:r w:rsidRPr="006915EA" w:rsidDel="00C13F4B">
          <w:rPr>
            <w:rFonts w:ascii="Times New Roman" w:hAnsi="Times New Roman"/>
            <w:shd w:val="clear" w:color="auto" w:fill="FFFFFF"/>
            <w:rPrChange w:id="2507" w:author="Perrine, Martin L. (GSFC-5670)" w:date="2016-05-11T11:22:00Z">
              <w:rPr/>
            </w:rPrChange>
          </w:rPr>
          <w:delText xml:space="preserve">in </w:delText>
        </w:r>
      </w:del>
      <w:moveToRangeStart w:id="2508" w:author="Perrine, Martin L. (GSFC-5670)" w:date="2016-01-19T12:33:00Z" w:name="move440970163"/>
      <w:moveTo w:id="2509" w:author="Perrine, Martin L. (GSFC-5670)" w:date="2016-01-19T12:33:00Z">
        <w:del w:id="2510" w:author="Perrine, Martin L. (GSFC-5670)" w:date="2016-04-01T09:22:00Z">
          <w:r w:rsidR="003D0565" w:rsidRPr="006915EA" w:rsidDel="00C13F4B">
            <w:rPr>
              <w:rFonts w:ascii="Times New Roman" w:hAnsi="Times New Roman"/>
              <w:noProof/>
              <w:shd w:val="clear" w:color="auto" w:fill="FFFFFF"/>
              <w:rPrChange w:id="2511" w:author="Perrine, Martin L. (GSFC-5670)" w:date="2016-05-11T11:22:00Z">
                <w:rPr>
                  <w:noProof/>
                </w:rPr>
              </w:rPrChange>
            </w:rPr>
            <w:drawing>
              <wp:inline distT="0" distB="0" distL="0" distR="0" wp14:anchorId="583275A9" wp14:editId="22D8C1A4">
                <wp:extent cx="5935345" cy="810260"/>
                <wp:effectExtent l="0" t="0" r="0" b="0"/>
                <wp:docPr id="3" name="Picture 3" descr="neng_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g_evol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810260"/>
                        </a:xfrm>
                        <a:prstGeom prst="rect">
                          <a:avLst/>
                        </a:prstGeom>
                        <a:noFill/>
                        <a:ln>
                          <a:noFill/>
                        </a:ln>
                      </pic:spPr>
                    </pic:pic>
                  </a:graphicData>
                </a:graphic>
              </wp:inline>
            </w:drawing>
          </w:r>
        </w:del>
      </w:moveTo>
      <w:moveToRangeEnd w:id="2508"/>
      <w:del w:id="2512" w:author="Perrine, Martin L. (GSFC-5670)" w:date="2016-01-14T11:12:00Z">
        <w:r w:rsidRPr="006915EA" w:rsidDel="003643B5">
          <w:rPr>
            <w:rFonts w:ascii="Times New Roman" w:hAnsi="Times New Roman"/>
            <w:shd w:val="clear" w:color="auto" w:fill="FFFFFF"/>
            <w:rPrChange w:id="2513" w:author="Perrine, Martin L. (GSFC-5670)" w:date="2016-05-11T11:22:00Z">
              <w:rPr/>
            </w:rPrChange>
          </w:rPr>
          <w:delText>the followin</w:delText>
        </w:r>
      </w:del>
      <w:del w:id="2514" w:author="Perrine, Martin L. (GSFC-5670)" w:date="2016-01-14T11:11:00Z">
        <w:r w:rsidRPr="006915EA" w:rsidDel="003643B5">
          <w:rPr>
            <w:rFonts w:ascii="Times New Roman" w:hAnsi="Times New Roman"/>
            <w:shd w:val="clear" w:color="auto" w:fill="FFFFFF"/>
            <w:rPrChange w:id="2515" w:author="Perrine, Martin L. (GSFC-5670)" w:date="2016-05-11T11:22:00Z">
              <w:rPr/>
            </w:rPrChange>
          </w:rPr>
          <w:delText>g</w:delText>
        </w:r>
      </w:del>
      <w:del w:id="2516" w:author="Perrine, Martin L. (GSFC-5670)" w:date="2016-01-14T11:15:00Z">
        <w:r w:rsidRPr="006915EA" w:rsidDel="00140653">
          <w:rPr>
            <w:rFonts w:ascii="Times New Roman" w:hAnsi="Times New Roman"/>
            <w:shd w:val="clear" w:color="auto" w:fill="FFFFFF"/>
            <w:rPrChange w:id="2517" w:author="Perrine, Martin L. (GSFC-5670)" w:date="2016-05-11T11:22:00Z">
              <w:rPr/>
            </w:rPrChange>
          </w:rPr>
          <w:delText>:</w:delText>
        </w:r>
      </w:del>
      <w:bookmarkStart w:id="2518" w:name="_Toc447893819"/>
      <w:bookmarkStart w:id="2519" w:name="_Toc447894004"/>
      <w:bookmarkStart w:id="2520" w:name="_Toc447894216"/>
      <w:bookmarkStart w:id="2521" w:name="_Toc447894330"/>
      <w:bookmarkStart w:id="2522" w:name="_Toc447894439"/>
      <w:bookmarkStart w:id="2523" w:name="_Toc449948428"/>
      <w:bookmarkStart w:id="2524" w:name="_Toc449948559"/>
      <w:bookmarkEnd w:id="2518"/>
      <w:bookmarkEnd w:id="2519"/>
      <w:bookmarkEnd w:id="2520"/>
      <w:bookmarkEnd w:id="2521"/>
      <w:bookmarkEnd w:id="2522"/>
      <w:bookmarkEnd w:id="2523"/>
      <w:bookmarkEnd w:id="2524"/>
    </w:p>
    <w:p w14:paraId="2DF2E4EB" w14:textId="79F899E2" w:rsidR="00E33704" w:rsidRPr="00531854" w:rsidDel="00C13F4B" w:rsidRDefault="00E33704">
      <w:pPr>
        <w:pStyle w:val="Heading4"/>
        <w:numPr>
          <w:ilvl w:val="3"/>
          <w:numId w:val="91"/>
        </w:numPr>
        <w:rPr>
          <w:del w:id="2525" w:author="Perrine, Martin L. (GSFC-5670)" w:date="2016-04-01T09:22:00Z"/>
          <w:rFonts w:ascii="Times New Roman" w:hAnsi="Times New Roman"/>
          <w:b w:val="0"/>
          <w:shd w:val="clear" w:color="auto" w:fill="FFFFFF"/>
          <w:rPrChange w:id="2526" w:author="Perrine, Martin L. (GSFC-5670)" w:date="2016-05-10T10:28:00Z">
            <w:rPr>
              <w:del w:id="2527" w:author="Perrine, Martin L. (GSFC-5670)" w:date="2016-04-01T09:22:00Z"/>
            </w:rPr>
          </w:rPrChange>
        </w:rPr>
        <w:pPrChange w:id="2528" w:author="Perrine, Martin L. (GSFC-5670)" w:date="2016-05-11T11:22:00Z">
          <w:pPr>
            <w:pStyle w:val="Caption"/>
            <w:keepNext/>
            <w:jc w:val="center"/>
          </w:pPr>
        </w:pPrChange>
      </w:pPr>
      <w:del w:id="2529" w:author="Perrine, Martin L. (GSFC-5670)" w:date="2016-04-01T09:22:00Z">
        <w:r w:rsidRPr="006915EA" w:rsidDel="00C13F4B">
          <w:rPr>
            <w:rFonts w:ascii="Times New Roman" w:hAnsi="Times New Roman"/>
            <w:b w:val="0"/>
            <w:shd w:val="clear" w:color="auto" w:fill="FFFFFF"/>
            <w:rPrChange w:id="2530" w:author="Perrine, Martin L. (GSFC-5670)" w:date="2016-05-11T11:22:00Z">
              <w:rPr>
                <w:b w:val="0"/>
                <w:i w:val="0"/>
              </w:rPr>
            </w:rPrChange>
          </w:rPr>
          <w:delText xml:space="preserve">Table </w:delText>
        </w:r>
        <w:r w:rsidR="00D47E42" w:rsidRPr="006915EA" w:rsidDel="00C13F4B">
          <w:rPr>
            <w:rFonts w:ascii="Times New Roman" w:hAnsi="Times New Roman"/>
            <w:b w:val="0"/>
            <w:shd w:val="clear" w:color="auto" w:fill="FFFFFF"/>
            <w:rPrChange w:id="2531" w:author="Perrine, Martin L. (GSFC-5670)" w:date="2016-05-11T11:22:00Z">
              <w:rPr>
                <w:b w:val="0"/>
                <w:i w:val="0"/>
              </w:rPr>
            </w:rPrChange>
          </w:rPr>
          <w:fldChar w:fldCharType="begin"/>
        </w:r>
        <w:r w:rsidR="00D47E42" w:rsidRPr="006915EA" w:rsidDel="00C13F4B">
          <w:rPr>
            <w:rFonts w:ascii="Times New Roman" w:hAnsi="Times New Roman"/>
            <w:b w:val="0"/>
            <w:shd w:val="clear" w:color="auto" w:fill="FFFFFF"/>
            <w:rPrChange w:id="2532" w:author="Perrine, Martin L. (GSFC-5670)" w:date="2016-05-11T11:22:00Z">
              <w:rPr>
                <w:b w:val="0"/>
                <w:i w:val="0"/>
              </w:rPr>
            </w:rPrChange>
          </w:rPr>
          <w:delInstrText xml:space="preserve"> STYLEREF 1 \s </w:delInstrText>
        </w:r>
        <w:r w:rsidR="00D47E42" w:rsidRPr="006915EA" w:rsidDel="00C13F4B">
          <w:rPr>
            <w:rFonts w:ascii="Times New Roman" w:hAnsi="Times New Roman"/>
            <w:b w:val="0"/>
            <w:shd w:val="clear" w:color="auto" w:fill="FFFFFF"/>
            <w:rPrChange w:id="2533" w:author="Perrine, Martin L. (GSFC-5670)" w:date="2016-05-11T11:22:00Z">
              <w:rPr>
                <w:b w:val="0"/>
                <w:i w:val="0"/>
                <w:noProof/>
              </w:rPr>
            </w:rPrChange>
          </w:rPr>
          <w:fldChar w:fldCharType="separate"/>
        </w:r>
        <w:r w:rsidR="00160836" w:rsidRPr="006915EA" w:rsidDel="00C13F4B">
          <w:rPr>
            <w:rFonts w:ascii="Times New Roman" w:hAnsi="Times New Roman"/>
            <w:b w:val="0"/>
            <w:shd w:val="clear" w:color="auto" w:fill="FFFFFF"/>
            <w:rPrChange w:id="2534" w:author="Perrine, Martin L. (GSFC-5670)" w:date="2016-05-11T11:22:00Z">
              <w:rPr>
                <w:b w:val="0"/>
                <w:i w:val="0"/>
                <w:noProof/>
              </w:rPr>
            </w:rPrChange>
          </w:rPr>
          <w:delText>3</w:delText>
        </w:r>
        <w:r w:rsidR="00D47E42" w:rsidRPr="006915EA" w:rsidDel="00C13F4B">
          <w:rPr>
            <w:rFonts w:ascii="Times New Roman" w:hAnsi="Times New Roman"/>
            <w:b w:val="0"/>
            <w:shd w:val="clear" w:color="auto" w:fill="FFFFFF"/>
            <w:rPrChange w:id="2535" w:author="Perrine, Martin L. (GSFC-5670)" w:date="2016-05-11T11:22:00Z">
              <w:rPr>
                <w:b w:val="0"/>
                <w:i w:val="0"/>
                <w:noProof/>
              </w:rPr>
            </w:rPrChange>
          </w:rPr>
          <w:fldChar w:fldCharType="end"/>
        </w:r>
        <w:r w:rsidR="00160836" w:rsidRPr="006915EA" w:rsidDel="00C13F4B">
          <w:rPr>
            <w:rFonts w:ascii="Times New Roman" w:hAnsi="Times New Roman"/>
            <w:b w:val="0"/>
            <w:shd w:val="clear" w:color="auto" w:fill="FFFFFF"/>
            <w:rPrChange w:id="2536" w:author="Perrine, Martin L. (GSFC-5670)" w:date="2016-05-11T11:22:00Z">
              <w:rPr>
                <w:b w:val="0"/>
                <w:i w:val="0"/>
              </w:rPr>
            </w:rPrChange>
          </w:rPr>
          <w:noBreakHyphen/>
        </w:r>
        <w:r w:rsidR="00D47E42" w:rsidRPr="006915EA" w:rsidDel="00C13F4B">
          <w:rPr>
            <w:rFonts w:ascii="Times New Roman" w:hAnsi="Times New Roman"/>
            <w:b w:val="0"/>
            <w:shd w:val="clear" w:color="auto" w:fill="FFFFFF"/>
            <w:rPrChange w:id="2537" w:author="Perrine, Martin L. (GSFC-5670)" w:date="2016-05-11T11:22:00Z">
              <w:rPr>
                <w:b w:val="0"/>
                <w:i w:val="0"/>
              </w:rPr>
            </w:rPrChange>
          </w:rPr>
          <w:fldChar w:fldCharType="begin"/>
        </w:r>
        <w:r w:rsidR="00D47E42" w:rsidRPr="006915EA" w:rsidDel="00C13F4B">
          <w:rPr>
            <w:rFonts w:ascii="Times New Roman" w:hAnsi="Times New Roman"/>
            <w:b w:val="0"/>
            <w:shd w:val="clear" w:color="auto" w:fill="FFFFFF"/>
            <w:rPrChange w:id="2538" w:author="Perrine, Martin L. (GSFC-5670)" w:date="2016-05-11T11:22:00Z">
              <w:rPr>
                <w:b w:val="0"/>
                <w:i w:val="0"/>
              </w:rPr>
            </w:rPrChange>
          </w:rPr>
          <w:delInstrText xml:space="preserve"> SEQ Table \* ARABIC \s 1 </w:delInstrText>
        </w:r>
        <w:r w:rsidR="00D47E42" w:rsidRPr="006915EA" w:rsidDel="00C13F4B">
          <w:rPr>
            <w:rFonts w:ascii="Times New Roman" w:hAnsi="Times New Roman"/>
            <w:b w:val="0"/>
            <w:shd w:val="clear" w:color="auto" w:fill="FFFFFF"/>
            <w:rPrChange w:id="2539" w:author="Perrine, Martin L. (GSFC-5670)" w:date="2016-05-11T11:22:00Z">
              <w:rPr>
                <w:b w:val="0"/>
                <w:i w:val="0"/>
                <w:noProof/>
              </w:rPr>
            </w:rPrChange>
          </w:rPr>
          <w:fldChar w:fldCharType="separate"/>
        </w:r>
        <w:r w:rsidR="00160836" w:rsidRPr="006915EA" w:rsidDel="00C13F4B">
          <w:rPr>
            <w:rFonts w:ascii="Times New Roman" w:hAnsi="Times New Roman"/>
            <w:b w:val="0"/>
            <w:shd w:val="clear" w:color="auto" w:fill="FFFFFF"/>
            <w:rPrChange w:id="2540" w:author="Perrine, Martin L. (GSFC-5670)" w:date="2016-05-11T11:22:00Z">
              <w:rPr>
                <w:b w:val="0"/>
                <w:i w:val="0"/>
                <w:noProof/>
              </w:rPr>
            </w:rPrChange>
          </w:rPr>
          <w:delText>1</w:delText>
        </w:r>
        <w:r w:rsidR="00D47E42" w:rsidRPr="006915EA" w:rsidDel="00C13F4B">
          <w:rPr>
            <w:rFonts w:ascii="Times New Roman" w:hAnsi="Times New Roman"/>
            <w:b w:val="0"/>
            <w:shd w:val="clear" w:color="auto" w:fill="FFFFFF"/>
            <w:rPrChange w:id="2541" w:author="Perrine, Martin L. (GSFC-5670)" w:date="2016-05-11T11:22:00Z">
              <w:rPr>
                <w:b w:val="0"/>
                <w:i w:val="0"/>
                <w:noProof/>
              </w:rPr>
            </w:rPrChange>
          </w:rPr>
          <w:fldChar w:fldCharType="end"/>
        </w:r>
        <w:r w:rsidRPr="006915EA" w:rsidDel="00C13F4B">
          <w:rPr>
            <w:rFonts w:ascii="Times New Roman" w:hAnsi="Times New Roman"/>
            <w:b w:val="0"/>
            <w:shd w:val="clear" w:color="auto" w:fill="FFFFFF"/>
            <w:rPrChange w:id="2542" w:author="Perrine, Martin L. (GSFC-5670)" w:date="2016-05-11T11:22:00Z">
              <w:rPr>
                <w:b w:val="0"/>
                <w:i w:val="0"/>
              </w:rPr>
            </w:rPrChange>
          </w:rPr>
          <w:delText xml:space="preserve"> Phases</w:delText>
        </w:r>
        <w:bookmarkStart w:id="2543" w:name="_Toc447893820"/>
        <w:bookmarkStart w:id="2544" w:name="_Toc447894005"/>
        <w:bookmarkStart w:id="2545" w:name="_Toc447894217"/>
        <w:bookmarkStart w:id="2546" w:name="_Toc447894331"/>
        <w:bookmarkStart w:id="2547" w:name="_Toc447894440"/>
        <w:bookmarkStart w:id="2548" w:name="_Toc449948429"/>
        <w:bookmarkStart w:id="2549" w:name="_Toc449948560"/>
        <w:bookmarkEnd w:id="2543"/>
        <w:bookmarkEnd w:id="2544"/>
        <w:bookmarkEnd w:id="2545"/>
        <w:bookmarkEnd w:id="2546"/>
        <w:bookmarkEnd w:id="2547"/>
        <w:bookmarkEnd w:id="2548"/>
        <w:bookmarkEnd w:id="254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3551"/>
        <w:gridCol w:w="1992"/>
      </w:tblGrid>
      <w:tr w:rsidR="00F477EB" w:rsidRPr="006915EA" w:rsidDel="00C13F4B" w14:paraId="645CDF17" w14:textId="7E2F21D3" w:rsidTr="00F477EB">
        <w:trPr>
          <w:del w:id="2550" w:author="Perrine, Martin L. (GSFC-5670)" w:date="2016-04-01T09:22:00Z"/>
        </w:trPr>
        <w:tc>
          <w:tcPr>
            <w:tcW w:w="1255" w:type="dxa"/>
            <w:shd w:val="clear" w:color="auto" w:fill="B3B3B3"/>
          </w:tcPr>
          <w:p w14:paraId="6AF041FA" w14:textId="43848459" w:rsidR="00AE798F" w:rsidRPr="006915EA" w:rsidRDefault="001C483C">
            <w:pPr>
              <w:pStyle w:val="Heading4"/>
              <w:numPr>
                <w:ilvl w:val="3"/>
                <w:numId w:val="91"/>
              </w:numPr>
              <w:rPr>
                <w:ins w:id="2551" w:author="Perrine, Martin L. (GSFC-5670)" w:date="2016-05-10T10:39:00Z"/>
                <w:rFonts w:ascii="Times New Roman" w:hAnsi="Times New Roman"/>
                <w:b w:val="0"/>
                <w:shd w:val="clear" w:color="auto" w:fill="FFFFFF"/>
                <w:rPrChange w:id="2552" w:author="Perrine, Martin L. (GSFC-5670)" w:date="2016-05-11T11:22:00Z">
                  <w:rPr>
                    <w:ins w:id="2553" w:author="Perrine, Martin L. (GSFC-5670)" w:date="2016-05-10T10:39:00Z"/>
                    <w:shd w:val="clear" w:color="auto" w:fill="FFFFFF"/>
                  </w:rPr>
                </w:rPrChange>
              </w:rPr>
              <w:pPrChange w:id="2554" w:author="Perrine, Martin L. (GSFC-5670)" w:date="2016-05-11T11:22:00Z">
                <w:pPr>
                  <w:pStyle w:val="Caption"/>
                  <w:keepNext/>
                  <w:jc w:val="center"/>
                </w:pPr>
              </w:pPrChange>
            </w:pPr>
            <w:ins w:id="2555" w:author="Perrine, Martin L. (GSFC-5670)" w:date="2016-05-10T10:39:00Z">
              <w:r w:rsidRPr="006915EA">
                <w:rPr>
                  <w:rFonts w:ascii="Times New Roman" w:hAnsi="Times New Roman"/>
                  <w:b w:val="0"/>
                  <w:shd w:val="clear" w:color="auto" w:fill="FFFFFF"/>
                  <w:rPrChange w:id="2556" w:author="Perrine, Martin L. (GSFC-5670)" w:date="2016-05-11T11:22:00Z">
                    <w:rPr>
                      <w:i w:val="0"/>
                      <w:shd w:val="clear" w:color="auto" w:fill="FFFFFF"/>
                    </w:rPr>
                  </w:rPrChange>
                </w:rPr>
                <w:t xml:space="preserve"> A</w:t>
              </w:r>
            </w:ins>
          </w:p>
          <w:p w14:paraId="423ECA59" w14:textId="77777777" w:rsidR="001C483C" w:rsidRPr="006915EA" w:rsidRDefault="001C483C">
            <w:pPr>
              <w:pStyle w:val="Heading4"/>
              <w:numPr>
                <w:ilvl w:val="3"/>
                <w:numId w:val="91"/>
              </w:numPr>
              <w:rPr>
                <w:ins w:id="2557" w:author="Perrine, Martin L. (GSFC-5670)" w:date="2016-05-02T10:35:00Z"/>
                <w:rFonts w:ascii="Times New Roman" w:hAnsi="Times New Roman"/>
                <w:b w:val="0"/>
                <w:shd w:val="clear" w:color="auto" w:fill="FFFFFF"/>
                <w:rPrChange w:id="2558" w:author="Perrine, Martin L. (GSFC-5670)" w:date="2016-05-11T11:22:00Z">
                  <w:rPr>
                    <w:ins w:id="2559" w:author="Perrine, Martin L. (GSFC-5670)" w:date="2016-05-02T10:35:00Z"/>
                    <w:shd w:val="clear" w:color="auto" w:fill="FFFFFF"/>
                  </w:rPr>
                </w:rPrChange>
              </w:rPr>
              <w:pPrChange w:id="2560" w:author="Perrine, Martin L. (GSFC-5670)" w:date="2016-05-11T11:22:00Z">
                <w:pPr>
                  <w:pStyle w:val="Caption"/>
                  <w:keepNext/>
                  <w:jc w:val="center"/>
                </w:pPr>
              </w:pPrChange>
            </w:pPr>
          </w:p>
          <w:p w14:paraId="1F4C1F48" w14:textId="77777777" w:rsidR="00AE798F" w:rsidRPr="00F43EDB" w:rsidRDefault="00AE798F">
            <w:pPr>
              <w:pStyle w:val="Heading4"/>
              <w:numPr>
                <w:ilvl w:val="3"/>
                <w:numId w:val="91"/>
              </w:numPr>
              <w:rPr>
                <w:ins w:id="2561" w:author="Perrine, Martin L. (GSFC-5670)" w:date="2016-05-02T10:35:00Z"/>
                <w:rFonts w:ascii="Times New Roman" w:hAnsi="Times New Roman"/>
                <w:b w:val="0"/>
                <w:shd w:val="clear" w:color="auto" w:fill="FFFFFF"/>
              </w:rPr>
              <w:pPrChange w:id="2562" w:author="Perrine, Martin L. (GSFC-5670)" w:date="2016-05-11T11:22:00Z">
                <w:pPr>
                  <w:pStyle w:val="Caption"/>
                  <w:keepNext/>
                  <w:jc w:val="center"/>
                </w:pPr>
              </w:pPrChange>
            </w:pPr>
          </w:p>
          <w:p w14:paraId="18618CFD" w14:textId="77777777" w:rsidR="00AE798F" w:rsidRPr="006915EA" w:rsidRDefault="00AE798F">
            <w:pPr>
              <w:pStyle w:val="Heading4"/>
              <w:numPr>
                <w:ilvl w:val="3"/>
                <w:numId w:val="91"/>
              </w:numPr>
              <w:rPr>
                <w:ins w:id="2563" w:author="Perrine, Martin L. (GSFC-5670)" w:date="2016-05-02T10:35:00Z"/>
                <w:rFonts w:ascii="Times New Roman" w:hAnsi="Times New Roman"/>
                <w:b w:val="0"/>
                <w:shd w:val="clear" w:color="auto" w:fill="FFFFFF"/>
                <w:rPrChange w:id="2564" w:author="Perrine, Martin L. (GSFC-5670)" w:date="2016-05-11T11:22:00Z">
                  <w:rPr>
                    <w:ins w:id="2565" w:author="Perrine, Martin L. (GSFC-5670)" w:date="2016-05-02T10:35:00Z"/>
                  </w:rPr>
                </w:rPrChange>
              </w:rPr>
              <w:pPrChange w:id="2566" w:author="Perrine, Martin L. (GSFC-5670)" w:date="2016-05-11T11:22:00Z">
                <w:pPr>
                  <w:pStyle w:val="Caption"/>
                  <w:keepNext/>
                  <w:jc w:val="center"/>
                </w:pPr>
              </w:pPrChange>
            </w:pPr>
          </w:p>
          <w:p w14:paraId="716A8A64" w14:textId="77777777" w:rsidR="00AE798F" w:rsidRPr="00F43EDB" w:rsidRDefault="00AE798F">
            <w:pPr>
              <w:pStyle w:val="Heading4"/>
              <w:numPr>
                <w:ilvl w:val="3"/>
                <w:numId w:val="91"/>
              </w:numPr>
              <w:rPr>
                <w:ins w:id="2567" w:author="Perrine, Martin L. (GSFC-5670)" w:date="2016-05-02T10:35:00Z"/>
                <w:rFonts w:ascii="Times New Roman" w:hAnsi="Times New Roman"/>
                <w:b w:val="0"/>
                <w:shd w:val="clear" w:color="auto" w:fill="FFFFFF"/>
              </w:rPr>
              <w:pPrChange w:id="2568" w:author="Perrine, Martin L. (GSFC-5670)" w:date="2016-05-11T11:22:00Z">
                <w:pPr>
                  <w:pStyle w:val="Caption"/>
                  <w:keepNext/>
                  <w:jc w:val="center"/>
                </w:pPr>
              </w:pPrChange>
            </w:pPr>
          </w:p>
          <w:p w14:paraId="5A44CB22" w14:textId="51347E9E" w:rsidR="00F477EB" w:rsidRPr="006915EA" w:rsidDel="00C13F4B" w:rsidRDefault="00F477EB">
            <w:pPr>
              <w:pStyle w:val="Heading4"/>
              <w:numPr>
                <w:ilvl w:val="3"/>
                <w:numId w:val="91"/>
              </w:numPr>
              <w:rPr>
                <w:del w:id="2569" w:author="Perrine, Martin L. (GSFC-5670)" w:date="2016-04-01T09:22:00Z"/>
                <w:shd w:val="clear" w:color="auto" w:fill="FFFFFF"/>
                <w:rPrChange w:id="2570" w:author="Perrine, Martin L. (GSFC-5670)" w:date="2016-05-11T11:22:00Z">
                  <w:rPr>
                    <w:del w:id="2571" w:author="Perrine, Martin L. (GSFC-5670)" w:date="2016-04-01T09:22:00Z"/>
                  </w:rPr>
                </w:rPrChange>
              </w:rPr>
              <w:pPrChange w:id="2572" w:author="Perrine, Martin L. (GSFC-5670)" w:date="2016-05-11T11:22:00Z">
                <w:pPr>
                  <w:pStyle w:val="Paragraph"/>
                </w:pPr>
              </w:pPrChange>
            </w:pPr>
            <w:del w:id="2573" w:author="Perrine, Martin L. (GSFC-5670)" w:date="2016-04-01T09:22:00Z">
              <w:r w:rsidRPr="00AE798F" w:rsidDel="00C13F4B">
                <w:rPr>
                  <w:rFonts w:ascii="Times New Roman" w:hAnsi="Times New Roman"/>
                  <w:shd w:val="clear" w:color="auto" w:fill="FFFFFF"/>
                  <w:rPrChange w:id="2574" w:author="Perrine, Martin L. (GSFC-5670)" w:date="2016-05-02T10:35:00Z">
                    <w:rPr/>
                  </w:rPrChange>
                </w:rPr>
                <w:delText>Phase</w:delText>
              </w:r>
              <w:bookmarkStart w:id="2575" w:name="_Toc447893821"/>
              <w:bookmarkStart w:id="2576" w:name="_Toc447894006"/>
              <w:bookmarkStart w:id="2577" w:name="_Toc447894218"/>
              <w:bookmarkStart w:id="2578" w:name="_Toc447894332"/>
              <w:bookmarkStart w:id="2579" w:name="_Toc447894441"/>
              <w:bookmarkStart w:id="2580" w:name="_Toc449948430"/>
              <w:bookmarkStart w:id="2581" w:name="_Toc449948561"/>
              <w:bookmarkEnd w:id="2575"/>
              <w:bookmarkEnd w:id="2576"/>
              <w:bookmarkEnd w:id="2577"/>
              <w:bookmarkEnd w:id="2578"/>
              <w:bookmarkEnd w:id="2579"/>
              <w:bookmarkEnd w:id="2580"/>
              <w:bookmarkEnd w:id="2581"/>
            </w:del>
          </w:p>
        </w:tc>
        <w:tc>
          <w:tcPr>
            <w:tcW w:w="3551" w:type="dxa"/>
            <w:shd w:val="clear" w:color="auto" w:fill="B3B3B3"/>
          </w:tcPr>
          <w:p w14:paraId="1C31C74C" w14:textId="65EA55A1" w:rsidR="00F477EB" w:rsidRPr="006915EA" w:rsidDel="00C13F4B" w:rsidRDefault="00F477EB">
            <w:pPr>
              <w:pStyle w:val="Heading4"/>
              <w:numPr>
                <w:ilvl w:val="3"/>
                <w:numId w:val="91"/>
              </w:numPr>
              <w:rPr>
                <w:del w:id="2582" w:author="Perrine, Martin L. (GSFC-5670)" w:date="2016-04-01T09:22:00Z"/>
                <w:shd w:val="clear" w:color="auto" w:fill="FFFFFF"/>
                <w:rPrChange w:id="2583" w:author="Perrine, Martin L. (GSFC-5670)" w:date="2016-05-11T11:22:00Z">
                  <w:rPr>
                    <w:del w:id="2584" w:author="Perrine, Martin L. (GSFC-5670)" w:date="2016-04-01T09:22:00Z"/>
                  </w:rPr>
                </w:rPrChange>
              </w:rPr>
              <w:pPrChange w:id="2585" w:author="Perrine, Martin L. (GSFC-5670)" w:date="2016-05-11T11:22:00Z">
                <w:pPr>
                  <w:pStyle w:val="Paragraph"/>
                </w:pPr>
              </w:pPrChange>
            </w:pPr>
            <w:del w:id="2586" w:author="Perrine, Martin L. (GSFC-5670)" w:date="2016-04-01T09:22:00Z">
              <w:r w:rsidRPr="00AE798F" w:rsidDel="00C13F4B">
                <w:rPr>
                  <w:rFonts w:ascii="Times New Roman" w:hAnsi="Times New Roman"/>
                  <w:shd w:val="clear" w:color="auto" w:fill="FFFFFF"/>
                  <w:rPrChange w:id="2587" w:author="Perrine, Martin L. (GSFC-5670)" w:date="2016-05-02T10:35:00Z">
                    <w:rPr/>
                  </w:rPrChange>
                </w:rPr>
                <w:delText>Description</w:delText>
              </w:r>
              <w:bookmarkStart w:id="2588" w:name="_Toc447893822"/>
              <w:bookmarkStart w:id="2589" w:name="_Toc447894007"/>
              <w:bookmarkStart w:id="2590" w:name="_Toc447894219"/>
              <w:bookmarkStart w:id="2591" w:name="_Toc447894333"/>
              <w:bookmarkStart w:id="2592" w:name="_Toc447894442"/>
              <w:bookmarkStart w:id="2593" w:name="_Toc449948431"/>
              <w:bookmarkStart w:id="2594" w:name="_Toc449948562"/>
              <w:bookmarkEnd w:id="2588"/>
              <w:bookmarkEnd w:id="2589"/>
              <w:bookmarkEnd w:id="2590"/>
              <w:bookmarkEnd w:id="2591"/>
              <w:bookmarkEnd w:id="2592"/>
              <w:bookmarkEnd w:id="2593"/>
              <w:bookmarkEnd w:id="2594"/>
            </w:del>
          </w:p>
        </w:tc>
        <w:tc>
          <w:tcPr>
            <w:tcW w:w="1992" w:type="dxa"/>
            <w:shd w:val="clear" w:color="auto" w:fill="B3B3B3"/>
          </w:tcPr>
          <w:p w14:paraId="3CB77052" w14:textId="56C27C80" w:rsidR="00F477EB" w:rsidRPr="006915EA" w:rsidDel="00C13F4B" w:rsidRDefault="00F477EB">
            <w:pPr>
              <w:pStyle w:val="Heading4"/>
              <w:numPr>
                <w:ilvl w:val="3"/>
                <w:numId w:val="91"/>
              </w:numPr>
              <w:rPr>
                <w:del w:id="2595" w:author="Perrine, Martin L. (GSFC-5670)" w:date="2016-04-01T09:22:00Z"/>
                <w:shd w:val="clear" w:color="auto" w:fill="FFFFFF"/>
                <w:rPrChange w:id="2596" w:author="Perrine, Martin L. (GSFC-5670)" w:date="2016-05-11T11:22:00Z">
                  <w:rPr>
                    <w:del w:id="2597" w:author="Perrine, Martin L. (GSFC-5670)" w:date="2016-04-01T09:22:00Z"/>
                  </w:rPr>
                </w:rPrChange>
              </w:rPr>
              <w:pPrChange w:id="2598" w:author="Perrine, Martin L. (GSFC-5670)" w:date="2016-05-11T11:22:00Z">
                <w:pPr>
                  <w:pStyle w:val="Paragraph"/>
                </w:pPr>
              </w:pPrChange>
            </w:pPr>
            <w:del w:id="2599" w:author="Perrine, Martin L. (GSFC-5670)" w:date="2016-04-01T09:22:00Z">
              <w:r w:rsidRPr="00AE798F" w:rsidDel="00C13F4B">
                <w:rPr>
                  <w:rFonts w:ascii="Times New Roman" w:hAnsi="Times New Roman"/>
                  <w:shd w:val="clear" w:color="auto" w:fill="FFFFFF"/>
                  <w:rPrChange w:id="2600" w:author="Perrine, Martin L. (GSFC-5670)" w:date="2016-05-02T10:35:00Z">
                    <w:rPr/>
                  </w:rPrChange>
                </w:rPr>
                <w:delText>Completion Date (Estimated)</w:delText>
              </w:r>
              <w:bookmarkStart w:id="2601" w:name="_Toc447893823"/>
              <w:bookmarkStart w:id="2602" w:name="_Toc447894008"/>
              <w:bookmarkStart w:id="2603" w:name="_Toc447894220"/>
              <w:bookmarkStart w:id="2604" w:name="_Toc447894334"/>
              <w:bookmarkStart w:id="2605" w:name="_Toc447894443"/>
              <w:bookmarkStart w:id="2606" w:name="_Toc449948432"/>
              <w:bookmarkStart w:id="2607" w:name="_Toc449948563"/>
              <w:bookmarkEnd w:id="2601"/>
              <w:bookmarkEnd w:id="2602"/>
              <w:bookmarkEnd w:id="2603"/>
              <w:bookmarkEnd w:id="2604"/>
              <w:bookmarkEnd w:id="2605"/>
              <w:bookmarkEnd w:id="2606"/>
              <w:bookmarkEnd w:id="2607"/>
            </w:del>
          </w:p>
        </w:tc>
        <w:bookmarkStart w:id="2608" w:name="_Toc447893824"/>
        <w:bookmarkStart w:id="2609" w:name="_Toc447894009"/>
        <w:bookmarkStart w:id="2610" w:name="_Toc447894221"/>
        <w:bookmarkStart w:id="2611" w:name="_Toc447894335"/>
        <w:bookmarkStart w:id="2612" w:name="_Toc447894444"/>
        <w:bookmarkStart w:id="2613" w:name="_Toc449948433"/>
        <w:bookmarkStart w:id="2614" w:name="_Toc449948564"/>
        <w:bookmarkEnd w:id="2608"/>
        <w:bookmarkEnd w:id="2609"/>
        <w:bookmarkEnd w:id="2610"/>
        <w:bookmarkEnd w:id="2611"/>
        <w:bookmarkEnd w:id="2612"/>
        <w:bookmarkEnd w:id="2613"/>
        <w:bookmarkEnd w:id="2614"/>
      </w:tr>
      <w:tr w:rsidR="00F477EB" w:rsidRPr="00AE798F" w:rsidDel="00C13F4B" w14:paraId="3C039399" w14:textId="08C9C302" w:rsidTr="00F477EB">
        <w:trPr>
          <w:del w:id="2615" w:author="Perrine, Martin L. (GSFC-5670)" w:date="2016-04-01T09:22:00Z"/>
        </w:trPr>
        <w:tc>
          <w:tcPr>
            <w:tcW w:w="1255" w:type="dxa"/>
            <w:shd w:val="clear" w:color="auto" w:fill="auto"/>
          </w:tcPr>
          <w:p w14:paraId="59E7655F" w14:textId="713187FF" w:rsidR="00F477EB" w:rsidRPr="00AE798F" w:rsidDel="00C13F4B" w:rsidRDefault="00F477EB">
            <w:pPr>
              <w:pStyle w:val="Heading3"/>
              <w:rPr>
                <w:del w:id="2616" w:author="Perrine, Martin L. (GSFC-5670)" w:date="2016-04-01T09:22:00Z"/>
                <w:shd w:val="clear" w:color="auto" w:fill="FFFFFF"/>
                <w:rPrChange w:id="2617" w:author="Perrine, Martin L. (GSFC-5670)" w:date="2016-05-02T10:35:00Z">
                  <w:rPr>
                    <w:del w:id="2618" w:author="Perrine, Martin L. (GSFC-5670)" w:date="2016-04-01T09:22:00Z"/>
                  </w:rPr>
                </w:rPrChange>
              </w:rPr>
              <w:pPrChange w:id="2619" w:author="Perrine, Martin L. (GSFC-5670)" w:date="2016-05-02T10:35:00Z">
                <w:pPr>
                  <w:pStyle w:val="Paragraph"/>
                </w:pPr>
              </w:pPrChange>
            </w:pPr>
            <w:del w:id="2620" w:author="Perrine, Martin L. (GSFC-5670)" w:date="2016-04-01T09:22:00Z">
              <w:r w:rsidRPr="00AE798F" w:rsidDel="00C13F4B">
                <w:rPr>
                  <w:rFonts w:ascii="Times New Roman" w:hAnsi="Times New Roman"/>
                  <w:shd w:val="clear" w:color="auto" w:fill="FFFFFF"/>
                  <w:rPrChange w:id="2621" w:author="Perrine, Martin L. (GSFC-5670)" w:date="2016-05-02T10:35:00Z">
                    <w:rPr/>
                  </w:rPrChange>
                </w:rPr>
                <w:delText>DDS</w:delText>
              </w:r>
              <w:bookmarkStart w:id="2622" w:name="_Toc447893825"/>
              <w:bookmarkStart w:id="2623" w:name="_Toc447894010"/>
              <w:bookmarkStart w:id="2624" w:name="_Toc447894222"/>
              <w:bookmarkStart w:id="2625" w:name="_Toc447894336"/>
              <w:bookmarkStart w:id="2626" w:name="_Toc447894445"/>
              <w:bookmarkStart w:id="2627" w:name="_Toc449948434"/>
              <w:bookmarkStart w:id="2628" w:name="_Toc449948565"/>
              <w:bookmarkEnd w:id="2622"/>
              <w:bookmarkEnd w:id="2623"/>
              <w:bookmarkEnd w:id="2624"/>
              <w:bookmarkEnd w:id="2625"/>
              <w:bookmarkEnd w:id="2626"/>
              <w:bookmarkEnd w:id="2627"/>
              <w:bookmarkEnd w:id="2628"/>
            </w:del>
          </w:p>
        </w:tc>
        <w:tc>
          <w:tcPr>
            <w:tcW w:w="3551" w:type="dxa"/>
            <w:shd w:val="clear" w:color="auto" w:fill="auto"/>
          </w:tcPr>
          <w:p w14:paraId="1D28DC8F" w14:textId="3E5FBD9D" w:rsidR="00F477EB" w:rsidRPr="00AE798F" w:rsidDel="00C13F4B" w:rsidRDefault="00F477EB">
            <w:pPr>
              <w:pStyle w:val="Heading3"/>
              <w:rPr>
                <w:del w:id="2629" w:author="Perrine, Martin L. (GSFC-5670)" w:date="2016-04-01T09:22:00Z"/>
                <w:shd w:val="clear" w:color="auto" w:fill="FFFFFF"/>
                <w:rPrChange w:id="2630" w:author="Perrine, Martin L. (GSFC-5670)" w:date="2016-05-02T10:35:00Z">
                  <w:rPr>
                    <w:del w:id="2631" w:author="Perrine, Martin L. (GSFC-5670)" w:date="2016-04-01T09:22:00Z"/>
                  </w:rPr>
                </w:rPrChange>
              </w:rPr>
              <w:pPrChange w:id="2632" w:author="Perrine, Martin L. (GSFC-5670)" w:date="2016-05-02T10:35:00Z">
                <w:pPr>
                  <w:pStyle w:val="Paragraph"/>
                </w:pPr>
              </w:pPrChange>
            </w:pPr>
            <w:del w:id="2633" w:author="Perrine, Martin L. (GSFC-5670)" w:date="2016-04-01T09:22:00Z">
              <w:r w:rsidRPr="00AE798F" w:rsidDel="00C13F4B">
                <w:rPr>
                  <w:rFonts w:ascii="Times New Roman" w:hAnsi="Times New Roman"/>
                  <w:shd w:val="clear" w:color="auto" w:fill="FFFFFF"/>
                  <w:rPrChange w:id="2634" w:author="Perrine, Martin L. (GSFC-5670)" w:date="2016-05-02T10:35:00Z">
                    <w:rPr/>
                  </w:rPrChange>
                </w:rPr>
                <w:delText>Initial development for SDO Mission</w:delText>
              </w:r>
              <w:bookmarkStart w:id="2635" w:name="_Toc447893826"/>
              <w:bookmarkStart w:id="2636" w:name="_Toc447894011"/>
              <w:bookmarkStart w:id="2637" w:name="_Toc447894223"/>
              <w:bookmarkStart w:id="2638" w:name="_Toc447894337"/>
              <w:bookmarkStart w:id="2639" w:name="_Toc447894446"/>
              <w:bookmarkStart w:id="2640" w:name="_Toc449948435"/>
              <w:bookmarkStart w:id="2641" w:name="_Toc449948566"/>
              <w:bookmarkEnd w:id="2635"/>
              <w:bookmarkEnd w:id="2636"/>
              <w:bookmarkEnd w:id="2637"/>
              <w:bookmarkEnd w:id="2638"/>
              <w:bookmarkEnd w:id="2639"/>
              <w:bookmarkEnd w:id="2640"/>
              <w:bookmarkEnd w:id="2641"/>
            </w:del>
          </w:p>
        </w:tc>
        <w:tc>
          <w:tcPr>
            <w:tcW w:w="1992" w:type="dxa"/>
            <w:shd w:val="clear" w:color="auto" w:fill="auto"/>
          </w:tcPr>
          <w:p w14:paraId="43A214C5" w14:textId="79FA0CCB" w:rsidR="00F477EB" w:rsidRPr="00AE798F" w:rsidDel="00C13F4B" w:rsidRDefault="00F477EB">
            <w:pPr>
              <w:pStyle w:val="Heading3"/>
              <w:rPr>
                <w:del w:id="2642" w:author="Perrine, Martin L. (GSFC-5670)" w:date="2016-04-01T09:22:00Z"/>
                <w:shd w:val="clear" w:color="auto" w:fill="FFFFFF"/>
                <w:rPrChange w:id="2643" w:author="Perrine, Martin L. (GSFC-5670)" w:date="2016-05-02T10:35:00Z">
                  <w:rPr>
                    <w:del w:id="2644" w:author="Perrine, Martin L. (GSFC-5670)" w:date="2016-04-01T09:22:00Z"/>
                  </w:rPr>
                </w:rPrChange>
              </w:rPr>
              <w:pPrChange w:id="2645" w:author="Perrine, Martin L. (GSFC-5670)" w:date="2016-05-02T10:35:00Z">
                <w:pPr>
                  <w:pStyle w:val="Paragraph"/>
                </w:pPr>
              </w:pPrChange>
            </w:pPr>
            <w:del w:id="2646" w:author="Perrine, Martin L. (GSFC-5670)" w:date="2016-04-01T09:22:00Z">
              <w:r w:rsidRPr="00AE798F" w:rsidDel="00C13F4B">
                <w:rPr>
                  <w:rFonts w:ascii="Times New Roman" w:hAnsi="Times New Roman"/>
                  <w:shd w:val="clear" w:color="auto" w:fill="FFFFFF"/>
                  <w:rPrChange w:id="2647" w:author="Perrine, Martin L. (GSFC-5670)" w:date="2016-05-02T10:35:00Z">
                    <w:rPr/>
                  </w:rPrChange>
                </w:rPr>
                <w:delText>February 2010</w:delText>
              </w:r>
              <w:bookmarkStart w:id="2648" w:name="_Toc447893827"/>
              <w:bookmarkStart w:id="2649" w:name="_Toc447894012"/>
              <w:bookmarkStart w:id="2650" w:name="_Toc447894224"/>
              <w:bookmarkStart w:id="2651" w:name="_Toc447894338"/>
              <w:bookmarkStart w:id="2652" w:name="_Toc447894447"/>
              <w:bookmarkStart w:id="2653" w:name="_Toc449948436"/>
              <w:bookmarkStart w:id="2654" w:name="_Toc449948567"/>
              <w:bookmarkEnd w:id="2648"/>
              <w:bookmarkEnd w:id="2649"/>
              <w:bookmarkEnd w:id="2650"/>
              <w:bookmarkEnd w:id="2651"/>
              <w:bookmarkEnd w:id="2652"/>
              <w:bookmarkEnd w:id="2653"/>
              <w:bookmarkEnd w:id="2654"/>
            </w:del>
          </w:p>
        </w:tc>
        <w:bookmarkStart w:id="2655" w:name="_Toc447893828"/>
        <w:bookmarkStart w:id="2656" w:name="_Toc447894013"/>
        <w:bookmarkStart w:id="2657" w:name="_Toc447894225"/>
        <w:bookmarkStart w:id="2658" w:name="_Toc447894339"/>
        <w:bookmarkStart w:id="2659" w:name="_Toc447894448"/>
        <w:bookmarkStart w:id="2660" w:name="_Toc449948437"/>
        <w:bookmarkStart w:id="2661" w:name="_Toc449948568"/>
        <w:bookmarkEnd w:id="2655"/>
        <w:bookmarkEnd w:id="2656"/>
        <w:bookmarkEnd w:id="2657"/>
        <w:bookmarkEnd w:id="2658"/>
        <w:bookmarkEnd w:id="2659"/>
        <w:bookmarkEnd w:id="2660"/>
        <w:bookmarkEnd w:id="2661"/>
      </w:tr>
      <w:tr w:rsidR="00F477EB" w:rsidRPr="00AE798F" w:rsidDel="00C13F4B" w14:paraId="5678BD38" w14:textId="2FD69AEC" w:rsidTr="00F477EB">
        <w:trPr>
          <w:del w:id="2662" w:author="Perrine, Martin L. (GSFC-5670)" w:date="2016-04-01T09:22:00Z"/>
        </w:trPr>
        <w:tc>
          <w:tcPr>
            <w:tcW w:w="1255" w:type="dxa"/>
            <w:shd w:val="clear" w:color="auto" w:fill="auto"/>
          </w:tcPr>
          <w:p w14:paraId="704219BD" w14:textId="3F4ACF8F" w:rsidR="00F477EB" w:rsidRPr="00AE798F" w:rsidDel="00C13F4B" w:rsidRDefault="00F477EB">
            <w:pPr>
              <w:pStyle w:val="Heading3"/>
              <w:rPr>
                <w:del w:id="2663" w:author="Perrine, Martin L. (GSFC-5670)" w:date="2016-04-01T09:22:00Z"/>
                <w:shd w:val="clear" w:color="auto" w:fill="FFFFFF"/>
                <w:rPrChange w:id="2664" w:author="Perrine, Martin L. (GSFC-5670)" w:date="2016-05-02T10:35:00Z">
                  <w:rPr>
                    <w:del w:id="2665" w:author="Perrine, Martin L. (GSFC-5670)" w:date="2016-04-01T09:22:00Z"/>
                  </w:rPr>
                </w:rPrChange>
              </w:rPr>
              <w:pPrChange w:id="2666" w:author="Perrine, Martin L. (GSFC-5670)" w:date="2016-05-02T10:35:00Z">
                <w:pPr>
                  <w:pStyle w:val="Paragraph"/>
                </w:pPr>
              </w:pPrChange>
            </w:pPr>
            <w:del w:id="2667" w:author="Perrine, Martin L. (GSFC-5670)" w:date="2016-04-01T09:22:00Z">
              <w:r w:rsidRPr="00AE798F" w:rsidDel="00C13F4B">
                <w:rPr>
                  <w:rFonts w:ascii="Times New Roman" w:hAnsi="Times New Roman"/>
                  <w:shd w:val="clear" w:color="auto" w:fill="FFFFFF"/>
                  <w:rPrChange w:id="2668" w:author="Perrine, Martin L. (GSFC-5670)" w:date="2016-05-02T10:35:00Z">
                    <w:rPr/>
                  </w:rPrChange>
                </w:rPr>
                <w:delText>WS1</w:delText>
              </w:r>
              <w:bookmarkStart w:id="2669" w:name="_Toc447893829"/>
              <w:bookmarkStart w:id="2670" w:name="_Toc447894014"/>
              <w:bookmarkStart w:id="2671" w:name="_Toc447894226"/>
              <w:bookmarkStart w:id="2672" w:name="_Toc447894340"/>
              <w:bookmarkStart w:id="2673" w:name="_Toc447894449"/>
              <w:bookmarkStart w:id="2674" w:name="_Toc449948438"/>
              <w:bookmarkStart w:id="2675" w:name="_Toc449948569"/>
              <w:bookmarkEnd w:id="2669"/>
              <w:bookmarkEnd w:id="2670"/>
              <w:bookmarkEnd w:id="2671"/>
              <w:bookmarkEnd w:id="2672"/>
              <w:bookmarkEnd w:id="2673"/>
              <w:bookmarkEnd w:id="2674"/>
              <w:bookmarkEnd w:id="2675"/>
            </w:del>
          </w:p>
        </w:tc>
        <w:tc>
          <w:tcPr>
            <w:tcW w:w="3551" w:type="dxa"/>
            <w:shd w:val="clear" w:color="auto" w:fill="auto"/>
          </w:tcPr>
          <w:p w14:paraId="32E25A9A" w14:textId="340984C1" w:rsidR="00F477EB" w:rsidRPr="00AE798F" w:rsidDel="00C13F4B" w:rsidRDefault="00F477EB">
            <w:pPr>
              <w:pStyle w:val="Heading3"/>
              <w:rPr>
                <w:del w:id="2676" w:author="Perrine, Martin L. (GSFC-5670)" w:date="2016-04-01T09:22:00Z"/>
                <w:shd w:val="clear" w:color="auto" w:fill="FFFFFF"/>
                <w:rPrChange w:id="2677" w:author="Perrine, Martin L. (GSFC-5670)" w:date="2016-05-02T10:35:00Z">
                  <w:rPr>
                    <w:del w:id="2678" w:author="Perrine, Martin L. (GSFC-5670)" w:date="2016-04-01T09:22:00Z"/>
                  </w:rPr>
                </w:rPrChange>
              </w:rPr>
              <w:pPrChange w:id="2679" w:author="Perrine, Martin L. (GSFC-5670)" w:date="2016-05-02T10:35:00Z">
                <w:pPr>
                  <w:pStyle w:val="Paragraph"/>
                </w:pPr>
              </w:pPrChange>
            </w:pPr>
            <w:del w:id="2680" w:author="Perrine, Martin L. (GSFC-5670)" w:date="2016-04-01T09:22:00Z">
              <w:r w:rsidRPr="00AE798F" w:rsidDel="00C13F4B">
                <w:rPr>
                  <w:rFonts w:ascii="Times New Roman" w:hAnsi="Times New Roman"/>
                  <w:shd w:val="clear" w:color="auto" w:fill="FFFFFF"/>
                  <w:rPrChange w:id="2681" w:author="Perrine, Martin L. (GSFC-5670)" w:date="2016-05-02T10:35:00Z">
                    <w:rPr/>
                  </w:rPrChange>
                </w:rPr>
                <w:delText>Update M&amp;C Interface</w:delText>
              </w:r>
              <w:bookmarkStart w:id="2682" w:name="_Toc447893830"/>
              <w:bookmarkStart w:id="2683" w:name="_Toc447894015"/>
              <w:bookmarkStart w:id="2684" w:name="_Toc447894227"/>
              <w:bookmarkStart w:id="2685" w:name="_Toc447894341"/>
              <w:bookmarkStart w:id="2686" w:name="_Toc447894450"/>
              <w:bookmarkStart w:id="2687" w:name="_Toc449948439"/>
              <w:bookmarkStart w:id="2688" w:name="_Toc449948570"/>
              <w:bookmarkEnd w:id="2682"/>
              <w:bookmarkEnd w:id="2683"/>
              <w:bookmarkEnd w:id="2684"/>
              <w:bookmarkEnd w:id="2685"/>
              <w:bookmarkEnd w:id="2686"/>
              <w:bookmarkEnd w:id="2687"/>
              <w:bookmarkEnd w:id="2688"/>
            </w:del>
          </w:p>
          <w:p w14:paraId="30BA9200" w14:textId="256E1CAA" w:rsidR="00F477EB" w:rsidRPr="00AE798F" w:rsidDel="00C13F4B" w:rsidRDefault="00F477EB">
            <w:pPr>
              <w:pStyle w:val="Heading3"/>
              <w:rPr>
                <w:del w:id="2689" w:author="Perrine, Martin L. (GSFC-5670)" w:date="2016-04-01T09:22:00Z"/>
                <w:shd w:val="clear" w:color="auto" w:fill="FFFFFF"/>
                <w:rPrChange w:id="2690" w:author="Perrine, Martin L. (GSFC-5670)" w:date="2016-05-02T10:35:00Z">
                  <w:rPr>
                    <w:del w:id="2691" w:author="Perrine, Martin L. (GSFC-5670)" w:date="2016-04-01T09:22:00Z"/>
                  </w:rPr>
                </w:rPrChange>
              </w:rPr>
              <w:pPrChange w:id="2692" w:author="Perrine, Martin L. (GSFC-5670)" w:date="2016-05-02T10:35:00Z">
                <w:pPr>
                  <w:pStyle w:val="Paragraph"/>
                </w:pPr>
              </w:pPrChange>
            </w:pPr>
            <w:del w:id="2693" w:author="Perrine, Martin L. (GSFC-5670)" w:date="2016-04-01T09:22:00Z">
              <w:r w:rsidRPr="00AE798F" w:rsidDel="00C13F4B">
                <w:rPr>
                  <w:rFonts w:ascii="Times New Roman" w:hAnsi="Times New Roman"/>
                  <w:shd w:val="clear" w:color="auto" w:fill="FFFFFF"/>
                  <w:rPrChange w:id="2694" w:author="Perrine, Martin L. (GSFC-5670)" w:date="2016-05-02T10:35:00Z">
                    <w:rPr/>
                  </w:rPrChange>
                </w:rPr>
                <w:delText>Add multi-mission support</w:delText>
              </w:r>
              <w:bookmarkStart w:id="2695" w:name="_Toc447893831"/>
              <w:bookmarkStart w:id="2696" w:name="_Toc447894016"/>
              <w:bookmarkStart w:id="2697" w:name="_Toc447894228"/>
              <w:bookmarkStart w:id="2698" w:name="_Toc447894342"/>
              <w:bookmarkStart w:id="2699" w:name="_Toc447894451"/>
              <w:bookmarkStart w:id="2700" w:name="_Toc449948440"/>
              <w:bookmarkStart w:id="2701" w:name="_Toc449948571"/>
              <w:bookmarkEnd w:id="2695"/>
              <w:bookmarkEnd w:id="2696"/>
              <w:bookmarkEnd w:id="2697"/>
              <w:bookmarkEnd w:id="2698"/>
              <w:bookmarkEnd w:id="2699"/>
              <w:bookmarkEnd w:id="2700"/>
              <w:bookmarkEnd w:id="2701"/>
            </w:del>
          </w:p>
          <w:p w14:paraId="007FCB7E" w14:textId="0C4E776F" w:rsidR="00F477EB" w:rsidRPr="00AE798F" w:rsidDel="00C13F4B" w:rsidRDefault="00F477EB">
            <w:pPr>
              <w:pStyle w:val="Heading3"/>
              <w:rPr>
                <w:del w:id="2702" w:author="Perrine, Martin L. (GSFC-5670)" w:date="2016-04-01T09:22:00Z"/>
                <w:shd w:val="clear" w:color="auto" w:fill="FFFFFF"/>
                <w:rPrChange w:id="2703" w:author="Perrine, Martin L. (GSFC-5670)" w:date="2016-05-02T10:35:00Z">
                  <w:rPr>
                    <w:del w:id="2704" w:author="Perrine, Martin L. (GSFC-5670)" w:date="2016-04-01T09:22:00Z"/>
                  </w:rPr>
                </w:rPrChange>
              </w:rPr>
              <w:pPrChange w:id="2705" w:author="Perrine, Martin L. (GSFC-5670)" w:date="2016-05-02T10:35:00Z">
                <w:pPr>
                  <w:pStyle w:val="Paragraph"/>
                </w:pPr>
              </w:pPrChange>
            </w:pPr>
            <w:del w:id="2706" w:author="Perrine, Martin L. (GSFC-5670)" w:date="2016-04-01T09:22:00Z">
              <w:r w:rsidRPr="00AE798F" w:rsidDel="00C13F4B">
                <w:rPr>
                  <w:rFonts w:ascii="Times New Roman" w:hAnsi="Times New Roman"/>
                  <w:shd w:val="clear" w:color="auto" w:fill="FFFFFF"/>
                  <w:rPrChange w:id="2707" w:author="Perrine, Martin L. (GSFC-5670)" w:date="2016-05-02T10:35:00Z">
                    <w:rPr/>
                  </w:rPrChange>
                </w:rPr>
                <w:delText>Support LRO mission</w:delText>
              </w:r>
              <w:bookmarkStart w:id="2708" w:name="_Toc447893832"/>
              <w:bookmarkStart w:id="2709" w:name="_Toc447894017"/>
              <w:bookmarkStart w:id="2710" w:name="_Toc447894229"/>
              <w:bookmarkStart w:id="2711" w:name="_Toc447894343"/>
              <w:bookmarkStart w:id="2712" w:name="_Toc447894452"/>
              <w:bookmarkStart w:id="2713" w:name="_Toc449948441"/>
              <w:bookmarkStart w:id="2714" w:name="_Toc449948572"/>
              <w:bookmarkEnd w:id="2708"/>
              <w:bookmarkEnd w:id="2709"/>
              <w:bookmarkEnd w:id="2710"/>
              <w:bookmarkEnd w:id="2711"/>
              <w:bookmarkEnd w:id="2712"/>
              <w:bookmarkEnd w:id="2713"/>
              <w:bookmarkEnd w:id="2714"/>
            </w:del>
          </w:p>
        </w:tc>
        <w:tc>
          <w:tcPr>
            <w:tcW w:w="1992" w:type="dxa"/>
            <w:shd w:val="clear" w:color="auto" w:fill="auto"/>
          </w:tcPr>
          <w:p w14:paraId="41AE4ACF" w14:textId="3948905A" w:rsidR="00F477EB" w:rsidRPr="00AE798F" w:rsidDel="00C13F4B" w:rsidRDefault="00F477EB">
            <w:pPr>
              <w:pStyle w:val="Heading3"/>
              <w:rPr>
                <w:del w:id="2715" w:author="Perrine, Martin L. (GSFC-5670)" w:date="2016-04-01T09:22:00Z"/>
                <w:shd w:val="clear" w:color="auto" w:fill="FFFFFF"/>
                <w:rPrChange w:id="2716" w:author="Perrine, Martin L. (GSFC-5670)" w:date="2016-05-02T10:35:00Z">
                  <w:rPr>
                    <w:del w:id="2717" w:author="Perrine, Martin L. (GSFC-5670)" w:date="2016-04-01T09:22:00Z"/>
                  </w:rPr>
                </w:rPrChange>
              </w:rPr>
              <w:pPrChange w:id="2718" w:author="Perrine, Martin L. (GSFC-5670)" w:date="2016-05-02T10:35:00Z">
                <w:pPr>
                  <w:pStyle w:val="Paragraph"/>
                </w:pPr>
              </w:pPrChange>
            </w:pPr>
            <w:del w:id="2719" w:author="Perrine, Martin L. (GSFC-5670)" w:date="2016-04-01T09:22:00Z">
              <w:r w:rsidRPr="00AE798F" w:rsidDel="00C13F4B">
                <w:rPr>
                  <w:rFonts w:ascii="Times New Roman" w:hAnsi="Times New Roman"/>
                  <w:shd w:val="clear" w:color="auto" w:fill="FFFFFF"/>
                  <w:rPrChange w:id="2720" w:author="Perrine, Martin L. (GSFC-5670)" w:date="2016-05-02T10:35:00Z">
                    <w:rPr/>
                  </w:rPrChange>
                </w:rPr>
                <w:delText>June 2009</w:delText>
              </w:r>
              <w:bookmarkStart w:id="2721" w:name="_Toc447893833"/>
              <w:bookmarkStart w:id="2722" w:name="_Toc447894018"/>
              <w:bookmarkStart w:id="2723" w:name="_Toc447894230"/>
              <w:bookmarkStart w:id="2724" w:name="_Toc447894344"/>
              <w:bookmarkStart w:id="2725" w:name="_Toc447894453"/>
              <w:bookmarkStart w:id="2726" w:name="_Toc449948442"/>
              <w:bookmarkStart w:id="2727" w:name="_Toc449948573"/>
              <w:bookmarkEnd w:id="2721"/>
              <w:bookmarkEnd w:id="2722"/>
              <w:bookmarkEnd w:id="2723"/>
              <w:bookmarkEnd w:id="2724"/>
              <w:bookmarkEnd w:id="2725"/>
              <w:bookmarkEnd w:id="2726"/>
              <w:bookmarkEnd w:id="2727"/>
            </w:del>
          </w:p>
        </w:tc>
        <w:bookmarkStart w:id="2728" w:name="_Toc447893834"/>
        <w:bookmarkStart w:id="2729" w:name="_Toc447894019"/>
        <w:bookmarkStart w:id="2730" w:name="_Toc447894231"/>
        <w:bookmarkStart w:id="2731" w:name="_Toc447894345"/>
        <w:bookmarkStart w:id="2732" w:name="_Toc447894454"/>
        <w:bookmarkStart w:id="2733" w:name="_Toc449948443"/>
        <w:bookmarkStart w:id="2734" w:name="_Toc449948574"/>
        <w:bookmarkEnd w:id="2728"/>
        <w:bookmarkEnd w:id="2729"/>
        <w:bookmarkEnd w:id="2730"/>
        <w:bookmarkEnd w:id="2731"/>
        <w:bookmarkEnd w:id="2732"/>
        <w:bookmarkEnd w:id="2733"/>
        <w:bookmarkEnd w:id="2734"/>
      </w:tr>
      <w:tr w:rsidR="00F477EB" w:rsidRPr="00AE798F" w:rsidDel="00C13F4B" w14:paraId="3FF0073C" w14:textId="46F54A82" w:rsidTr="00F477EB">
        <w:trPr>
          <w:del w:id="2735" w:author="Perrine, Martin L. (GSFC-5670)" w:date="2016-04-01T09:22:00Z"/>
        </w:trPr>
        <w:tc>
          <w:tcPr>
            <w:tcW w:w="1255" w:type="dxa"/>
            <w:shd w:val="clear" w:color="auto" w:fill="auto"/>
          </w:tcPr>
          <w:p w14:paraId="70FFE05D" w14:textId="06E55664" w:rsidR="00F477EB" w:rsidRPr="00AE798F" w:rsidDel="00C13F4B" w:rsidRDefault="00F477EB">
            <w:pPr>
              <w:pStyle w:val="Heading3"/>
              <w:rPr>
                <w:del w:id="2736" w:author="Perrine, Martin L. (GSFC-5670)" w:date="2016-04-01T09:22:00Z"/>
                <w:shd w:val="clear" w:color="auto" w:fill="FFFFFF"/>
                <w:rPrChange w:id="2737" w:author="Perrine, Martin L. (GSFC-5670)" w:date="2016-05-02T10:35:00Z">
                  <w:rPr>
                    <w:del w:id="2738" w:author="Perrine, Martin L. (GSFC-5670)" w:date="2016-04-01T09:22:00Z"/>
                  </w:rPr>
                </w:rPrChange>
              </w:rPr>
              <w:pPrChange w:id="2739" w:author="Perrine, Martin L. (GSFC-5670)" w:date="2016-05-02T10:35:00Z">
                <w:pPr>
                  <w:pStyle w:val="Paragraph"/>
                </w:pPr>
              </w:pPrChange>
            </w:pPr>
            <w:del w:id="2740" w:author="Perrine, Martin L. (GSFC-5670)" w:date="2016-01-19T10:57:00Z">
              <w:r w:rsidRPr="00AE798F" w:rsidDel="00171842">
                <w:rPr>
                  <w:rFonts w:ascii="Times New Roman" w:hAnsi="Times New Roman"/>
                  <w:shd w:val="clear" w:color="auto" w:fill="FFFFFF"/>
                  <w:rPrChange w:id="2741" w:author="Perrine, Martin L. (GSFC-5670)" w:date="2016-05-02T10:35:00Z">
                    <w:rPr/>
                  </w:rPrChange>
                </w:rPr>
                <w:delText>NENG</w:delText>
              </w:r>
            </w:del>
            <w:del w:id="2742" w:author="Perrine, Martin L. (GSFC-5670)" w:date="2016-04-01T09:22:00Z">
              <w:r w:rsidRPr="00AE798F" w:rsidDel="00C13F4B">
                <w:rPr>
                  <w:rFonts w:ascii="Times New Roman" w:hAnsi="Times New Roman"/>
                  <w:shd w:val="clear" w:color="auto" w:fill="FFFFFF"/>
                  <w:rPrChange w:id="2743" w:author="Perrine, Martin L. (GSFC-5670)" w:date="2016-05-02T10:35:00Z">
                    <w:rPr/>
                  </w:rPrChange>
                </w:rPr>
                <w:delText xml:space="preserve"> Phase 1</w:delText>
              </w:r>
              <w:bookmarkStart w:id="2744" w:name="_Toc447893835"/>
              <w:bookmarkStart w:id="2745" w:name="_Toc447894020"/>
              <w:bookmarkStart w:id="2746" w:name="_Toc447894232"/>
              <w:bookmarkStart w:id="2747" w:name="_Toc447894346"/>
              <w:bookmarkStart w:id="2748" w:name="_Toc447894455"/>
              <w:bookmarkStart w:id="2749" w:name="_Toc449948444"/>
              <w:bookmarkStart w:id="2750" w:name="_Toc449948575"/>
              <w:bookmarkEnd w:id="2744"/>
              <w:bookmarkEnd w:id="2745"/>
              <w:bookmarkEnd w:id="2746"/>
              <w:bookmarkEnd w:id="2747"/>
              <w:bookmarkEnd w:id="2748"/>
              <w:bookmarkEnd w:id="2749"/>
              <w:bookmarkEnd w:id="2750"/>
            </w:del>
          </w:p>
        </w:tc>
        <w:tc>
          <w:tcPr>
            <w:tcW w:w="3551" w:type="dxa"/>
            <w:shd w:val="clear" w:color="auto" w:fill="auto"/>
          </w:tcPr>
          <w:p w14:paraId="234F3384" w14:textId="272FF4D9" w:rsidR="00F477EB" w:rsidRPr="00AE798F" w:rsidDel="00C13F4B" w:rsidRDefault="00F477EB">
            <w:pPr>
              <w:pStyle w:val="Heading3"/>
              <w:rPr>
                <w:del w:id="2751" w:author="Perrine, Martin L. (GSFC-5670)" w:date="2016-04-01T09:22:00Z"/>
                <w:shd w:val="clear" w:color="auto" w:fill="FFFFFF"/>
                <w:rPrChange w:id="2752" w:author="Perrine, Martin L. (GSFC-5670)" w:date="2016-05-02T10:35:00Z">
                  <w:rPr>
                    <w:del w:id="2753" w:author="Perrine, Martin L. (GSFC-5670)" w:date="2016-04-01T09:22:00Z"/>
                  </w:rPr>
                </w:rPrChange>
              </w:rPr>
              <w:pPrChange w:id="2754" w:author="Perrine, Martin L. (GSFC-5670)" w:date="2016-05-02T10:35:00Z">
                <w:pPr>
                  <w:pStyle w:val="Paragraph"/>
                </w:pPr>
              </w:pPrChange>
            </w:pPr>
            <w:del w:id="2755" w:author="Perrine, Martin L. (GSFC-5670)" w:date="2016-04-01T09:22:00Z">
              <w:r w:rsidRPr="00AE798F" w:rsidDel="00C13F4B">
                <w:rPr>
                  <w:rFonts w:ascii="Times New Roman" w:hAnsi="Times New Roman"/>
                  <w:shd w:val="clear" w:color="auto" w:fill="FFFFFF"/>
                  <w:rPrChange w:id="2756" w:author="Perrine, Martin L. (GSFC-5670)" w:date="2016-05-02T10:35:00Z">
                    <w:rPr/>
                  </w:rPrChange>
                </w:rPr>
                <w:delText>Update M&amp;C Interface</w:delText>
              </w:r>
              <w:bookmarkStart w:id="2757" w:name="_Toc447893836"/>
              <w:bookmarkStart w:id="2758" w:name="_Toc447894021"/>
              <w:bookmarkStart w:id="2759" w:name="_Toc447894233"/>
              <w:bookmarkStart w:id="2760" w:name="_Toc447894347"/>
              <w:bookmarkStart w:id="2761" w:name="_Toc447894456"/>
              <w:bookmarkStart w:id="2762" w:name="_Toc449948445"/>
              <w:bookmarkStart w:id="2763" w:name="_Toc449948576"/>
              <w:bookmarkEnd w:id="2757"/>
              <w:bookmarkEnd w:id="2758"/>
              <w:bookmarkEnd w:id="2759"/>
              <w:bookmarkEnd w:id="2760"/>
              <w:bookmarkEnd w:id="2761"/>
              <w:bookmarkEnd w:id="2762"/>
              <w:bookmarkEnd w:id="2763"/>
            </w:del>
          </w:p>
          <w:p w14:paraId="30781FCD" w14:textId="75D0FD59" w:rsidR="00F477EB" w:rsidRPr="00AE798F" w:rsidDel="00C13F4B" w:rsidRDefault="00F477EB">
            <w:pPr>
              <w:pStyle w:val="Heading3"/>
              <w:rPr>
                <w:del w:id="2764" w:author="Perrine, Martin L. (GSFC-5670)" w:date="2016-04-01T09:22:00Z"/>
                <w:shd w:val="clear" w:color="auto" w:fill="FFFFFF"/>
                <w:rPrChange w:id="2765" w:author="Perrine, Martin L. (GSFC-5670)" w:date="2016-05-02T10:35:00Z">
                  <w:rPr>
                    <w:del w:id="2766" w:author="Perrine, Martin L. (GSFC-5670)" w:date="2016-04-01T09:22:00Z"/>
                  </w:rPr>
                </w:rPrChange>
              </w:rPr>
              <w:pPrChange w:id="2767" w:author="Perrine, Martin L. (GSFC-5670)" w:date="2016-05-02T10:35:00Z">
                <w:pPr>
                  <w:pStyle w:val="Paragraph"/>
                </w:pPr>
              </w:pPrChange>
            </w:pPr>
            <w:del w:id="2768" w:author="Perrine, Martin L. (GSFC-5670)" w:date="2016-04-01T09:22:00Z">
              <w:r w:rsidRPr="00AE798F" w:rsidDel="00C13F4B">
                <w:rPr>
                  <w:rFonts w:ascii="Times New Roman" w:hAnsi="Times New Roman"/>
                  <w:shd w:val="clear" w:color="auto" w:fill="FFFFFF"/>
                  <w:rPrChange w:id="2769" w:author="Perrine, Martin L. (GSFC-5670)" w:date="2016-05-02T10:35:00Z">
                    <w:rPr/>
                  </w:rPrChange>
                </w:rPr>
                <w:delText>Streamline file generation</w:delText>
              </w:r>
              <w:bookmarkStart w:id="2770" w:name="_Toc447893837"/>
              <w:bookmarkStart w:id="2771" w:name="_Toc447894022"/>
              <w:bookmarkStart w:id="2772" w:name="_Toc447894234"/>
              <w:bookmarkStart w:id="2773" w:name="_Toc447894348"/>
              <w:bookmarkStart w:id="2774" w:name="_Toc447894457"/>
              <w:bookmarkStart w:id="2775" w:name="_Toc449948446"/>
              <w:bookmarkStart w:id="2776" w:name="_Toc449948577"/>
              <w:bookmarkEnd w:id="2770"/>
              <w:bookmarkEnd w:id="2771"/>
              <w:bookmarkEnd w:id="2772"/>
              <w:bookmarkEnd w:id="2773"/>
              <w:bookmarkEnd w:id="2774"/>
              <w:bookmarkEnd w:id="2775"/>
              <w:bookmarkEnd w:id="2776"/>
            </w:del>
          </w:p>
          <w:p w14:paraId="0B68D4F1" w14:textId="6D943B56" w:rsidR="00F477EB" w:rsidRPr="00AE798F" w:rsidDel="00C13F4B" w:rsidRDefault="00F477EB">
            <w:pPr>
              <w:pStyle w:val="Heading3"/>
              <w:rPr>
                <w:del w:id="2777" w:author="Perrine, Martin L. (GSFC-5670)" w:date="2016-04-01T09:22:00Z"/>
                <w:shd w:val="clear" w:color="auto" w:fill="FFFFFF"/>
                <w:rPrChange w:id="2778" w:author="Perrine, Martin L. (GSFC-5670)" w:date="2016-05-02T10:35:00Z">
                  <w:rPr>
                    <w:del w:id="2779" w:author="Perrine, Martin L. (GSFC-5670)" w:date="2016-04-01T09:22:00Z"/>
                  </w:rPr>
                </w:rPrChange>
              </w:rPr>
              <w:pPrChange w:id="2780" w:author="Perrine, Martin L. (GSFC-5670)" w:date="2016-05-02T10:35:00Z">
                <w:pPr>
                  <w:pStyle w:val="Paragraph"/>
                </w:pPr>
              </w:pPrChange>
            </w:pPr>
            <w:del w:id="2781" w:author="Perrine, Martin L. (GSFC-5670)" w:date="2016-04-01T09:22:00Z">
              <w:r w:rsidRPr="00AE798F" w:rsidDel="00C13F4B">
                <w:rPr>
                  <w:rFonts w:ascii="Times New Roman" w:hAnsi="Times New Roman"/>
                  <w:shd w:val="clear" w:color="auto" w:fill="FFFFFF"/>
                  <w:rPrChange w:id="2782" w:author="Perrine, Martin L. (GSFC-5670)" w:date="2016-05-02T10:35:00Z">
                    <w:rPr/>
                  </w:rPrChange>
                </w:rPr>
                <w:delText>Support IRIS mission</w:delText>
              </w:r>
              <w:bookmarkStart w:id="2783" w:name="_Toc447893838"/>
              <w:bookmarkStart w:id="2784" w:name="_Toc447894023"/>
              <w:bookmarkStart w:id="2785" w:name="_Toc447894235"/>
              <w:bookmarkStart w:id="2786" w:name="_Toc447894349"/>
              <w:bookmarkStart w:id="2787" w:name="_Toc447894458"/>
              <w:bookmarkStart w:id="2788" w:name="_Toc449948447"/>
              <w:bookmarkStart w:id="2789" w:name="_Toc449948578"/>
              <w:bookmarkEnd w:id="2783"/>
              <w:bookmarkEnd w:id="2784"/>
              <w:bookmarkEnd w:id="2785"/>
              <w:bookmarkEnd w:id="2786"/>
              <w:bookmarkEnd w:id="2787"/>
              <w:bookmarkEnd w:id="2788"/>
              <w:bookmarkEnd w:id="2789"/>
            </w:del>
          </w:p>
        </w:tc>
        <w:tc>
          <w:tcPr>
            <w:tcW w:w="1992" w:type="dxa"/>
            <w:shd w:val="clear" w:color="auto" w:fill="auto"/>
          </w:tcPr>
          <w:p w14:paraId="4FBDD061" w14:textId="6AB543C2" w:rsidR="00F477EB" w:rsidRPr="00AE798F" w:rsidDel="00C13F4B" w:rsidRDefault="00F477EB">
            <w:pPr>
              <w:pStyle w:val="Heading3"/>
              <w:rPr>
                <w:del w:id="2790" w:author="Perrine, Martin L. (GSFC-5670)" w:date="2016-04-01T09:22:00Z"/>
                <w:shd w:val="clear" w:color="auto" w:fill="FFFFFF"/>
                <w:rPrChange w:id="2791" w:author="Perrine, Martin L. (GSFC-5670)" w:date="2016-05-02T10:35:00Z">
                  <w:rPr>
                    <w:del w:id="2792" w:author="Perrine, Martin L. (GSFC-5670)" w:date="2016-04-01T09:22:00Z"/>
                  </w:rPr>
                </w:rPrChange>
              </w:rPr>
              <w:pPrChange w:id="2793" w:author="Perrine, Martin L. (GSFC-5670)" w:date="2016-05-02T10:35:00Z">
                <w:pPr>
                  <w:pStyle w:val="Paragraph"/>
                </w:pPr>
              </w:pPrChange>
            </w:pPr>
            <w:del w:id="2794" w:author="Perrine, Martin L. (GSFC-5670)" w:date="2016-04-01T09:22:00Z">
              <w:r w:rsidRPr="00AE798F" w:rsidDel="00C13F4B">
                <w:rPr>
                  <w:rFonts w:ascii="Times New Roman" w:hAnsi="Times New Roman"/>
                  <w:shd w:val="clear" w:color="auto" w:fill="FFFFFF"/>
                  <w:rPrChange w:id="2795" w:author="Perrine, Martin L. (GSFC-5670)" w:date="2016-05-02T10:35:00Z">
                    <w:rPr/>
                  </w:rPrChange>
                </w:rPr>
                <w:delText>June 2013</w:delText>
              </w:r>
              <w:bookmarkStart w:id="2796" w:name="_Toc447893839"/>
              <w:bookmarkStart w:id="2797" w:name="_Toc447894024"/>
              <w:bookmarkStart w:id="2798" w:name="_Toc447894236"/>
              <w:bookmarkStart w:id="2799" w:name="_Toc447894350"/>
              <w:bookmarkStart w:id="2800" w:name="_Toc447894459"/>
              <w:bookmarkStart w:id="2801" w:name="_Toc449948448"/>
              <w:bookmarkStart w:id="2802" w:name="_Toc449948579"/>
              <w:bookmarkEnd w:id="2796"/>
              <w:bookmarkEnd w:id="2797"/>
              <w:bookmarkEnd w:id="2798"/>
              <w:bookmarkEnd w:id="2799"/>
              <w:bookmarkEnd w:id="2800"/>
              <w:bookmarkEnd w:id="2801"/>
              <w:bookmarkEnd w:id="2802"/>
            </w:del>
          </w:p>
        </w:tc>
        <w:bookmarkStart w:id="2803" w:name="_Toc447893840"/>
        <w:bookmarkStart w:id="2804" w:name="_Toc447894025"/>
        <w:bookmarkStart w:id="2805" w:name="_Toc447894237"/>
        <w:bookmarkStart w:id="2806" w:name="_Toc447894351"/>
        <w:bookmarkStart w:id="2807" w:name="_Toc447894460"/>
        <w:bookmarkStart w:id="2808" w:name="_Toc449948449"/>
        <w:bookmarkStart w:id="2809" w:name="_Toc449948580"/>
        <w:bookmarkEnd w:id="2803"/>
        <w:bookmarkEnd w:id="2804"/>
        <w:bookmarkEnd w:id="2805"/>
        <w:bookmarkEnd w:id="2806"/>
        <w:bookmarkEnd w:id="2807"/>
        <w:bookmarkEnd w:id="2808"/>
        <w:bookmarkEnd w:id="2809"/>
      </w:tr>
      <w:tr w:rsidR="00F477EB" w:rsidRPr="00AE798F" w:rsidDel="00C13F4B" w14:paraId="748C8F26" w14:textId="0F147402" w:rsidTr="00F477EB">
        <w:trPr>
          <w:del w:id="2810" w:author="Perrine, Martin L. (GSFC-5670)" w:date="2016-04-01T09:22:00Z"/>
        </w:trPr>
        <w:tc>
          <w:tcPr>
            <w:tcW w:w="1255" w:type="dxa"/>
            <w:shd w:val="clear" w:color="auto" w:fill="auto"/>
          </w:tcPr>
          <w:p w14:paraId="76525525" w14:textId="59EFE7A6" w:rsidR="00F477EB" w:rsidRPr="00AE798F" w:rsidDel="00C13F4B" w:rsidRDefault="00F477EB">
            <w:pPr>
              <w:pStyle w:val="Heading3"/>
              <w:rPr>
                <w:del w:id="2811" w:author="Perrine, Martin L. (GSFC-5670)" w:date="2016-04-01T09:22:00Z"/>
                <w:shd w:val="clear" w:color="auto" w:fill="FFFFFF"/>
                <w:rPrChange w:id="2812" w:author="Perrine, Martin L. (GSFC-5670)" w:date="2016-05-02T10:35:00Z">
                  <w:rPr>
                    <w:del w:id="2813" w:author="Perrine, Martin L. (GSFC-5670)" w:date="2016-04-01T09:22:00Z"/>
                  </w:rPr>
                </w:rPrChange>
              </w:rPr>
              <w:pPrChange w:id="2814" w:author="Perrine, Martin L. (GSFC-5670)" w:date="2016-05-02T10:35:00Z">
                <w:pPr>
                  <w:pStyle w:val="Paragraph"/>
                </w:pPr>
              </w:pPrChange>
            </w:pPr>
            <w:del w:id="2815" w:author="Perrine, Martin L. (GSFC-5670)" w:date="2016-04-01T09:22:00Z">
              <w:r w:rsidRPr="00AE798F" w:rsidDel="00C13F4B">
                <w:rPr>
                  <w:rFonts w:ascii="Times New Roman" w:hAnsi="Times New Roman"/>
                  <w:shd w:val="clear" w:color="auto" w:fill="FFFFFF"/>
                  <w:rPrChange w:id="2816" w:author="Perrine, Martin L. (GSFC-5670)" w:date="2016-05-02T10:35:00Z">
                    <w:rPr/>
                  </w:rPrChange>
                </w:rPr>
                <w:delText>MTRS RIP</w:delText>
              </w:r>
              <w:bookmarkStart w:id="2817" w:name="_Toc447893841"/>
              <w:bookmarkStart w:id="2818" w:name="_Toc447894026"/>
              <w:bookmarkStart w:id="2819" w:name="_Toc447894238"/>
              <w:bookmarkStart w:id="2820" w:name="_Toc447894352"/>
              <w:bookmarkStart w:id="2821" w:name="_Toc447894461"/>
              <w:bookmarkStart w:id="2822" w:name="_Toc449948450"/>
              <w:bookmarkStart w:id="2823" w:name="_Toc449948581"/>
              <w:bookmarkEnd w:id="2817"/>
              <w:bookmarkEnd w:id="2818"/>
              <w:bookmarkEnd w:id="2819"/>
              <w:bookmarkEnd w:id="2820"/>
              <w:bookmarkEnd w:id="2821"/>
              <w:bookmarkEnd w:id="2822"/>
              <w:bookmarkEnd w:id="2823"/>
            </w:del>
          </w:p>
        </w:tc>
        <w:tc>
          <w:tcPr>
            <w:tcW w:w="3551" w:type="dxa"/>
            <w:shd w:val="clear" w:color="auto" w:fill="auto"/>
          </w:tcPr>
          <w:p w14:paraId="4F99702A" w14:textId="507FF8DE" w:rsidR="00F477EB" w:rsidRPr="00AE798F" w:rsidDel="00C13F4B" w:rsidRDefault="00F477EB">
            <w:pPr>
              <w:pStyle w:val="Heading3"/>
              <w:rPr>
                <w:del w:id="2824" w:author="Perrine, Martin L. (GSFC-5670)" w:date="2016-04-01T09:22:00Z"/>
                <w:shd w:val="clear" w:color="auto" w:fill="FFFFFF"/>
                <w:rPrChange w:id="2825" w:author="Perrine, Martin L. (GSFC-5670)" w:date="2016-05-02T10:35:00Z">
                  <w:rPr>
                    <w:del w:id="2826" w:author="Perrine, Martin L. (GSFC-5670)" w:date="2016-04-01T09:22:00Z"/>
                  </w:rPr>
                </w:rPrChange>
              </w:rPr>
              <w:pPrChange w:id="2827" w:author="Perrine, Martin L. (GSFC-5670)" w:date="2016-05-02T10:35:00Z">
                <w:pPr>
                  <w:pStyle w:val="Paragraph"/>
                </w:pPr>
              </w:pPrChange>
            </w:pPr>
            <w:del w:id="2828" w:author="Perrine, Martin L. (GSFC-5670)" w:date="2016-04-01T09:22:00Z">
              <w:r w:rsidRPr="00AE798F" w:rsidDel="00C13F4B">
                <w:rPr>
                  <w:rFonts w:ascii="Times New Roman" w:hAnsi="Times New Roman"/>
                  <w:shd w:val="clear" w:color="auto" w:fill="FFFFFF"/>
                  <w:rPrChange w:id="2829" w:author="Perrine, Martin L. (GSFC-5670)" w:date="2016-05-02T10:35:00Z">
                    <w:rPr/>
                  </w:rPrChange>
                </w:rPr>
                <w:delText>OS port to Linux</w:delText>
              </w:r>
              <w:bookmarkStart w:id="2830" w:name="_Toc447893842"/>
              <w:bookmarkStart w:id="2831" w:name="_Toc447894027"/>
              <w:bookmarkStart w:id="2832" w:name="_Toc447894239"/>
              <w:bookmarkStart w:id="2833" w:name="_Toc447894353"/>
              <w:bookmarkStart w:id="2834" w:name="_Toc447894462"/>
              <w:bookmarkStart w:id="2835" w:name="_Toc449948451"/>
              <w:bookmarkStart w:id="2836" w:name="_Toc449948582"/>
              <w:bookmarkEnd w:id="2830"/>
              <w:bookmarkEnd w:id="2831"/>
              <w:bookmarkEnd w:id="2832"/>
              <w:bookmarkEnd w:id="2833"/>
              <w:bookmarkEnd w:id="2834"/>
              <w:bookmarkEnd w:id="2835"/>
              <w:bookmarkEnd w:id="2836"/>
            </w:del>
          </w:p>
          <w:p w14:paraId="4C70E1AF" w14:textId="587B2AA6" w:rsidR="00F477EB" w:rsidRPr="00AE798F" w:rsidDel="00C13F4B" w:rsidRDefault="00F477EB">
            <w:pPr>
              <w:pStyle w:val="Heading3"/>
              <w:rPr>
                <w:del w:id="2837" w:author="Perrine, Martin L. (GSFC-5670)" w:date="2016-04-01T09:22:00Z"/>
                <w:shd w:val="clear" w:color="auto" w:fill="FFFFFF"/>
                <w:rPrChange w:id="2838" w:author="Perrine, Martin L. (GSFC-5670)" w:date="2016-05-02T10:35:00Z">
                  <w:rPr>
                    <w:del w:id="2839" w:author="Perrine, Martin L. (GSFC-5670)" w:date="2016-04-01T09:22:00Z"/>
                  </w:rPr>
                </w:rPrChange>
              </w:rPr>
              <w:pPrChange w:id="2840" w:author="Perrine, Martin L. (GSFC-5670)" w:date="2016-05-02T10:35:00Z">
                <w:pPr>
                  <w:pStyle w:val="Paragraph"/>
                </w:pPr>
              </w:pPrChange>
            </w:pPr>
            <w:del w:id="2841" w:author="Perrine, Martin L. (GSFC-5670)" w:date="2016-04-01T09:22:00Z">
              <w:r w:rsidRPr="00AE798F" w:rsidDel="00C13F4B">
                <w:rPr>
                  <w:rFonts w:ascii="Times New Roman" w:hAnsi="Times New Roman"/>
                  <w:shd w:val="clear" w:color="auto" w:fill="FFFFFF"/>
                  <w:rPrChange w:id="2842" w:author="Perrine, Martin L. (GSFC-5670)" w:date="2016-05-02T10:35:00Z">
                    <w:rPr/>
                  </w:rPrChange>
                </w:rPr>
                <w:delText>Integrate into MTRS system</w:delText>
              </w:r>
              <w:bookmarkStart w:id="2843" w:name="_Toc447893843"/>
              <w:bookmarkStart w:id="2844" w:name="_Toc447894028"/>
              <w:bookmarkStart w:id="2845" w:name="_Toc447894240"/>
              <w:bookmarkStart w:id="2846" w:name="_Toc447894354"/>
              <w:bookmarkStart w:id="2847" w:name="_Toc447894463"/>
              <w:bookmarkStart w:id="2848" w:name="_Toc449948452"/>
              <w:bookmarkStart w:id="2849" w:name="_Toc449948583"/>
              <w:bookmarkEnd w:id="2843"/>
              <w:bookmarkEnd w:id="2844"/>
              <w:bookmarkEnd w:id="2845"/>
              <w:bookmarkEnd w:id="2846"/>
              <w:bookmarkEnd w:id="2847"/>
              <w:bookmarkEnd w:id="2848"/>
              <w:bookmarkEnd w:id="2849"/>
            </w:del>
          </w:p>
          <w:p w14:paraId="218EDC08" w14:textId="081FFF85" w:rsidR="00F477EB" w:rsidRPr="00AE798F" w:rsidDel="00C13F4B" w:rsidRDefault="00F477EB">
            <w:pPr>
              <w:pStyle w:val="Heading3"/>
              <w:rPr>
                <w:del w:id="2850" w:author="Perrine, Martin L. (GSFC-5670)" w:date="2016-04-01T09:22:00Z"/>
                <w:shd w:val="clear" w:color="auto" w:fill="FFFFFF"/>
                <w:rPrChange w:id="2851" w:author="Perrine, Martin L. (GSFC-5670)" w:date="2016-05-02T10:35:00Z">
                  <w:rPr>
                    <w:del w:id="2852" w:author="Perrine, Martin L. (GSFC-5670)" w:date="2016-04-01T09:22:00Z"/>
                  </w:rPr>
                </w:rPrChange>
              </w:rPr>
              <w:pPrChange w:id="2853" w:author="Perrine, Martin L. (GSFC-5670)" w:date="2016-05-02T10:35:00Z">
                <w:pPr>
                  <w:pStyle w:val="Paragraph"/>
                </w:pPr>
              </w:pPrChange>
            </w:pPr>
            <w:del w:id="2854" w:author="Perrine, Martin L. (GSFC-5670)" w:date="2016-04-01T09:22:00Z">
              <w:r w:rsidRPr="00AE798F" w:rsidDel="00C13F4B">
                <w:rPr>
                  <w:rFonts w:ascii="Times New Roman" w:hAnsi="Times New Roman"/>
                  <w:shd w:val="clear" w:color="auto" w:fill="FFFFFF"/>
                  <w:rPrChange w:id="2855" w:author="Perrine, Martin L. (GSFC-5670)" w:date="2016-05-02T10:35:00Z">
                    <w:rPr/>
                  </w:rPrChange>
                </w:rPr>
                <w:delText>Support SMAP mission</w:delText>
              </w:r>
              <w:bookmarkStart w:id="2856" w:name="_Toc447893844"/>
              <w:bookmarkStart w:id="2857" w:name="_Toc447894029"/>
              <w:bookmarkStart w:id="2858" w:name="_Toc447894241"/>
              <w:bookmarkStart w:id="2859" w:name="_Toc447894355"/>
              <w:bookmarkStart w:id="2860" w:name="_Toc447894464"/>
              <w:bookmarkStart w:id="2861" w:name="_Toc449948453"/>
              <w:bookmarkStart w:id="2862" w:name="_Toc449948584"/>
              <w:bookmarkEnd w:id="2856"/>
              <w:bookmarkEnd w:id="2857"/>
              <w:bookmarkEnd w:id="2858"/>
              <w:bookmarkEnd w:id="2859"/>
              <w:bookmarkEnd w:id="2860"/>
              <w:bookmarkEnd w:id="2861"/>
              <w:bookmarkEnd w:id="2862"/>
            </w:del>
          </w:p>
        </w:tc>
        <w:tc>
          <w:tcPr>
            <w:tcW w:w="1992" w:type="dxa"/>
            <w:shd w:val="clear" w:color="auto" w:fill="auto"/>
          </w:tcPr>
          <w:p w14:paraId="009BD023" w14:textId="4E9A434B" w:rsidR="00F477EB" w:rsidRPr="00AE798F" w:rsidDel="00C13F4B" w:rsidRDefault="00F477EB">
            <w:pPr>
              <w:pStyle w:val="Heading3"/>
              <w:rPr>
                <w:del w:id="2863" w:author="Perrine, Martin L. (GSFC-5670)" w:date="2016-04-01T09:22:00Z"/>
                <w:shd w:val="clear" w:color="auto" w:fill="FFFFFF"/>
                <w:rPrChange w:id="2864" w:author="Perrine, Martin L. (GSFC-5670)" w:date="2016-05-02T10:35:00Z">
                  <w:rPr>
                    <w:del w:id="2865" w:author="Perrine, Martin L. (GSFC-5670)" w:date="2016-04-01T09:22:00Z"/>
                  </w:rPr>
                </w:rPrChange>
              </w:rPr>
              <w:pPrChange w:id="2866" w:author="Perrine, Martin L. (GSFC-5670)" w:date="2016-05-02T10:35:00Z">
                <w:pPr>
                  <w:pStyle w:val="Paragraph"/>
                </w:pPr>
              </w:pPrChange>
            </w:pPr>
            <w:del w:id="2867" w:author="Perrine, Martin L. (GSFC-5670)" w:date="2016-04-01T09:22:00Z">
              <w:r w:rsidRPr="00AE798F" w:rsidDel="00C13F4B">
                <w:rPr>
                  <w:rFonts w:ascii="Times New Roman" w:hAnsi="Times New Roman"/>
                  <w:shd w:val="clear" w:color="auto" w:fill="FFFFFF"/>
                  <w:rPrChange w:id="2868" w:author="Perrine, Martin L. (GSFC-5670)" w:date="2016-05-02T10:35:00Z">
                    <w:rPr/>
                  </w:rPrChange>
                </w:rPr>
                <w:delText>January 2015</w:delText>
              </w:r>
              <w:bookmarkStart w:id="2869" w:name="_Toc447893845"/>
              <w:bookmarkStart w:id="2870" w:name="_Toc447894030"/>
              <w:bookmarkStart w:id="2871" w:name="_Toc447894242"/>
              <w:bookmarkStart w:id="2872" w:name="_Toc447894356"/>
              <w:bookmarkStart w:id="2873" w:name="_Toc447894465"/>
              <w:bookmarkStart w:id="2874" w:name="_Toc449948454"/>
              <w:bookmarkStart w:id="2875" w:name="_Toc449948585"/>
              <w:bookmarkEnd w:id="2869"/>
              <w:bookmarkEnd w:id="2870"/>
              <w:bookmarkEnd w:id="2871"/>
              <w:bookmarkEnd w:id="2872"/>
              <w:bookmarkEnd w:id="2873"/>
              <w:bookmarkEnd w:id="2874"/>
              <w:bookmarkEnd w:id="2875"/>
            </w:del>
          </w:p>
        </w:tc>
        <w:bookmarkStart w:id="2876" w:name="_Toc447893846"/>
        <w:bookmarkStart w:id="2877" w:name="_Toc447894031"/>
        <w:bookmarkStart w:id="2878" w:name="_Toc447894243"/>
        <w:bookmarkStart w:id="2879" w:name="_Toc447894357"/>
        <w:bookmarkStart w:id="2880" w:name="_Toc447894466"/>
        <w:bookmarkStart w:id="2881" w:name="_Toc449948455"/>
        <w:bookmarkStart w:id="2882" w:name="_Toc449948586"/>
        <w:bookmarkEnd w:id="2876"/>
        <w:bookmarkEnd w:id="2877"/>
        <w:bookmarkEnd w:id="2878"/>
        <w:bookmarkEnd w:id="2879"/>
        <w:bookmarkEnd w:id="2880"/>
        <w:bookmarkEnd w:id="2881"/>
        <w:bookmarkEnd w:id="2882"/>
      </w:tr>
      <w:tr w:rsidR="00F477EB" w:rsidRPr="00AE798F" w:rsidDel="00C13F4B" w14:paraId="1730CFF3" w14:textId="0012D8E3" w:rsidTr="00F477EB">
        <w:trPr>
          <w:del w:id="2883" w:author="Perrine, Martin L. (GSFC-5670)" w:date="2016-04-01T09:22:00Z"/>
        </w:trPr>
        <w:tc>
          <w:tcPr>
            <w:tcW w:w="1255" w:type="dxa"/>
            <w:shd w:val="clear" w:color="auto" w:fill="auto"/>
          </w:tcPr>
          <w:p w14:paraId="4F5CAD1A" w14:textId="5A49E782" w:rsidR="00F477EB" w:rsidRPr="00AE798F" w:rsidDel="00C13F4B" w:rsidRDefault="00F477EB">
            <w:pPr>
              <w:pStyle w:val="Heading3"/>
              <w:rPr>
                <w:del w:id="2884" w:author="Perrine, Martin L. (GSFC-5670)" w:date="2016-04-01T09:22:00Z"/>
                <w:shd w:val="clear" w:color="auto" w:fill="FFFFFF"/>
                <w:rPrChange w:id="2885" w:author="Perrine, Martin L. (GSFC-5670)" w:date="2016-05-02T10:35:00Z">
                  <w:rPr>
                    <w:del w:id="2886" w:author="Perrine, Martin L. (GSFC-5670)" w:date="2016-04-01T09:22:00Z"/>
                  </w:rPr>
                </w:rPrChange>
              </w:rPr>
              <w:pPrChange w:id="2887" w:author="Perrine, Martin L. (GSFC-5670)" w:date="2016-05-02T10:35:00Z">
                <w:pPr>
                  <w:pStyle w:val="Paragraph"/>
                </w:pPr>
              </w:pPrChange>
            </w:pPr>
            <w:del w:id="2888" w:author="Perrine, Martin L. (GSFC-5670)" w:date="2016-01-19T10:57:00Z">
              <w:r w:rsidRPr="00AE798F" w:rsidDel="00171842">
                <w:rPr>
                  <w:rFonts w:ascii="Times New Roman" w:hAnsi="Times New Roman"/>
                  <w:shd w:val="clear" w:color="auto" w:fill="FFFFFF"/>
                  <w:rPrChange w:id="2889" w:author="Perrine, Martin L. (GSFC-5670)" w:date="2016-05-02T10:35:00Z">
                    <w:rPr/>
                  </w:rPrChange>
                </w:rPr>
                <w:delText>NENG</w:delText>
              </w:r>
            </w:del>
            <w:del w:id="2890" w:author="Perrine, Martin L. (GSFC-5670)" w:date="2016-04-01T09:22:00Z">
              <w:r w:rsidRPr="00AE798F" w:rsidDel="00C13F4B">
                <w:rPr>
                  <w:rFonts w:ascii="Times New Roman" w:hAnsi="Times New Roman"/>
                  <w:shd w:val="clear" w:color="auto" w:fill="FFFFFF"/>
                  <w:rPrChange w:id="2891" w:author="Perrine, Martin L. (GSFC-5670)" w:date="2016-05-02T10:35:00Z">
                    <w:rPr/>
                  </w:rPrChange>
                </w:rPr>
                <w:delText xml:space="preserve"> Phase 2</w:delText>
              </w:r>
              <w:bookmarkStart w:id="2892" w:name="_Toc447893847"/>
              <w:bookmarkStart w:id="2893" w:name="_Toc447894032"/>
              <w:bookmarkStart w:id="2894" w:name="_Toc447894244"/>
              <w:bookmarkStart w:id="2895" w:name="_Toc447894358"/>
              <w:bookmarkStart w:id="2896" w:name="_Toc447894467"/>
              <w:bookmarkStart w:id="2897" w:name="_Toc449948456"/>
              <w:bookmarkStart w:id="2898" w:name="_Toc449948587"/>
              <w:bookmarkEnd w:id="2892"/>
              <w:bookmarkEnd w:id="2893"/>
              <w:bookmarkEnd w:id="2894"/>
              <w:bookmarkEnd w:id="2895"/>
              <w:bookmarkEnd w:id="2896"/>
              <w:bookmarkEnd w:id="2897"/>
              <w:bookmarkEnd w:id="2898"/>
            </w:del>
          </w:p>
        </w:tc>
        <w:tc>
          <w:tcPr>
            <w:tcW w:w="3551" w:type="dxa"/>
            <w:shd w:val="clear" w:color="auto" w:fill="auto"/>
          </w:tcPr>
          <w:p w14:paraId="31698D0C" w14:textId="7318F498" w:rsidR="00F477EB" w:rsidRPr="00AE798F" w:rsidDel="00C13F4B" w:rsidRDefault="00F477EB">
            <w:pPr>
              <w:pStyle w:val="Heading3"/>
              <w:rPr>
                <w:del w:id="2899" w:author="Perrine, Martin L. (GSFC-5670)" w:date="2016-04-01T09:22:00Z"/>
                <w:shd w:val="clear" w:color="auto" w:fill="FFFFFF"/>
                <w:rPrChange w:id="2900" w:author="Perrine, Martin L. (GSFC-5670)" w:date="2016-05-02T10:35:00Z">
                  <w:rPr>
                    <w:del w:id="2901" w:author="Perrine, Martin L. (GSFC-5670)" w:date="2016-04-01T09:22:00Z"/>
                  </w:rPr>
                </w:rPrChange>
              </w:rPr>
              <w:pPrChange w:id="2902" w:author="Perrine, Martin L. (GSFC-5670)" w:date="2016-05-02T10:35:00Z">
                <w:pPr>
                  <w:pStyle w:val="Paragraph"/>
                </w:pPr>
              </w:pPrChange>
            </w:pPr>
            <w:del w:id="2903" w:author="Perrine, Martin L. (GSFC-5670)" w:date="2016-04-01T09:22:00Z">
              <w:r w:rsidRPr="00AE798F" w:rsidDel="00C13F4B">
                <w:rPr>
                  <w:rFonts w:ascii="Times New Roman" w:hAnsi="Times New Roman"/>
                  <w:shd w:val="clear" w:color="auto" w:fill="FFFFFF"/>
                  <w:rPrChange w:id="2904" w:author="Perrine, Martin L. (GSFC-5670)" w:date="2016-05-02T10:35:00Z">
                    <w:rPr/>
                  </w:rPrChange>
                </w:rPr>
                <w:delText>Automatic failover</w:delText>
              </w:r>
              <w:bookmarkStart w:id="2905" w:name="_Toc447893848"/>
              <w:bookmarkStart w:id="2906" w:name="_Toc447894033"/>
              <w:bookmarkStart w:id="2907" w:name="_Toc447894245"/>
              <w:bookmarkStart w:id="2908" w:name="_Toc447894359"/>
              <w:bookmarkStart w:id="2909" w:name="_Toc447894468"/>
              <w:bookmarkStart w:id="2910" w:name="_Toc449948457"/>
              <w:bookmarkStart w:id="2911" w:name="_Toc449948588"/>
              <w:bookmarkEnd w:id="2905"/>
              <w:bookmarkEnd w:id="2906"/>
              <w:bookmarkEnd w:id="2907"/>
              <w:bookmarkEnd w:id="2908"/>
              <w:bookmarkEnd w:id="2909"/>
              <w:bookmarkEnd w:id="2910"/>
              <w:bookmarkEnd w:id="2911"/>
            </w:del>
          </w:p>
          <w:p w14:paraId="3954CD97" w14:textId="1B177A5E" w:rsidR="00F477EB" w:rsidRPr="00AE798F" w:rsidDel="00C13F4B" w:rsidRDefault="00F477EB">
            <w:pPr>
              <w:pStyle w:val="Heading3"/>
              <w:rPr>
                <w:del w:id="2912" w:author="Perrine, Martin L. (GSFC-5670)" w:date="2016-04-01T09:22:00Z"/>
                <w:shd w:val="clear" w:color="auto" w:fill="FFFFFF"/>
                <w:rPrChange w:id="2913" w:author="Perrine, Martin L. (GSFC-5670)" w:date="2016-05-02T10:35:00Z">
                  <w:rPr>
                    <w:del w:id="2914" w:author="Perrine, Martin L. (GSFC-5670)" w:date="2016-04-01T09:22:00Z"/>
                  </w:rPr>
                </w:rPrChange>
              </w:rPr>
              <w:pPrChange w:id="2915" w:author="Perrine, Martin L. (GSFC-5670)" w:date="2016-05-02T10:35:00Z">
                <w:pPr>
                  <w:pStyle w:val="Paragraph"/>
                </w:pPr>
              </w:pPrChange>
            </w:pPr>
            <w:del w:id="2916" w:author="Perrine, Martin L. (GSFC-5670)" w:date="2016-02-09T11:06:00Z">
              <w:r w:rsidRPr="00AE798F" w:rsidDel="007F7E89">
                <w:rPr>
                  <w:rFonts w:ascii="Times New Roman" w:hAnsi="Times New Roman"/>
                  <w:shd w:val="clear" w:color="auto" w:fill="FFFFFF"/>
                  <w:rPrChange w:id="2917" w:author="Perrine, Martin L. (GSFC-5670)" w:date="2016-05-02T10:35:00Z">
                    <w:rPr/>
                  </w:rPrChange>
                </w:rPr>
                <w:delText>1</w:delText>
              </w:r>
            </w:del>
            <w:del w:id="2918" w:author="Perrine, Martin L. (GSFC-5670)" w:date="2016-04-01T09:22:00Z">
              <w:r w:rsidRPr="00AE798F" w:rsidDel="00C13F4B">
                <w:rPr>
                  <w:rFonts w:ascii="Times New Roman" w:hAnsi="Times New Roman"/>
                  <w:shd w:val="clear" w:color="auto" w:fill="FFFFFF"/>
                  <w:rPrChange w:id="2919" w:author="Perrine, Martin L. (GSFC-5670)" w:date="2016-05-02T10:35:00Z">
                    <w:rPr/>
                  </w:rPrChange>
                </w:rPr>
                <w:delText xml:space="preserve"> Gbps data rate</w:delText>
              </w:r>
              <w:bookmarkStart w:id="2920" w:name="_Toc447893849"/>
              <w:bookmarkStart w:id="2921" w:name="_Toc447894034"/>
              <w:bookmarkStart w:id="2922" w:name="_Toc447894246"/>
              <w:bookmarkStart w:id="2923" w:name="_Toc447894360"/>
              <w:bookmarkStart w:id="2924" w:name="_Toc447894469"/>
              <w:bookmarkStart w:id="2925" w:name="_Toc449948458"/>
              <w:bookmarkStart w:id="2926" w:name="_Toc449948589"/>
              <w:bookmarkEnd w:id="2920"/>
              <w:bookmarkEnd w:id="2921"/>
              <w:bookmarkEnd w:id="2922"/>
              <w:bookmarkEnd w:id="2923"/>
              <w:bookmarkEnd w:id="2924"/>
              <w:bookmarkEnd w:id="2925"/>
              <w:bookmarkEnd w:id="2926"/>
            </w:del>
          </w:p>
          <w:p w14:paraId="055FF798" w14:textId="0EB2353D" w:rsidR="00F477EB" w:rsidRPr="00AE798F" w:rsidDel="00C13F4B" w:rsidRDefault="00F477EB">
            <w:pPr>
              <w:pStyle w:val="Heading3"/>
              <w:rPr>
                <w:del w:id="2927" w:author="Perrine, Martin L. (GSFC-5670)" w:date="2016-04-01T09:22:00Z"/>
                <w:shd w:val="clear" w:color="auto" w:fill="FFFFFF"/>
                <w:rPrChange w:id="2928" w:author="Perrine, Martin L. (GSFC-5670)" w:date="2016-05-02T10:35:00Z">
                  <w:rPr>
                    <w:del w:id="2929" w:author="Perrine, Martin L. (GSFC-5670)" w:date="2016-04-01T09:22:00Z"/>
                  </w:rPr>
                </w:rPrChange>
              </w:rPr>
              <w:pPrChange w:id="2930" w:author="Perrine, Martin L. (GSFC-5670)" w:date="2016-05-02T10:35:00Z">
                <w:pPr>
                  <w:pStyle w:val="Paragraph"/>
                </w:pPr>
              </w:pPrChange>
            </w:pPr>
            <w:del w:id="2931" w:author="Perrine, Martin L. (GSFC-5670)" w:date="2016-01-19T12:39:00Z">
              <w:r w:rsidRPr="00AE798F" w:rsidDel="00F477EB">
                <w:rPr>
                  <w:rFonts w:ascii="Times New Roman" w:hAnsi="Times New Roman"/>
                  <w:shd w:val="clear" w:color="auto" w:fill="FFFFFF"/>
                  <w:rPrChange w:id="2932" w:author="Perrine, Martin L. (GSFC-5670)" w:date="2016-05-02T10:35:00Z">
                    <w:rPr/>
                  </w:rPrChange>
                </w:rPr>
                <w:delText xml:space="preserve">Schedule </w:delText>
              </w:r>
            </w:del>
            <w:del w:id="2933" w:author="Perrine, Martin L. (GSFC-5670)" w:date="2016-01-19T12:38:00Z">
              <w:r w:rsidRPr="00AE798F" w:rsidDel="00F477EB">
                <w:rPr>
                  <w:rFonts w:ascii="Times New Roman" w:hAnsi="Times New Roman"/>
                  <w:shd w:val="clear" w:color="auto" w:fill="FFFFFF"/>
                  <w:rPrChange w:id="2934" w:author="Perrine, Martin L. (GSFC-5670)" w:date="2016-05-02T10:35:00Z">
                    <w:rPr/>
                  </w:rPrChange>
                </w:rPr>
                <w:delText>driven</w:delText>
              </w:r>
            </w:del>
            <w:bookmarkStart w:id="2935" w:name="_Toc447893850"/>
            <w:bookmarkStart w:id="2936" w:name="_Toc447894035"/>
            <w:bookmarkStart w:id="2937" w:name="_Toc447894247"/>
            <w:bookmarkStart w:id="2938" w:name="_Toc447894361"/>
            <w:bookmarkStart w:id="2939" w:name="_Toc447894470"/>
            <w:bookmarkStart w:id="2940" w:name="_Toc449948459"/>
            <w:bookmarkStart w:id="2941" w:name="_Toc449948590"/>
            <w:bookmarkEnd w:id="2935"/>
            <w:bookmarkEnd w:id="2936"/>
            <w:bookmarkEnd w:id="2937"/>
            <w:bookmarkEnd w:id="2938"/>
            <w:bookmarkEnd w:id="2939"/>
            <w:bookmarkEnd w:id="2940"/>
            <w:bookmarkEnd w:id="2941"/>
          </w:p>
        </w:tc>
        <w:tc>
          <w:tcPr>
            <w:tcW w:w="1992" w:type="dxa"/>
            <w:shd w:val="clear" w:color="auto" w:fill="auto"/>
          </w:tcPr>
          <w:p w14:paraId="4DAA3E9C" w14:textId="12DE9550" w:rsidR="00F477EB" w:rsidRPr="00AE798F" w:rsidDel="00C13F4B" w:rsidRDefault="00F477EB">
            <w:pPr>
              <w:pStyle w:val="Heading3"/>
              <w:rPr>
                <w:del w:id="2942" w:author="Perrine, Martin L. (GSFC-5670)" w:date="2016-04-01T09:22:00Z"/>
                <w:shd w:val="clear" w:color="auto" w:fill="FFFFFF"/>
                <w:rPrChange w:id="2943" w:author="Perrine, Martin L. (GSFC-5670)" w:date="2016-05-02T10:35:00Z">
                  <w:rPr>
                    <w:del w:id="2944" w:author="Perrine, Martin L. (GSFC-5670)" w:date="2016-04-01T09:22:00Z"/>
                  </w:rPr>
                </w:rPrChange>
              </w:rPr>
              <w:pPrChange w:id="2945" w:author="Perrine, Martin L. (GSFC-5670)" w:date="2016-05-02T10:35:00Z">
                <w:pPr>
                  <w:pStyle w:val="Paragraph"/>
                </w:pPr>
              </w:pPrChange>
            </w:pPr>
            <w:del w:id="2946" w:author="Perrine, Martin L. (GSFC-5670)" w:date="2016-01-19T11:58:00Z">
              <w:r w:rsidRPr="00AE798F" w:rsidDel="00737F19">
                <w:rPr>
                  <w:rFonts w:ascii="Times New Roman" w:hAnsi="Times New Roman"/>
                  <w:shd w:val="clear" w:color="auto" w:fill="FFFFFF"/>
                  <w:rPrChange w:id="2947" w:author="Perrine, Martin L. (GSFC-5670)" w:date="2016-05-02T10:35:00Z">
                    <w:rPr/>
                  </w:rPrChange>
                </w:rPr>
                <w:delText>July 2016</w:delText>
              </w:r>
            </w:del>
            <w:bookmarkStart w:id="2948" w:name="_Toc447893851"/>
            <w:bookmarkStart w:id="2949" w:name="_Toc447894036"/>
            <w:bookmarkStart w:id="2950" w:name="_Toc447894248"/>
            <w:bookmarkStart w:id="2951" w:name="_Toc447894362"/>
            <w:bookmarkStart w:id="2952" w:name="_Toc447894471"/>
            <w:bookmarkStart w:id="2953" w:name="_Toc449948460"/>
            <w:bookmarkStart w:id="2954" w:name="_Toc449948591"/>
            <w:bookmarkEnd w:id="2948"/>
            <w:bookmarkEnd w:id="2949"/>
            <w:bookmarkEnd w:id="2950"/>
            <w:bookmarkEnd w:id="2951"/>
            <w:bookmarkEnd w:id="2952"/>
            <w:bookmarkEnd w:id="2953"/>
            <w:bookmarkEnd w:id="2954"/>
          </w:p>
        </w:tc>
        <w:bookmarkStart w:id="2955" w:name="_Toc447893852"/>
        <w:bookmarkStart w:id="2956" w:name="_Toc447894037"/>
        <w:bookmarkStart w:id="2957" w:name="_Toc447894249"/>
        <w:bookmarkStart w:id="2958" w:name="_Toc447894363"/>
        <w:bookmarkStart w:id="2959" w:name="_Toc447894472"/>
        <w:bookmarkStart w:id="2960" w:name="_Toc449948461"/>
        <w:bookmarkStart w:id="2961" w:name="_Toc449948592"/>
        <w:bookmarkEnd w:id="2955"/>
        <w:bookmarkEnd w:id="2956"/>
        <w:bookmarkEnd w:id="2957"/>
        <w:bookmarkEnd w:id="2958"/>
        <w:bookmarkEnd w:id="2959"/>
        <w:bookmarkEnd w:id="2960"/>
        <w:bookmarkEnd w:id="2961"/>
      </w:tr>
      <w:tr w:rsidR="00F477EB" w:rsidRPr="00AE798F" w:rsidDel="007F7E89" w14:paraId="1BE37CD0" w14:textId="2C194E1E" w:rsidTr="00F477EB">
        <w:trPr>
          <w:del w:id="2962" w:author="Perrine, Martin L. (GSFC-5670)" w:date="2016-02-09T11:07:00Z"/>
        </w:trPr>
        <w:tc>
          <w:tcPr>
            <w:tcW w:w="1255" w:type="dxa"/>
            <w:shd w:val="clear" w:color="auto" w:fill="auto"/>
          </w:tcPr>
          <w:p w14:paraId="46A6589F" w14:textId="55A5A61F" w:rsidR="00F477EB" w:rsidRPr="00AE798F" w:rsidDel="007F7E89" w:rsidRDefault="00F477EB">
            <w:pPr>
              <w:pStyle w:val="Heading3"/>
              <w:rPr>
                <w:del w:id="2963" w:author="Perrine, Martin L. (GSFC-5670)" w:date="2016-02-09T11:07:00Z"/>
                <w:shd w:val="clear" w:color="auto" w:fill="FFFFFF"/>
                <w:rPrChange w:id="2964" w:author="Perrine, Martin L. (GSFC-5670)" w:date="2016-05-02T10:35:00Z">
                  <w:rPr>
                    <w:del w:id="2965" w:author="Perrine, Martin L. (GSFC-5670)" w:date="2016-02-09T11:07:00Z"/>
                  </w:rPr>
                </w:rPrChange>
              </w:rPr>
              <w:pPrChange w:id="2966" w:author="Perrine, Martin L. (GSFC-5670)" w:date="2016-05-02T10:35:00Z">
                <w:pPr>
                  <w:pStyle w:val="Paragraph"/>
                </w:pPr>
              </w:pPrChange>
            </w:pPr>
            <w:del w:id="2967" w:author="Perrine, Martin L. (GSFC-5670)" w:date="2016-01-19T10:57:00Z">
              <w:r w:rsidRPr="00AE798F" w:rsidDel="00171842">
                <w:rPr>
                  <w:rFonts w:ascii="Times New Roman" w:hAnsi="Times New Roman"/>
                  <w:shd w:val="clear" w:color="auto" w:fill="FFFFFF"/>
                  <w:rPrChange w:id="2968" w:author="Perrine, Martin L. (GSFC-5670)" w:date="2016-05-02T10:35:00Z">
                    <w:rPr/>
                  </w:rPrChange>
                </w:rPr>
                <w:delText>NENG</w:delText>
              </w:r>
            </w:del>
            <w:del w:id="2969" w:author="Perrine, Martin L. (GSFC-5670)" w:date="2016-02-09T11:07:00Z">
              <w:r w:rsidRPr="00AE798F" w:rsidDel="007F7E89">
                <w:rPr>
                  <w:rFonts w:ascii="Times New Roman" w:hAnsi="Times New Roman"/>
                  <w:shd w:val="clear" w:color="auto" w:fill="FFFFFF"/>
                  <w:rPrChange w:id="2970" w:author="Perrine, Martin L. (GSFC-5670)" w:date="2016-05-02T10:35:00Z">
                    <w:rPr/>
                  </w:rPrChange>
                </w:rPr>
                <w:delText xml:space="preserve"> SLE</w:delText>
              </w:r>
              <w:bookmarkStart w:id="2971" w:name="_Toc447893853"/>
              <w:bookmarkStart w:id="2972" w:name="_Toc447894038"/>
              <w:bookmarkStart w:id="2973" w:name="_Toc447894250"/>
              <w:bookmarkStart w:id="2974" w:name="_Toc447894364"/>
              <w:bookmarkStart w:id="2975" w:name="_Toc447894473"/>
              <w:bookmarkStart w:id="2976" w:name="_Toc449948462"/>
              <w:bookmarkStart w:id="2977" w:name="_Toc449948593"/>
              <w:bookmarkEnd w:id="2971"/>
              <w:bookmarkEnd w:id="2972"/>
              <w:bookmarkEnd w:id="2973"/>
              <w:bookmarkEnd w:id="2974"/>
              <w:bookmarkEnd w:id="2975"/>
              <w:bookmarkEnd w:id="2976"/>
              <w:bookmarkEnd w:id="2977"/>
            </w:del>
          </w:p>
        </w:tc>
        <w:tc>
          <w:tcPr>
            <w:tcW w:w="3551" w:type="dxa"/>
            <w:shd w:val="clear" w:color="auto" w:fill="auto"/>
          </w:tcPr>
          <w:p w14:paraId="76A2A034" w14:textId="4EE2CA7A" w:rsidR="00F477EB" w:rsidRPr="00AE798F" w:rsidDel="007F7E89" w:rsidRDefault="00F477EB">
            <w:pPr>
              <w:pStyle w:val="Heading3"/>
              <w:rPr>
                <w:del w:id="2978" w:author="Perrine, Martin L. (GSFC-5670)" w:date="2016-02-09T11:07:00Z"/>
                <w:shd w:val="clear" w:color="auto" w:fill="FFFFFF"/>
                <w:rPrChange w:id="2979" w:author="Perrine, Martin L. (GSFC-5670)" w:date="2016-05-02T10:35:00Z">
                  <w:rPr>
                    <w:del w:id="2980" w:author="Perrine, Martin L. (GSFC-5670)" w:date="2016-02-09T11:07:00Z"/>
                  </w:rPr>
                </w:rPrChange>
              </w:rPr>
              <w:pPrChange w:id="2981" w:author="Perrine, Martin L. (GSFC-5670)" w:date="2016-05-02T10:35:00Z">
                <w:pPr>
                  <w:pStyle w:val="Paragraph"/>
                </w:pPr>
              </w:pPrChange>
            </w:pPr>
            <w:del w:id="2982" w:author="Perrine, Martin L. (GSFC-5670)" w:date="2016-02-09T11:07:00Z">
              <w:r w:rsidRPr="00AE798F" w:rsidDel="007F7E89">
                <w:rPr>
                  <w:rFonts w:ascii="Times New Roman" w:hAnsi="Times New Roman"/>
                  <w:shd w:val="clear" w:color="auto" w:fill="FFFFFF"/>
                  <w:rPrChange w:id="2983" w:author="Perrine, Martin L. (GSFC-5670)" w:date="2016-05-02T10:35:00Z">
                    <w:rPr/>
                  </w:rPrChange>
                </w:rPr>
                <w:delText>Add SLE support</w:delText>
              </w:r>
              <w:bookmarkStart w:id="2984" w:name="_Toc447893854"/>
              <w:bookmarkStart w:id="2985" w:name="_Toc447894039"/>
              <w:bookmarkStart w:id="2986" w:name="_Toc447894251"/>
              <w:bookmarkStart w:id="2987" w:name="_Toc447894365"/>
              <w:bookmarkStart w:id="2988" w:name="_Toc447894474"/>
              <w:bookmarkStart w:id="2989" w:name="_Toc449948463"/>
              <w:bookmarkStart w:id="2990" w:name="_Toc449948594"/>
              <w:bookmarkEnd w:id="2984"/>
              <w:bookmarkEnd w:id="2985"/>
              <w:bookmarkEnd w:id="2986"/>
              <w:bookmarkEnd w:id="2987"/>
              <w:bookmarkEnd w:id="2988"/>
              <w:bookmarkEnd w:id="2989"/>
              <w:bookmarkEnd w:id="2990"/>
            </w:del>
          </w:p>
        </w:tc>
        <w:tc>
          <w:tcPr>
            <w:tcW w:w="1992" w:type="dxa"/>
            <w:shd w:val="clear" w:color="auto" w:fill="auto"/>
          </w:tcPr>
          <w:p w14:paraId="57E8DFED" w14:textId="6D7E94A4" w:rsidR="00F477EB" w:rsidRPr="00AE798F" w:rsidDel="007F7E89" w:rsidRDefault="00F477EB">
            <w:pPr>
              <w:pStyle w:val="Heading3"/>
              <w:rPr>
                <w:del w:id="2991" w:author="Perrine, Martin L. (GSFC-5670)" w:date="2016-02-09T11:07:00Z"/>
                <w:shd w:val="clear" w:color="auto" w:fill="FFFFFF"/>
                <w:rPrChange w:id="2992" w:author="Perrine, Martin L. (GSFC-5670)" w:date="2016-05-02T10:35:00Z">
                  <w:rPr>
                    <w:del w:id="2993" w:author="Perrine, Martin L. (GSFC-5670)" w:date="2016-02-09T11:07:00Z"/>
                  </w:rPr>
                </w:rPrChange>
              </w:rPr>
              <w:pPrChange w:id="2994" w:author="Perrine, Martin L. (GSFC-5670)" w:date="2016-05-02T10:35:00Z">
                <w:pPr>
                  <w:pStyle w:val="Paragraph"/>
                </w:pPr>
              </w:pPrChange>
            </w:pPr>
            <w:del w:id="2995" w:author="Perrine, Martin L. (GSFC-5670)" w:date="2016-02-09T11:07:00Z">
              <w:r w:rsidRPr="00AE798F" w:rsidDel="007F7E89">
                <w:rPr>
                  <w:rFonts w:ascii="Times New Roman" w:hAnsi="Times New Roman"/>
                  <w:shd w:val="clear" w:color="auto" w:fill="FFFFFF"/>
                  <w:rPrChange w:id="2996" w:author="Perrine, Martin L. (GSFC-5670)" w:date="2016-05-02T10:35:00Z">
                    <w:rPr/>
                  </w:rPrChange>
                </w:rPr>
                <w:delText>TBD</w:delText>
              </w:r>
              <w:bookmarkStart w:id="2997" w:name="_Toc447893855"/>
              <w:bookmarkStart w:id="2998" w:name="_Toc447894040"/>
              <w:bookmarkStart w:id="2999" w:name="_Toc447894252"/>
              <w:bookmarkStart w:id="3000" w:name="_Toc447894366"/>
              <w:bookmarkStart w:id="3001" w:name="_Toc447894475"/>
              <w:bookmarkStart w:id="3002" w:name="_Toc449948464"/>
              <w:bookmarkStart w:id="3003" w:name="_Toc449948595"/>
              <w:bookmarkEnd w:id="2997"/>
              <w:bookmarkEnd w:id="2998"/>
              <w:bookmarkEnd w:id="2999"/>
              <w:bookmarkEnd w:id="3000"/>
              <w:bookmarkEnd w:id="3001"/>
              <w:bookmarkEnd w:id="3002"/>
              <w:bookmarkEnd w:id="3003"/>
            </w:del>
          </w:p>
        </w:tc>
        <w:bookmarkStart w:id="3004" w:name="_Toc447893856"/>
        <w:bookmarkStart w:id="3005" w:name="_Toc447894041"/>
        <w:bookmarkStart w:id="3006" w:name="_Toc447894253"/>
        <w:bookmarkStart w:id="3007" w:name="_Toc447894367"/>
        <w:bookmarkStart w:id="3008" w:name="_Toc447894476"/>
        <w:bookmarkStart w:id="3009" w:name="_Toc449948465"/>
        <w:bookmarkStart w:id="3010" w:name="_Toc449948596"/>
        <w:bookmarkEnd w:id="3004"/>
        <w:bookmarkEnd w:id="3005"/>
        <w:bookmarkEnd w:id="3006"/>
        <w:bookmarkEnd w:id="3007"/>
        <w:bookmarkEnd w:id="3008"/>
        <w:bookmarkEnd w:id="3009"/>
        <w:bookmarkEnd w:id="3010"/>
      </w:tr>
    </w:tbl>
    <w:p w14:paraId="34C1684A" w14:textId="5653B40E" w:rsidR="00CA4BB0" w:rsidRPr="00AE798F" w:rsidDel="00C13F4B" w:rsidRDefault="00A43FDC">
      <w:pPr>
        <w:pStyle w:val="Heading3"/>
        <w:rPr>
          <w:del w:id="3011" w:author="Perrine, Martin L. (GSFC-5670)" w:date="2016-04-01T09:22:00Z"/>
          <w:rFonts w:ascii="Times New Roman" w:hAnsi="Times New Roman"/>
          <w:b w:val="0"/>
          <w:shd w:val="clear" w:color="auto" w:fill="FFFFFF"/>
          <w:rPrChange w:id="3012" w:author="Perrine, Martin L. (GSFC-5670)" w:date="2016-05-02T10:35:00Z">
            <w:rPr>
              <w:del w:id="3013" w:author="Perrine, Martin L. (GSFC-5670)" w:date="2016-04-01T09:22:00Z"/>
              <w:rFonts w:eastAsia="ヒラギノ角ゴ Pro W3"/>
            </w:rPr>
          </w:rPrChange>
        </w:rPr>
        <w:pPrChange w:id="3014" w:author="Perrine, Martin L. (GSFC-5670)" w:date="2016-05-02T10:35:00Z">
          <w:pPr>
            <w:pStyle w:val="Heading2"/>
            <w:numPr>
              <w:numId w:val="2"/>
            </w:numPr>
          </w:pPr>
        </w:pPrChange>
      </w:pPr>
      <w:del w:id="3015" w:author="Perrine, Martin L. (GSFC-5670)" w:date="2016-04-01T09:22:00Z">
        <w:r w:rsidRPr="00AE798F" w:rsidDel="00C13F4B">
          <w:rPr>
            <w:rFonts w:ascii="Times New Roman" w:hAnsi="Times New Roman"/>
            <w:b w:val="0"/>
            <w:shd w:val="clear" w:color="auto" w:fill="FFFFFF"/>
            <w:rPrChange w:id="3016" w:author="Perrine, Martin L. (GSFC-5670)" w:date="2016-05-02T10:35:00Z">
              <w:rPr>
                <w:rFonts w:eastAsia="ヒラギノ角ゴ Pro W3"/>
                <w:b w:val="0"/>
              </w:rPr>
            </w:rPrChange>
          </w:rPr>
          <w:delText>Facilities</w:delText>
        </w:r>
        <w:bookmarkStart w:id="3017" w:name="_Toc447893857"/>
        <w:bookmarkStart w:id="3018" w:name="_Toc447894042"/>
        <w:bookmarkStart w:id="3019" w:name="_Toc447894254"/>
        <w:bookmarkStart w:id="3020" w:name="_Toc447894368"/>
        <w:bookmarkStart w:id="3021" w:name="_Toc447894477"/>
        <w:bookmarkStart w:id="3022" w:name="_Toc449948466"/>
        <w:bookmarkStart w:id="3023" w:name="_Toc449948597"/>
        <w:bookmarkEnd w:id="3017"/>
        <w:bookmarkEnd w:id="3018"/>
        <w:bookmarkEnd w:id="3019"/>
        <w:bookmarkEnd w:id="3020"/>
        <w:bookmarkEnd w:id="3021"/>
        <w:bookmarkEnd w:id="3022"/>
        <w:bookmarkEnd w:id="3023"/>
      </w:del>
    </w:p>
    <w:p w14:paraId="5B4EB8A3" w14:textId="62134A32" w:rsidR="00160836" w:rsidRPr="00AE798F" w:rsidDel="00C13F4B" w:rsidRDefault="00160836">
      <w:pPr>
        <w:pStyle w:val="Heading3"/>
        <w:rPr>
          <w:del w:id="3024" w:author="Perrine, Martin L. (GSFC-5670)" w:date="2016-04-01T09:22:00Z"/>
          <w:rFonts w:ascii="Times New Roman" w:hAnsi="Times New Roman"/>
          <w:b w:val="0"/>
          <w:shd w:val="clear" w:color="auto" w:fill="FFFFFF"/>
          <w:rPrChange w:id="3025" w:author="Perrine, Martin L. (GSFC-5670)" w:date="2016-05-02T10:35:00Z">
            <w:rPr>
              <w:del w:id="3026" w:author="Perrine, Martin L. (GSFC-5670)" w:date="2016-04-01T09:22:00Z"/>
            </w:rPr>
          </w:rPrChange>
        </w:rPr>
        <w:pPrChange w:id="3027" w:author="Perrine, Martin L. (GSFC-5670)" w:date="2016-05-02T10:35:00Z">
          <w:pPr>
            <w:pStyle w:val="Caption"/>
            <w:keepNext/>
            <w:jc w:val="center"/>
          </w:pPr>
        </w:pPrChange>
      </w:pPr>
      <w:del w:id="3028" w:author="Perrine, Martin L. (GSFC-5670)" w:date="2016-04-01T09:22:00Z">
        <w:r w:rsidRPr="00AE798F" w:rsidDel="00C13F4B">
          <w:rPr>
            <w:rFonts w:ascii="Times New Roman" w:hAnsi="Times New Roman"/>
            <w:b w:val="0"/>
            <w:shd w:val="clear" w:color="auto" w:fill="FFFFFF"/>
            <w:rPrChange w:id="3029" w:author="Perrine, Martin L. (GSFC-5670)" w:date="2016-05-02T10:35:00Z">
              <w:rPr>
                <w:b w:val="0"/>
                <w:i w:val="0"/>
              </w:rPr>
            </w:rPrChange>
          </w:rPr>
          <w:delText xml:space="preserve">Table </w:delText>
        </w:r>
        <w:r w:rsidR="00D47E42" w:rsidRPr="00AE798F" w:rsidDel="00C13F4B">
          <w:rPr>
            <w:rFonts w:ascii="Times New Roman" w:hAnsi="Times New Roman"/>
            <w:b w:val="0"/>
            <w:shd w:val="clear" w:color="auto" w:fill="FFFFFF"/>
            <w:rPrChange w:id="3030" w:author="Perrine, Martin L. (GSFC-5670)" w:date="2016-05-02T10:35:00Z">
              <w:rPr>
                <w:b w:val="0"/>
                <w:i w:val="0"/>
              </w:rPr>
            </w:rPrChange>
          </w:rPr>
          <w:fldChar w:fldCharType="begin"/>
        </w:r>
        <w:r w:rsidR="00D47E42" w:rsidRPr="00AE798F" w:rsidDel="00C13F4B">
          <w:rPr>
            <w:rFonts w:ascii="Times New Roman" w:hAnsi="Times New Roman"/>
            <w:b w:val="0"/>
            <w:shd w:val="clear" w:color="auto" w:fill="FFFFFF"/>
            <w:rPrChange w:id="3031" w:author="Perrine, Martin L. (GSFC-5670)" w:date="2016-05-02T10:35:00Z">
              <w:rPr>
                <w:b w:val="0"/>
                <w:i w:val="0"/>
              </w:rPr>
            </w:rPrChange>
          </w:rPr>
          <w:delInstrText xml:space="preserve"> STYLEREF 1 \s </w:delInstrText>
        </w:r>
        <w:r w:rsidR="00D47E42" w:rsidRPr="00AE798F" w:rsidDel="00C13F4B">
          <w:rPr>
            <w:rFonts w:ascii="Times New Roman" w:hAnsi="Times New Roman"/>
            <w:b w:val="0"/>
            <w:shd w:val="clear" w:color="auto" w:fill="FFFFFF"/>
            <w:rPrChange w:id="3032" w:author="Perrine, Martin L. (GSFC-5670)" w:date="2016-05-02T10:35:00Z">
              <w:rPr>
                <w:b w:val="0"/>
                <w:i w:val="0"/>
                <w:noProof/>
              </w:rPr>
            </w:rPrChange>
          </w:rPr>
          <w:fldChar w:fldCharType="separate"/>
        </w:r>
        <w:r w:rsidRPr="00AE798F" w:rsidDel="00C13F4B">
          <w:rPr>
            <w:rFonts w:ascii="Times New Roman" w:hAnsi="Times New Roman"/>
            <w:b w:val="0"/>
            <w:shd w:val="clear" w:color="auto" w:fill="FFFFFF"/>
            <w:rPrChange w:id="3033" w:author="Perrine, Martin L. (GSFC-5670)" w:date="2016-05-02T10:35:00Z">
              <w:rPr>
                <w:b w:val="0"/>
                <w:i w:val="0"/>
                <w:noProof/>
              </w:rPr>
            </w:rPrChange>
          </w:rPr>
          <w:delText>3</w:delText>
        </w:r>
        <w:r w:rsidR="00D47E42" w:rsidRPr="00AE798F" w:rsidDel="00C13F4B">
          <w:rPr>
            <w:rFonts w:ascii="Times New Roman" w:hAnsi="Times New Roman"/>
            <w:b w:val="0"/>
            <w:shd w:val="clear" w:color="auto" w:fill="FFFFFF"/>
            <w:rPrChange w:id="3034" w:author="Perrine, Martin L. (GSFC-5670)" w:date="2016-05-02T10:35:00Z">
              <w:rPr>
                <w:b w:val="0"/>
                <w:i w:val="0"/>
                <w:noProof/>
              </w:rPr>
            </w:rPrChange>
          </w:rPr>
          <w:fldChar w:fldCharType="end"/>
        </w:r>
        <w:r w:rsidRPr="00AE798F" w:rsidDel="00C13F4B">
          <w:rPr>
            <w:rFonts w:ascii="Times New Roman" w:hAnsi="Times New Roman"/>
            <w:b w:val="0"/>
            <w:shd w:val="clear" w:color="auto" w:fill="FFFFFF"/>
            <w:rPrChange w:id="3035" w:author="Perrine, Martin L. (GSFC-5670)" w:date="2016-05-02T10:35:00Z">
              <w:rPr>
                <w:b w:val="0"/>
                <w:i w:val="0"/>
              </w:rPr>
            </w:rPrChange>
          </w:rPr>
          <w:noBreakHyphen/>
        </w:r>
        <w:r w:rsidR="00D47E42" w:rsidRPr="00AE798F" w:rsidDel="00C13F4B">
          <w:rPr>
            <w:rFonts w:ascii="Times New Roman" w:hAnsi="Times New Roman"/>
            <w:b w:val="0"/>
            <w:shd w:val="clear" w:color="auto" w:fill="FFFFFF"/>
            <w:rPrChange w:id="3036" w:author="Perrine, Martin L. (GSFC-5670)" w:date="2016-05-02T10:35:00Z">
              <w:rPr>
                <w:b w:val="0"/>
                <w:i w:val="0"/>
              </w:rPr>
            </w:rPrChange>
          </w:rPr>
          <w:fldChar w:fldCharType="begin"/>
        </w:r>
        <w:r w:rsidR="00D47E42" w:rsidRPr="00AE798F" w:rsidDel="00C13F4B">
          <w:rPr>
            <w:rFonts w:ascii="Times New Roman" w:hAnsi="Times New Roman"/>
            <w:b w:val="0"/>
            <w:shd w:val="clear" w:color="auto" w:fill="FFFFFF"/>
            <w:rPrChange w:id="3037" w:author="Perrine, Martin L. (GSFC-5670)" w:date="2016-05-02T10:35:00Z">
              <w:rPr>
                <w:b w:val="0"/>
                <w:i w:val="0"/>
              </w:rPr>
            </w:rPrChange>
          </w:rPr>
          <w:delInstrText xml:space="preserve"> SEQ Table \* ARABIC \s 1 </w:delInstrText>
        </w:r>
        <w:r w:rsidR="00D47E42" w:rsidRPr="00AE798F" w:rsidDel="00C13F4B">
          <w:rPr>
            <w:rFonts w:ascii="Times New Roman" w:hAnsi="Times New Roman"/>
            <w:b w:val="0"/>
            <w:shd w:val="clear" w:color="auto" w:fill="FFFFFF"/>
            <w:rPrChange w:id="3038" w:author="Perrine, Martin L. (GSFC-5670)" w:date="2016-05-02T10:35:00Z">
              <w:rPr>
                <w:b w:val="0"/>
                <w:i w:val="0"/>
                <w:noProof/>
              </w:rPr>
            </w:rPrChange>
          </w:rPr>
          <w:fldChar w:fldCharType="separate"/>
        </w:r>
        <w:r w:rsidRPr="00AE798F" w:rsidDel="00C13F4B">
          <w:rPr>
            <w:rFonts w:ascii="Times New Roman" w:hAnsi="Times New Roman"/>
            <w:b w:val="0"/>
            <w:shd w:val="clear" w:color="auto" w:fill="FFFFFF"/>
            <w:rPrChange w:id="3039" w:author="Perrine, Martin L. (GSFC-5670)" w:date="2016-05-02T10:35:00Z">
              <w:rPr>
                <w:b w:val="0"/>
                <w:i w:val="0"/>
                <w:noProof/>
              </w:rPr>
            </w:rPrChange>
          </w:rPr>
          <w:delText>2</w:delText>
        </w:r>
        <w:r w:rsidR="00D47E42" w:rsidRPr="00AE798F" w:rsidDel="00C13F4B">
          <w:rPr>
            <w:rFonts w:ascii="Times New Roman" w:hAnsi="Times New Roman"/>
            <w:b w:val="0"/>
            <w:shd w:val="clear" w:color="auto" w:fill="FFFFFF"/>
            <w:rPrChange w:id="3040" w:author="Perrine, Martin L. (GSFC-5670)" w:date="2016-05-02T10:35:00Z">
              <w:rPr>
                <w:b w:val="0"/>
                <w:i w:val="0"/>
                <w:noProof/>
              </w:rPr>
            </w:rPrChange>
          </w:rPr>
          <w:fldChar w:fldCharType="end"/>
        </w:r>
        <w:r w:rsidRPr="00AE798F" w:rsidDel="00C13F4B">
          <w:rPr>
            <w:rFonts w:ascii="Times New Roman" w:hAnsi="Times New Roman"/>
            <w:b w:val="0"/>
            <w:shd w:val="clear" w:color="auto" w:fill="FFFFFF"/>
            <w:rPrChange w:id="3041" w:author="Perrine, Martin L. (GSFC-5670)" w:date="2016-05-02T10:35:00Z">
              <w:rPr>
                <w:b w:val="0"/>
                <w:i w:val="0"/>
              </w:rPr>
            </w:rPrChange>
          </w:rPr>
          <w:delText xml:space="preserve"> Facilities</w:delText>
        </w:r>
        <w:bookmarkStart w:id="3042" w:name="_Toc447893858"/>
        <w:bookmarkStart w:id="3043" w:name="_Toc447894043"/>
        <w:bookmarkStart w:id="3044" w:name="_Toc447894255"/>
        <w:bookmarkStart w:id="3045" w:name="_Toc447894369"/>
        <w:bookmarkStart w:id="3046" w:name="_Toc447894478"/>
        <w:bookmarkStart w:id="3047" w:name="_Toc449948467"/>
        <w:bookmarkStart w:id="3048" w:name="_Toc449948598"/>
        <w:bookmarkEnd w:id="3042"/>
        <w:bookmarkEnd w:id="3043"/>
        <w:bookmarkEnd w:id="3044"/>
        <w:bookmarkEnd w:id="3045"/>
        <w:bookmarkEnd w:id="3046"/>
        <w:bookmarkEnd w:id="3047"/>
        <w:bookmarkEnd w:id="3048"/>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2482"/>
        <w:gridCol w:w="2290"/>
        <w:gridCol w:w="2156"/>
      </w:tblGrid>
      <w:tr w:rsidR="00982546" w:rsidRPr="00AE798F" w:rsidDel="00C13F4B" w14:paraId="41E46783" w14:textId="12BDF2F8" w:rsidTr="002E25B7">
        <w:trPr>
          <w:del w:id="3049" w:author="Perrine, Martin L. (GSFC-5670)" w:date="2016-04-01T09:22:00Z"/>
        </w:trPr>
        <w:tc>
          <w:tcPr>
            <w:tcW w:w="2394" w:type="dxa"/>
            <w:shd w:val="clear" w:color="auto" w:fill="B3B3B3"/>
          </w:tcPr>
          <w:p w14:paraId="760E2BB7" w14:textId="72DF39DB" w:rsidR="00982546" w:rsidRPr="00AE798F" w:rsidDel="00C13F4B" w:rsidRDefault="002C72F4">
            <w:pPr>
              <w:pStyle w:val="Heading3"/>
              <w:rPr>
                <w:del w:id="3050" w:author="Perrine, Martin L. (GSFC-5670)" w:date="2016-04-01T09:22:00Z"/>
                <w:shd w:val="clear" w:color="auto" w:fill="FFFFFF"/>
                <w:rPrChange w:id="3051" w:author="Perrine, Martin L. (GSFC-5670)" w:date="2016-05-02T10:35:00Z">
                  <w:rPr>
                    <w:del w:id="3052" w:author="Perrine, Martin L. (GSFC-5670)" w:date="2016-04-01T09:22:00Z"/>
                    <w:rFonts w:eastAsia="ヒラギノ角ゴ Pro W3"/>
                  </w:rPr>
                </w:rPrChange>
              </w:rPr>
              <w:pPrChange w:id="3053" w:author="Perrine, Martin L. (GSFC-5670)" w:date="2016-05-02T10:35:00Z">
                <w:pPr>
                  <w:pStyle w:val="Paragraph"/>
                </w:pPr>
              </w:pPrChange>
            </w:pPr>
            <w:del w:id="3054" w:author="Perrine, Martin L. (GSFC-5670)" w:date="2016-04-01T09:22:00Z">
              <w:r w:rsidRPr="00AE798F" w:rsidDel="00C13F4B">
                <w:rPr>
                  <w:rFonts w:ascii="Times New Roman" w:hAnsi="Times New Roman"/>
                  <w:shd w:val="clear" w:color="auto" w:fill="FFFFFF"/>
                  <w:rPrChange w:id="3055" w:author="Perrine, Martin L. (GSFC-5670)" w:date="2016-05-02T10:35:00Z">
                    <w:rPr>
                      <w:rFonts w:eastAsia="ヒラギノ角ゴ Pro W3"/>
                    </w:rPr>
                  </w:rPrChange>
                </w:rPr>
                <w:delText>Facility</w:delText>
              </w:r>
              <w:bookmarkStart w:id="3056" w:name="_Toc447893859"/>
              <w:bookmarkStart w:id="3057" w:name="_Toc447894044"/>
              <w:bookmarkStart w:id="3058" w:name="_Toc447894256"/>
              <w:bookmarkStart w:id="3059" w:name="_Toc447894370"/>
              <w:bookmarkStart w:id="3060" w:name="_Toc447894479"/>
              <w:bookmarkStart w:id="3061" w:name="_Toc449948468"/>
              <w:bookmarkStart w:id="3062" w:name="_Toc449948599"/>
              <w:bookmarkEnd w:id="3056"/>
              <w:bookmarkEnd w:id="3057"/>
              <w:bookmarkEnd w:id="3058"/>
              <w:bookmarkEnd w:id="3059"/>
              <w:bookmarkEnd w:id="3060"/>
              <w:bookmarkEnd w:id="3061"/>
              <w:bookmarkEnd w:id="3062"/>
            </w:del>
          </w:p>
        </w:tc>
        <w:tc>
          <w:tcPr>
            <w:tcW w:w="2394" w:type="dxa"/>
            <w:shd w:val="clear" w:color="auto" w:fill="B3B3B3"/>
          </w:tcPr>
          <w:p w14:paraId="18B0035E" w14:textId="4A3C9A78" w:rsidR="00982546" w:rsidRPr="00AE798F" w:rsidDel="00C13F4B" w:rsidRDefault="002C72F4">
            <w:pPr>
              <w:pStyle w:val="Heading3"/>
              <w:rPr>
                <w:del w:id="3063" w:author="Perrine, Martin L. (GSFC-5670)" w:date="2016-04-01T09:22:00Z"/>
                <w:shd w:val="clear" w:color="auto" w:fill="FFFFFF"/>
                <w:rPrChange w:id="3064" w:author="Perrine, Martin L. (GSFC-5670)" w:date="2016-05-02T10:35:00Z">
                  <w:rPr>
                    <w:del w:id="3065" w:author="Perrine, Martin L. (GSFC-5670)" w:date="2016-04-01T09:22:00Z"/>
                    <w:rFonts w:eastAsia="ヒラギノ角ゴ Pro W3"/>
                  </w:rPr>
                </w:rPrChange>
              </w:rPr>
              <w:pPrChange w:id="3066" w:author="Perrine, Martin L. (GSFC-5670)" w:date="2016-05-02T10:35:00Z">
                <w:pPr>
                  <w:pStyle w:val="Paragraph"/>
                </w:pPr>
              </w:pPrChange>
            </w:pPr>
            <w:del w:id="3067" w:author="Perrine, Martin L. (GSFC-5670)" w:date="2016-04-01T09:22:00Z">
              <w:r w:rsidRPr="00AE798F" w:rsidDel="00C13F4B">
                <w:rPr>
                  <w:rFonts w:ascii="Times New Roman" w:hAnsi="Times New Roman"/>
                  <w:shd w:val="clear" w:color="auto" w:fill="FFFFFF"/>
                  <w:rPrChange w:id="3068" w:author="Perrine, Martin L. (GSFC-5670)" w:date="2016-05-02T10:35:00Z">
                    <w:rPr>
                      <w:rFonts w:eastAsia="ヒラギノ角ゴ Pro W3"/>
                    </w:rPr>
                  </w:rPrChange>
                </w:rPr>
                <w:delText>Location</w:delText>
              </w:r>
              <w:bookmarkStart w:id="3069" w:name="_Toc447893860"/>
              <w:bookmarkStart w:id="3070" w:name="_Toc447894045"/>
              <w:bookmarkStart w:id="3071" w:name="_Toc447894257"/>
              <w:bookmarkStart w:id="3072" w:name="_Toc447894371"/>
              <w:bookmarkStart w:id="3073" w:name="_Toc447894480"/>
              <w:bookmarkStart w:id="3074" w:name="_Toc449948469"/>
              <w:bookmarkStart w:id="3075" w:name="_Toc449948600"/>
              <w:bookmarkEnd w:id="3069"/>
              <w:bookmarkEnd w:id="3070"/>
              <w:bookmarkEnd w:id="3071"/>
              <w:bookmarkEnd w:id="3072"/>
              <w:bookmarkEnd w:id="3073"/>
              <w:bookmarkEnd w:id="3074"/>
              <w:bookmarkEnd w:id="3075"/>
            </w:del>
          </w:p>
        </w:tc>
        <w:tc>
          <w:tcPr>
            <w:tcW w:w="2394" w:type="dxa"/>
            <w:shd w:val="clear" w:color="auto" w:fill="B3B3B3"/>
          </w:tcPr>
          <w:p w14:paraId="337DF89A" w14:textId="78076A0B" w:rsidR="00982546" w:rsidRPr="00AE798F" w:rsidDel="00C13F4B" w:rsidRDefault="002C72F4">
            <w:pPr>
              <w:pStyle w:val="Heading3"/>
              <w:rPr>
                <w:del w:id="3076" w:author="Perrine, Martin L. (GSFC-5670)" w:date="2016-04-01T09:22:00Z"/>
                <w:shd w:val="clear" w:color="auto" w:fill="FFFFFF"/>
                <w:rPrChange w:id="3077" w:author="Perrine, Martin L. (GSFC-5670)" w:date="2016-05-02T10:35:00Z">
                  <w:rPr>
                    <w:del w:id="3078" w:author="Perrine, Martin L. (GSFC-5670)" w:date="2016-04-01T09:22:00Z"/>
                    <w:rFonts w:eastAsia="ヒラギノ角ゴ Pro W3"/>
                  </w:rPr>
                </w:rPrChange>
              </w:rPr>
              <w:pPrChange w:id="3079" w:author="Perrine, Martin L. (GSFC-5670)" w:date="2016-05-02T10:35:00Z">
                <w:pPr>
                  <w:pStyle w:val="Paragraph"/>
                </w:pPr>
              </w:pPrChange>
            </w:pPr>
            <w:del w:id="3080" w:author="Perrine, Martin L. (GSFC-5670)" w:date="2016-01-19T13:41:00Z">
              <w:r w:rsidRPr="00AE798F" w:rsidDel="002967D6">
                <w:rPr>
                  <w:rFonts w:ascii="Times New Roman" w:hAnsi="Times New Roman"/>
                  <w:shd w:val="clear" w:color="auto" w:fill="FFFFFF"/>
                  <w:rPrChange w:id="3081" w:author="Perrine, Martin L. (GSFC-5670)" w:date="2016-05-02T10:35:00Z">
                    <w:rPr>
                      <w:rFonts w:eastAsia="ヒラギノ角ゴ Pro W3"/>
                    </w:rPr>
                  </w:rPrChange>
                </w:rPr>
                <w:delText>Flavor</w:delText>
              </w:r>
            </w:del>
            <w:bookmarkStart w:id="3082" w:name="_Toc447893861"/>
            <w:bookmarkStart w:id="3083" w:name="_Toc447894046"/>
            <w:bookmarkStart w:id="3084" w:name="_Toc447894258"/>
            <w:bookmarkStart w:id="3085" w:name="_Toc447894372"/>
            <w:bookmarkStart w:id="3086" w:name="_Toc447894481"/>
            <w:bookmarkStart w:id="3087" w:name="_Toc449948470"/>
            <w:bookmarkStart w:id="3088" w:name="_Toc449948601"/>
            <w:bookmarkEnd w:id="3082"/>
            <w:bookmarkEnd w:id="3083"/>
            <w:bookmarkEnd w:id="3084"/>
            <w:bookmarkEnd w:id="3085"/>
            <w:bookmarkEnd w:id="3086"/>
            <w:bookmarkEnd w:id="3087"/>
            <w:bookmarkEnd w:id="3088"/>
          </w:p>
        </w:tc>
        <w:tc>
          <w:tcPr>
            <w:tcW w:w="2394" w:type="dxa"/>
            <w:shd w:val="clear" w:color="auto" w:fill="B3B3B3"/>
          </w:tcPr>
          <w:p w14:paraId="02B7026B" w14:textId="66BD99B0" w:rsidR="00982546" w:rsidRPr="00AE798F" w:rsidDel="00C13F4B" w:rsidRDefault="002C72F4">
            <w:pPr>
              <w:pStyle w:val="Heading3"/>
              <w:rPr>
                <w:del w:id="3089" w:author="Perrine, Martin L. (GSFC-5670)" w:date="2016-04-01T09:22:00Z"/>
                <w:shd w:val="clear" w:color="auto" w:fill="FFFFFF"/>
                <w:rPrChange w:id="3090" w:author="Perrine, Martin L. (GSFC-5670)" w:date="2016-05-02T10:35:00Z">
                  <w:rPr>
                    <w:del w:id="3091" w:author="Perrine, Martin L. (GSFC-5670)" w:date="2016-04-01T09:22:00Z"/>
                    <w:rFonts w:eastAsia="ヒラギノ角ゴ Pro W3"/>
                  </w:rPr>
                </w:rPrChange>
              </w:rPr>
              <w:pPrChange w:id="3092" w:author="Perrine, Martin L. (GSFC-5670)" w:date="2016-05-02T10:35:00Z">
                <w:pPr>
                  <w:pStyle w:val="Paragraph"/>
                </w:pPr>
              </w:pPrChange>
            </w:pPr>
            <w:del w:id="3093" w:author="Perrine, Martin L. (GSFC-5670)" w:date="2016-04-01T09:22:00Z">
              <w:r w:rsidRPr="00AE798F" w:rsidDel="00C13F4B">
                <w:rPr>
                  <w:rFonts w:ascii="Times New Roman" w:hAnsi="Times New Roman"/>
                  <w:shd w:val="clear" w:color="auto" w:fill="FFFFFF"/>
                  <w:rPrChange w:id="3094" w:author="Perrine, Martin L. (GSFC-5670)" w:date="2016-05-02T10:35:00Z">
                    <w:rPr>
                      <w:rFonts w:eastAsia="ヒラギノ角ゴ Pro W3"/>
                    </w:rPr>
                  </w:rPrChange>
                </w:rPr>
                <w:delText>Copies</w:delText>
              </w:r>
              <w:bookmarkStart w:id="3095" w:name="_Toc447893862"/>
              <w:bookmarkStart w:id="3096" w:name="_Toc447894047"/>
              <w:bookmarkStart w:id="3097" w:name="_Toc447894259"/>
              <w:bookmarkStart w:id="3098" w:name="_Toc447894373"/>
              <w:bookmarkStart w:id="3099" w:name="_Toc447894482"/>
              <w:bookmarkStart w:id="3100" w:name="_Toc449948471"/>
              <w:bookmarkStart w:id="3101" w:name="_Toc449948602"/>
              <w:bookmarkEnd w:id="3095"/>
              <w:bookmarkEnd w:id="3096"/>
              <w:bookmarkEnd w:id="3097"/>
              <w:bookmarkEnd w:id="3098"/>
              <w:bookmarkEnd w:id="3099"/>
              <w:bookmarkEnd w:id="3100"/>
              <w:bookmarkEnd w:id="3101"/>
            </w:del>
          </w:p>
        </w:tc>
        <w:bookmarkStart w:id="3102" w:name="_Toc447893863"/>
        <w:bookmarkStart w:id="3103" w:name="_Toc447894048"/>
        <w:bookmarkStart w:id="3104" w:name="_Toc447894260"/>
        <w:bookmarkStart w:id="3105" w:name="_Toc447894374"/>
        <w:bookmarkStart w:id="3106" w:name="_Toc447894483"/>
        <w:bookmarkStart w:id="3107" w:name="_Toc449948472"/>
        <w:bookmarkStart w:id="3108" w:name="_Toc449948603"/>
        <w:bookmarkEnd w:id="3102"/>
        <w:bookmarkEnd w:id="3103"/>
        <w:bookmarkEnd w:id="3104"/>
        <w:bookmarkEnd w:id="3105"/>
        <w:bookmarkEnd w:id="3106"/>
        <w:bookmarkEnd w:id="3107"/>
        <w:bookmarkEnd w:id="3108"/>
      </w:tr>
      <w:tr w:rsidR="00982546" w:rsidRPr="00AE798F" w:rsidDel="00C13F4B" w14:paraId="004103D4" w14:textId="76C1910F" w:rsidTr="002E25B7">
        <w:trPr>
          <w:del w:id="3109" w:author="Perrine, Martin L. (GSFC-5670)" w:date="2016-04-01T09:22:00Z"/>
        </w:trPr>
        <w:tc>
          <w:tcPr>
            <w:tcW w:w="2394" w:type="dxa"/>
            <w:shd w:val="clear" w:color="auto" w:fill="auto"/>
          </w:tcPr>
          <w:p w14:paraId="7263DF9C" w14:textId="786E0F6B" w:rsidR="00982546" w:rsidRPr="00AE798F" w:rsidDel="00C13F4B" w:rsidRDefault="001174E1">
            <w:pPr>
              <w:pStyle w:val="Heading3"/>
              <w:rPr>
                <w:del w:id="3110" w:author="Perrine, Martin L. (GSFC-5670)" w:date="2016-04-01T09:22:00Z"/>
                <w:shd w:val="clear" w:color="auto" w:fill="FFFFFF"/>
                <w:rPrChange w:id="3111" w:author="Perrine, Martin L. (GSFC-5670)" w:date="2016-05-02T10:35:00Z">
                  <w:rPr>
                    <w:del w:id="3112" w:author="Perrine, Martin L. (GSFC-5670)" w:date="2016-04-01T09:22:00Z"/>
                    <w:rFonts w:eastAsia="ヒラギノ角ゴ Pro W3"/>
                  </w:rPr>
                </w:rPrChange>
              </w:rPr>
              <w:pPrChange w:id="3113" w:author="Perrine, Martin L. (GSFC-5670)" w:date="2016-05-02T10:35:00Z">
                <w:pPr>
                  <w:pStyle w:val="Paragraph"/>
                </w:pPr>
              </w:pPrChange>
            </w:pPr>
            <w:del w:id="3114" w:author="Perrine, Martin L. (GSFC-5670)" w:date="2016-04-01T09:22:00Z">
              <w:r w:rsidRPr="00AE798F" w:rsidDel="00C13F4B">
                <w:rPr>
                  <w:rFonts w:ascii="Times New Roman" w:hAnsi="Times New Roman"/>
                  <w:shd w:val="clear" w:color="auto" w:fill="FFFFFF"/>
                  <w:rPrChange w:id="3115" w:author="Perrine, Martin L. (GSFC-5670)" w:date="2016-05-02T10:35:00Z">
                    <w:rPr>
                      <w:rFonts w:eastAsia="ヒラギノ角ゴ Pro W3"/>
                    </w:rPr>
                  </w:rPrChange>
                </w:rPr>
                <w:delText>Alaska Satellite Facility (ASF)</w:delText>
              </w:r>
              <w:bookmarkStart w:id="3116" w:name="_Toc447893864"/>
              <w:bookmarkStart w:id="3117" w:name="_Toc447894049"/>
              <w:bookmarkStart w:id="3118" w:name="_Toc447894261"/>
              <w:bookmarkStart w:id="3119" w:name="_Toc447894375"/>
              <w:bookmarkStart w:id="3120" w:name="_Toc447894484"/>
              <w:bookmarkStart w:id="3121" w:name="_Toc449948473"/>
              <w:bookmarkStart w:id="3122" w:name="_Toc449948604"/>
              <w:bookmarkEnd w:id="3116"/>
              <w:bookmarkEnd w:id="3117"/>
              <w:bookmarkEnd w:id="3118"/>
              <w:bookmarkEnd w:id="3119"/>
              <w:bookmarkEnd w:id="3120"/>
              <w:bookmarkEnd w:id="3121"/>
              <w:bookmarkEnd w:id="3122"/>
            </w:del>
          </w:p>
        </w:tc>
        <w:tc>
          <w:tcPr>
            <w:tcW w:w="2394" w:type="dxa"/>
            <w:shd w:val="clear" w:color="auto" w:fill="auto"/>
          </w:tcPr>
          <w:p w14:paraId="7C865E67" w14:textId="4620C332" w:rsidR="00982546" w:rsidRPr="00AE798F" w:rsidDel="00C13F4B" w:rsidRDefault="001174E1">
            <w:pPr>
              <w:pStyle w:val="Heading3"/>
              <w:rPr>
                <w:del w:id="3123" w:author="Perrine, Martin L. (GSFC-5670)" w:date="2016-04-01T09:22:00Z"/>
                <w:shd w:val="clear" w:color="auto" w:fill="FFFFFF"/>
                <w:rPrChange w:id="3124" w:author="Perrine, Martin L. (GSFC-5670)" w:date="2016-05-02T10:35:00Z">
                  <w:rPr>
                    <w:del w:id="3125" w:author="Perrine, Martin L. (GSFC-5670)" w:date="2016-04-01T09:22:00Z"/>
                    <w:rFonts w:eastAsia="ヒラギノ角ゴ Pro W3"/>
                  </w:rPr>
                </w:rPrChange>
              </w:rPr>
              <w:pPrChange w:id="3126" w:author="Perrine, Martin L. (GSFC-5670)" w:date="2016-05-02T10:35:00Z">
                <w:pPr>
                  <w:pStyle w:val="Paragraph"/>
                </w:pPr>
              </w:pPrChange>
            </w:pPr>
            <w:del w:id="3127" w:author="Perrine, Martin L. (GSFC-5670)" w:date="2016-04-01T09:22:00Z">
              <w:r w:rsidRPr="00AE798F" w:rsidDel="00C13F4B">
                <w:rPr>
                  <w:rFonts w:ascii="Times New Roman" w:hAnsi="Times New Roman"/>
                  <w:shd w:val="clear" w:color="auto" w:fill="FFFFFF"/>
                  <w:rPrChange w:id="3128" w:author="Perrine, Martin L. (GSFC-5670)" w:date="2016-05-02T10:35:00Z">
                    <w:rPr>
                      <w:rFonts w:eastAsia="ヒラギノ角ゴ Pro W3"/>
                    </w:rPr>
                  </w:rPrChange>
                </w:rPr>
                <w:delText>Fairbanks, Alaska</w:delText>
              </w:r>
              <w:bookmarkStart w:id="3129" w:name="_Toc447893865"/>
              <w:bookmarkStart w:id="3130" w:name="_Toc447894050"/>
              <w:bookmarkStart w:id="3131" w:name="_Toc447894262"/>
              <w:bookmarkStart w:id="3132" w:name="_Toc447894376"/>
              <w:bookmarkStart w:id="3133" w:name="_Toc447894485"/>
              <w:bookmarkStart w:id="3134" w:name="_Toc449948474"/>
              <w:bookmarkStart w:id="3135" w:name="_Toc449948605"/>
              <w:bookmarkEnd w:id="3129"/>
              <w:bookmarkEnd w:id="3130"/>
              <w:bookmarkEnd w:id="3131"/>
              <w:bookmarkEnd w:id="3132"/>
              <w:bookmarkEnd w:id="3133"/>
              <w:bookmarkEnd w:id="3134"/>
              <w:bookmarkEnd w:id="3135"/>
            </w:del>
          </w:p>
        </w:tc>
        <w:tc>
          <w:tcPr>
            <w:tcW w:w="2394" w:type="dxa"/>
            <w:shd w:val="clear" w:color="auto" w:fill="auto"/>
          </w:tcPr>
          <w:p w14:paraId="49E083A3" w14:textId="0356CC14" w:rsidR="00982546" w:rsidRPr="00AE798F" w:rsidDel="00C13F4B" w:rsidRDefault="001174E1">
            <w:pPr>
              <w:pStyle w:val="Heading3"/>
              <w:rPr>
                <w:del w:id="3136" w:author="Perrine, Martin L. (GSFC-5670)" w:date="2016-04-01T09:22:00Z"/>
                <w:shd w:val="clear" w:color="auto" w:fill="FFFFFF"/>
                <w:rPrChange w:id="3137" w:author="Perrine, Martin L. (GSFC-5670)" w:date="2016-05-02T10:35:00Z">
                  <w:rPr>
                    <w:del w:id="3138" w:author="Perrine, Martin L. (GSFC-5670)" w:date="2016-04-01T09:22:00Z"/>
                    <w:rFonts w:eastAsia="ヒラギノ角ゴ Pro W3"/>
                  </w:rPr>
                </w:rPrChange>
              </w:rPr>
              <w:pPrChange w:id="3139" w:author="Perrine, Martin L. (GSFC-5670)" w:date="2016-05-02T10:35:00Z">
                <w:pPr>
                  <w:pStyle w:val="Paragraph"/>
                </w:pPr>
              </w:pPrChange>
            </w:pPr>
            <w:del w:id="3140" w:author="Perrine, Martin L. (GSFC-5670)" w:date="2016-01-19T10:57:00Z">
              <w:r w:rsidRPr="00AE798F" w:rsidDel="00171842">
                <w:rPr>
                  <w:rFonts w:ascii="Times New Roman" w:hAnsi="Times New Roman"/>
                  <w:shd w:val="clear" w:color="auto" w:fill="FFFFFF"/>
                  <w:rPrChange w:id="3141" w:author="Perrine, Martin L. (GSFC-5670)" w:date="2016-05-02T10:35:00Z">
                    <w:rPr>
                      <w:rFonts w:eastAsia="ヒラギノ角ゴ Pro W3"/>
                    </w:rPr>
                  </w:rPrChange>
                </w:rPr>
                <w:delText>NENG</w:delText>
              </w:r>
            </w:del>
            <w:del w:id="3142" w:author="Perrine, Martin L. (GSFC-5670)" w:date="2016-04-01T09:22:00Z">
              <w:r w:rsidRPr="00AE798F" w:rsidDel="00C13F4B">
                <w:rPr>
                  <w:rFonts w:ascii="Times New Roman" w:hAnsi="Times New Roman"/>
                  <w:shd w:val="clear" w:color="auto" w:fill="FFFFFF"/>
                  <w:rPrChange w:id="3143" w:author="Perrine, Martin L. (GSFC-5670)" w:date="2016-05-02T10:35:00Z">
                    <w:rPr>
                      <w:rFonts w:eastAsia="ヒラギノ角ゴ Pro W3"/>
                    </w:rPr>
                  </w:rPrChange>
                </w:rPr>
                <w:delText xml:space="preserve"> </w:delText>
              </w:r>
            </w:del>
            <w:del w:id="3144" w:author="Perrine, Martin L. (GSFC-5670)" w:date="2016-01-14T11:47:00Z">
              <w:r w:rsidRPr="00AE798F" w:rsidDel="003519A4">
                <w:rPr>
                  <w:rFonts w:ascii="Times New Roman" w:hAnsi="Times New Roman"/>
                  <w:shd w:val="clear" w:color="auto" w:fill="FFFFFF"/>
                  <w:rPrChange w:id="3145" w:author="Perrine, Martin L. (GSFC-5670)" w:date="2016-05-02T10:35:00Z">
                    <w:rPr>
                      <w:rFonts w:eastAsia="ヒラギノ角ゴ Pro W3"/>
                    </w:rPr>
                  </w:rPrChange>
                </w:rPr>
                <w:delText>Full</w:delText>
              </w:r>
            </w:del>
            <w:bookmarkStart w:id="3146" w:name="_Toc447893866"/>
            <w:bookmarkStart w:id="3147" w:name="_Toc447894051"/>
            <w:bookmarkStart w:id="3148" w:name="_Toc447894263"/>
            <w:bookmarkStart w:id="3149" w:name="_Toc447894377"/>
            <w:bookmarkStart w:id="3150" w:name="_Toc447894486"/>
            <w:bookmarkStart w:id="3151" w:name="_Toc449948475"/>
            <w:bookmarkStart w:id="3152" w:name="_Toc449948606"/>
            <w:bookmarkEnd w:id="3146"/>
            <w:bookmarkEnd w:id="3147"/>
            <w:bookmarkEnd w:id="3148"/>
            <w:bookmarkEnd w:id="3149"/>
            <w:bookmarkEnd w:id="3150"/>
            <w:bookmarkEnd w:id="3151"/>
            <w:bookmarkEnd w:id="3152"/>
          </w:p>
        </w:tc>
        <w:tc>
          <w:tcPr>
            <w:tcW w:w="2394" w:type="dxa"/>
            <w:shd w:val="clear" w:color="auto" w:fill="auto"/>
          </w:tcPr>
          <w:p w14:paraId="4526E58C" w14:textId="2E3307DE" w:rsidR="00982546" w:rsidRPr="00AE798F" w:rsidDel="00C13F4B" w:rsidRDefault="002C72F4">
            <w:pPr>
              <w:pStyle w:val="Heading3"/>
              <w:rPr>
                <w:del w:id="3153" w:author="Perrine, Martin L. (GSFC-5670)" w:date="2016-04-01T09:22:00Z"/>
                <w:shd w:val="clear" w:color="auto" w:fill="FFFFFF"/>
                <w:rPrChange w:id="3154" w:author="Perrine, Martin L. (GSFC-5670)" w:date="2016-05-02T10:35:00Z">
                  <w:rPr>
                    <w:del w:id="3155" w:author="Perrine, Martin L. (GSFC-5670)" w:date="2016-04-01T09:22:00Z"/>
                    <w:rFonts w:eastAsia="ヒラギノ角ゴ Pro W3"/>
                  </w:rPr>
                </w:rPrChange>
              </w:rPr>
              <w:pPrChange w:id="3156" w:author="Perrine, Martin L. (GSFC-5670)" w:date="2016-05-02T10:35:00Z">
                <w:pPr>
                  <w:pStyle w:val="Paragraph"/>
                </w:pPr>
              </w:pPrChange>
            </w:pPr>
            <w:del w:id="3157" w:author="Perrine, Martin L. (GSFC-5670)" w:date="2016-04-01T09:22:00Z">
              <w:r w:rsidRPr="00AE798F" w:rsidDel="00C13F4B">
                <w:rPr>
                  <w:rFonts w:ascii="Times New Roman" w:hAnsi="Times New Roman"/>
                  <w:shd w:val="clear" w:color="auto" w:fill="FFFFFF"/>
                  <w:rPrChange w:id="3158" w:author="Perrine, Martin L. (GSFC-5670)" w:date="2016-05-02T10:35:00Z">
                    <w:rPr>
                      <w:rFonts w:eastAsia="ヒラギノ角ゴ Pro W3"/>
                    </w:rPr>
                  </w:rPrChange>
                </w:rPr>
                <w:delText>3</w:delText>
              </w:r>
              <w:bookmarkStart w:id="3159" w:name="_Toc447893867"/>
              <w:bookmarkStart w:id="3160" w:name="_Toc447894052"/>
              <w:bookmarkStart w:id="3161" w:name="_Toc447894264"/>
              <w:bookmarkStart w:id="3162" w:name="_Toc447894378"/>
              <w:bookmarkStart w:id="3163" w:name="_Toc447894487"/>
              <w:bookmarkStart w:id="3164" w:name="_Toc449948476"/>
              <w:bookmarkStart w:id="3165" w:name="_Toc449948607"/>
              <w:bookmarkEnd w:id="3159"/>
              <w:bookmarkEnd w:id="3160"/>
              <w:bookmarkEnd w:id="3161"/>
              <w:bookmarkEnd w:id="3162"/>
              <w:bookmarkEnd w:id="3163"/>
              <w:bookmarkEnd w:id="3164"/>
              <w:bookmarkEnd w:id="3165"/>
            </w:del>
          </w:p>
        </w:tc>
        <w:bookmarkStart w:id="3166" w:name="_Toc447893868"/>
        <w:bookmarkStart w:id="3167" w:name="_Toc447894053"/>
        <w:bookmarkStart w:id="3168" w:name="_Toc447894265"/>
        <w:bookmarkStart w:id="3169" w:name="_Toc447894379"/>
        <w:bookmarkStart w:id="3170" w:name="_Toc447894488"/>
        <w:bookmarkStart w:id="3171" w:name="_Toc449948477"/>
        <w:bookmarkStart w:id="3172" w:name="_Toc449948608"/>
        <w:bookmarkEnd w:id="3166"/>
        <w:bookmarkEnd w:id="3167"/>
        <w:bookmarkEnd w:id="3168"/>
        <w:bookmarkEnd w:id="3169"/>
        <w:bookmarkEnd w:id="3170"/>
        <w:bookmarkEnd w:id="3171"/>
        <w:bookmarkEnd w:id="3172"/>
      </w:tr>
      <w:tr w:rsidR="002C72F4" w:rsidRPr="00AE798F" w:rsidDel="00C13F4B" w14:paraId="4F3A9211" w14:textId="42D7CB07" w:rsidTr="002E25B7">
        <w:trPr>
          <w:del w:id="3173" w:author="Perrine, Martin L. (GSFC-5670)" w:date="2016-04-01T09:22:00Z"/>
        </w:trPr>
        <w:tc>
          <w:tcPr>
            <w:tcW w:w="2394" w:type="dxa"/>
            <w:shd w:val="clear" w:color="auto" w:fill="auto"/>
          </w:tcPr>
          <w:p w14:paraId="593C98EE" w14:textId="059C10AB" w:rsidR="002C72F4" w:rsidRPr="00AE798F" w:rsidDel="00C13F4B" w:rsidRDefault="001174E1">
            <w:pPr>
              <w:pStyle w:val="Heading3"/>
              <w:rPr>
                <w:del w:id="3174" w:author="Perrine, Martin L. (GSFC-5670)" w:date="2016-04-01T09:22:00Z"/>
                <w:shd w:val="clear" w:color="auto" w:fill="FFFFFF"/>
                <w:rPrChange w:id="3175" w:author="Perrine, Martin L. (GSFC-5670)" w:date="2016-05-02T10:35:00Z">
                  <w:rPr>
                    <w:del w:id="3176" w:author="Perrine, Martin L. (GSFC-5670)" w:date="2016-04-01T09:22:00Z"/>
                    <w:rFonts w:eastAsia="ヒラギノ角ゴ Pro W3"/>
                  </w:rPr>
                </w:rPrChange>
              </w:rPr>
              <w:pPrChange w:id="3177" w:author="Perrine, Martin L. (GSFC-5670)" w:date="2016-05-02T10:35:00Z">
                <w:pPr>
                  <w:pStyle w:val="Paragraph"/>
                </w:pPr>
              </w:pPrChange>
            </w:pPr>
            <w:del w:id="3178" w:author="Perrine, Martin L. (GSFC-5670)" w:date="2016-04-01T09:22:00Z">
              <w:r w:rsidRPr="00AE798F" w:rsidDel="00C13F4B">
                <w:rPr>
                  <w:rFonts w:ascii="Times New Roman" w:hAnsi="Times New Roman"/>
                  <w:shd w:val="clear" w:color="auto" w:fill="FFFFFF"/>
                  <w:rPrChange w:id="3179" w:author="Perrine, Martin L. (GSFC-5670)" w:date="2016-05-02T10:35:00Z">
                    <w:rPr>
                      <w:rFonts w:eastAsia="ヒラギノ角ゴ Pro W3"/>
                    </w:rPr>
                  </w:rPrChange>
                </w:rPr>
                <w:delText>Wallops Ground Stations (WGS)</w:delText>
              </w:r>
              <w:bookmarkStart w:id="3180" w:name="_Toc447893869"/>
              <w:bookmarkStart w:id="3181" w:name="_Toc447894054"/>
              <w:bookmarkStart w:id="3182" w:name="_Toc447894266"/>
              <w:bookmarkStart w:id="3183" w:name="_Toc447894380"/>
              <w:bookmarkStart w:id="3184" w:name="_Toc447894489"/>
              <w:bookmarkStart w:id="3185" w:name="_Toc449948478"/>
              <w:bookmarkStart w:id="3186" w:name="_Toc449948609"/>
              <w:bookmarkEnd w:id="3180"/>
              <w:bookmarkEnd w:id="3181"/>
              <w:bookmarkEnd w:id="3182"/>
              <w:bookmarkEnd w:id="3183"/>
              <w:bookmarkEnd w:id="3184"/>
              <w:bookmarkEnd w:id="3185"/>
              <w:bookmarkEnd w:id="3186"/>
            </w:del>
          </w:p>
        </w:tc>
        <w:tc>
          <w:tcPr>
            <w:tcW w:w="2394" w:type="dxa"/>
            <w:shd w:val="clear" w:color="auto" w:fill="auto"/>
          </w:tcPr>
          <w:p w14:paraId="04C3D628" w14:textId="34F19654" w:rsidR="002C72F4" w:rsidRPr="00AE798F" w:rsidDel="00C13F4B" w:rsidRDefault="001174E1">
            <w:pPr>
              <w:pStyle w:val="Heading3"/>
              <w:rPr>
                <w:del w:id="3187" w:author="Perrine, Martin L. (GSFC-5670)" w:date="2016-04-01T09:22:00Z"/>
                <w:shd w:val="clear" w:color="auto" w:fill="FFFFFF"/>
                <w:rPrChange w:id="3188" w:author="Perrine, Martin L. (GSFC-5670)" w:date="2016-05-02T10:35:00Z">
                  <w:rPr>
                    <w:del w:id="3189" w:author="Perrine, Martin L. (GSFC-5670)" w:date="2016-04-01T09:22:00Z"/>
                    <w:rFonts w:eastAsia="ヒラギノ角ゴ Pro W3"/>
                  </w:rPr>
                </w:rPrChange>
              </w:rPr>
              <w:pPrChange w:id="3190" w:author="Perrine, Martin L. (GSFC-5670)" w:date="2016-05-02T10:35:00Z">
                <w:pPr>
                  <w:pStyle w:val="Paragraph"/>
                </w:pPr>
              </w:pPrChange>
            </w:pPr>
            <w:del w:id="3191" w:author="Perrine, Martin L. (GSFC-5670)" w:date="2016-04-01T09:22:00Z">
              <w:r w:rsidRPr="00AE798F" w:rsidDel="00C13F4B">
                <w:rPr>
                  <w:rFonts w:ascii="Times New Roman" w:hAnsi="Times New Roman"/>
                  <w:shd w:val="clear" w:color="auto" w:fill="FFFFFF"/>
                  <w:rPrChange w:id="3192" w:author="Perrine, Martin L. (GSFC-5670)" w:date="2016-05-02T10:35:00Z">
                    <w:rPr>
                      <w:rFonts w:eastAsia="ヒラギノ角ゴ Pro W3"/>
                    </w:rPr>
                  </w:rPrChange>
                </w:rPr>
                <w:delText>Wallops, Virginia</w:delText>
              </w:r>
              <w:bookmarkStart w:id="3193" w:name="_Toc447893870"/>
              <w:bookmarkStart w:id="3194" w:name="_Toc447894055"/>
              <w:bookmarkStart w:id="3195" w:name="_Toc447894267"/>
              <w:bookmarkStart w:id="3196" w:name="_Toc447894381"/>
              <w:bookmarkStart w:id="3197" w:name="_Toc447894490"/>
              <w:bookmarkStart w:id="3198" w:name="_Toc449948479"/>
              <w:bookmarkStart w:id="3199" w:name="_Toc449948610"/>
              <w:bookmarkEnd w:id="3193"/>
              <w:bookmarkEnd w:id="3194"/>
              <w:bookmarkEnd w:id="3195"/>
              <w:bookmarkEnd w:id="3196"/>
              <w:bookmarkEnd w:id="3197"/>
              <w:bookmarkEnd w:id="3198"/>
              <w:bookmarkEnd w:id="3199"/>
            </w:del>
          </w:p>
        </w:tc>
        <w:tc>
          <w:tcPr>
            <w:tcW w:w="2394" w:type="dxa"/>
            <w:shd w:val="clear" w:color="auto" w:fill="auto"/>
          </w:tcPr>
          <w:p w14:paraId="67FB6969" w14:textId="566674DA" w:rsidR="002C72F4" w:rsidRPr="00AE798F" w:rsidDel="00C13F4B" w:rsidRDefault="001174E1">
            <w:pPr>
              <w:pStyle w:val="Heading3"/>
              <w:rPr>
                <w:del w:id="3200" w:author="Perrine, Martin L. (GSFC-5670)" w:date="2016-04-01T09:22:00Z"/>
                <w:shd w:val="clear" w:color="auto" w:fill="FFFFFF"/>
                <w:rPrChange w:id="3201" w:author="Perrine, Martin L. (GSFC-5670)" w:date="2016-05-02T10:35:00Z">
                  <w:rPr>
                    <w:del w:id="3202" w:author="Perrine, Martin L. (GSFC-5670)" w:date="2016-04-01T09:22:00Z"/>
                    <w:rFonts w:eastAsia="ヒラギノ角ゴ Pro W3"/>
                  </w:rPr>
                </w:rPrChange>
              </w:rPr>
              <w:pPrChange w:id="3203" w:author="Perrine, Martin L. (GSFC-5670)" w:date="2016-05-02T10:35:00Z">
                <w:pPr>
                  <w:pStyle w:val="Paragraph"/>
                </w:pPr>
              </w:pPrChange>
            </w:pPr>
            <w:del w:id="3204" w:author="Perrine, Martin L. (GSFC-5670)" w:date="2016-01-19T10:57:00Z">
              <w:r w:rsidRPr="00AE798F" w:rsidDel="00171842">
                <w:rPr>
                  <w:rFonts w:ascii="Times New Roman" w:hAnsi="Times New Roman"/>
                  <w:shd w:val="clear" w:color="auto" w:fill="FFFFFF"/>
                  <w:rPrChange w:id="3205" w:author="Perrine, Martin L. (GSFC-5670)" w:date="2016-05-02T10:35:00Z">
                    <w:rPr>
                      <w:rFonts w:eastAsia="ヒラギノ角ゴ Pro W3"/>
                    </w:rPr>
                  </w:rPrChange>
                </w:rPr>
                <w:delText>NENG</w:delText>
              </w:r>
            </w:del>
            <w:del w:id="3206" w:author="Perrine, Martin L. (GSFC-5670)" w:date="2016-04-01T09:22:00Z">
              <w:r w:rsidRPr="00AE798F" w:rsidDel="00C13F4B">
                <w:rPr>
                  <w:rFonts w:ascii="Times New Roman" w:hAnsi="Times New Roman"/>
                  <w:shd w:val="clear" w:color="auto" w:fill="FFFFFF"/>
                  <w:rPrChange w:id="3207" w:author="Perrine, Martin L. (GSFC-5670)" w:date="2016-05-02T10:35:00Z">
                    <w:rPr>
                      <w:rFonts w:eastAsia="ヒラギノ角ゴ Pro W3"/>
                    </w:rPr>
                  </w:rPrChange>
                </w:rPr>
                <w:delText xml:space="preserve"> </w:delText>
              </w:r>
            </w:del>
            <w:del w:id="3208" w:author="Perrine, Martin L. (GSFC-5670)" w:date="2016-01-14T11:47:00Z">
              <w:r w:rsidRPr="00AE798F" w:rsidDel="003519A4">
                <w:rPr>
                  <w:rFonts w:ascii="Times New Roman" w:hAnsi="Times New Roman"/>
                  <w:shd w:val="clear" w:color="auto" w:fill="FFFFFF"/>
                  <w:rPrChange w:id="3209" w:author="Perrine, Martin L. (GSFC-5670)" w:date="2016-05-02T10:35:00Z">
                    <w:rPr>
                      <w:rFonts w:eastAsia="ヒラギノ角ゴ Pro W3"/>
                    </w:rPr>
                  </w:rPrChange>
                </w:rPr>
                <w:delText>Full</w:delText>
              </w:r>
            </w:del>
            <w:bookmarkStart w:id="3210" w:name="_Toc447893871"/>
            <w:bookmarkStart w:id="3211" w:name="_Toc447894056"/>
            <w:bookmarkStart w:id="3212" w:name="_Toc447894268"/>
            <w:bookmarkStart w:id="3213" w:name="_Toc447894382"/>
            <w:bookmarkStart w:id="3214" w:name="_Toc447894491"/>
            <w:bookmarkStart w:id="3215" w:name="_Toc449948480"/>
            <w:bookmarkStart w:id="3216" w:name="_Toc449948611"/>
            <w:bookmarkEnd w:id="3210"/>
            <w:bookmarkEnd w:id="3211"/>
            <w:bookmarkEnd w:id="3212"/>
            <w:bookmarkEnd w:id="3213"/>
            <w:bookmarkEnd w:id="3214"/>
            <w:bookmarkEnd w:id="3215"/>
            <w:bookmarkEnd w:id="3216"/>
          </w:p>
        </w:tc>
        <w:tc>
          <w:tcPr>
            <w:tcW w:w="2394" w:type="dxa"/>
            <w:shd w:val="clear" w:color="auto" w:fill="auto"/>
          </w:tcPr>
          <w:p w14:paraId="3307D9C8" w14:textId="339DABE2" w:rsidR="002C72F4" w:rsidRPr="00AE798F" w:rsidDel="00C13F4B" w:rsidRDefault="002C72F4">
            <w:pPr>
              <w:pStyle w:val="Heading3"/>
              <w:rPr>
                <w:del w:id="3217" w:author="Perrine, Martin L. (GSFC-5670)" w:date="2016-04-01T09:22:00Z"/>
                <w:shd w:val="clear" w:color="auto" w:fill="FFFFFF"/>
                <w:rPrChange w:id="3218" w:author="Perrine, Martin L. (GSFC-5670)" w:date="2016-05-02T10:35:00Z">
                  <w:rPr>
                    <w:del w:id="3219" w:author="Perrine, Martin L. (GSFC-5670)" w:date="2016-04-01T09:22:00Z"/>
                    <w:rFonts w:eastAsia="ヒラギノ角ゴ Pro W3"/>
                  </w:rPr>
                </w:rPrChange>
              </w:rPr>
              <w:pPrChange w:id="3220" w:author="Perrine, Martin L. (GSFC-5670)" w:date="2016-05-02T10:35:00Z">
                <w:pPr>
                  <w:pStyle w:val="Paragraph"/>
                </w:pPr>
              </w:pPrChange>
            </w:pPr>
            <w:del w:id="3221" w:author="Perrine, Martin L. (GSFC-5670)" w:date="2016-04-01T09:22:00Z">
              <w:r w:rsidRPr="00AE798F" w:rsidDel="00C13F4B">
                <w:rPr>
                  <w:rFonts w:ascii="Times New Roman" w:hAnsi="Times New Roman"/>
                  <w:shd w:val="clear" w:color="auto" w:fill="FFFFFF"/>
                  <w:rPrChange w:id="3222" w:author="Perrine, Martin L. (GSFC-5670)" w:date="2016-05-02T10:35:00Z">
                    <w:rPr>
                      <w:rFonts w:eastAsia="ヒラギノ角ゴ Pro W3"/>
                    </w:rPr>
                  </w:rPrChange>
                </w:rPr>
                <w:delText>1</w:delText>
              </w:r>
              <w:bookmarkStart w:id="3223" w:name="_Toc447893872"/>
              <w:bookmarkStart w:id="3224" w:name="_Toc447894057"/>
              <w:bookmarkStart w:id="3225" w:name="_Toc447894269"/>
              <w:bookmarkStart w:id="3226" w:name="_Toc447894383"/>
              <w:bookmarkStart w:id="3227" w:name="_Toc447894492"/>
              <w:bookmarkStart w:id="3228" w:name="_Toc449948481"/>
              <w:bookmarkStart w:id="3229" w:name="_Toc449948612"/>
              <w:bookmarkEnd w:id="3223"/>
              <w:bookmarkEnd w:id="3224"/>
              <w:bookmarkEnd w:id="3225"/>
              <w:bookmarkEnd w:id="3226"/>
              <w:bookmarkEnd w:id="3227"/>
              <w:bookmarkEnd w:id="3228"/>
              <w:bookmarkEnd w:id="3229"/>
            </w:del>
          </w:p>
        </w:tc>
        <w:bookmarkStart w:id="3230" w:name="_Toc447893873"/>
        <w:bookmarkStart w:id="3231" w:name="_Toc447894058"/>
        <w:bookmarkStart w:id="3232" w:name="_Toc447894270"/>
        <w:bookmarkStart w:id="3233" w:name="_Toc447894384"/>
        <w:bookmarkStart w:id="3234" w:name="_Toc447894493"/>
        <w:bookmarkStart w:id="3235" w:name="_Toc449948482"/>
        <w:bookmarkStart w:id="3236" w:name="_Toc449948613"/>
        <w:bookmarkEnd w:id="3230"/>
        <w:bookmarkEnd w:id="3231"/>
        <w:bookmarkEnd w:id="3232"/>
        <w:bookmarkEnd w:id="3233"/>
        <w:bookmarkEnd w:id="3234"/>
        <w:bookmarkEnd w:id="3235"/>
        <w:bookmarkEnd w:id="3236"/>
      </w:tr>
      <w:tr w:rsidR="002C72F4" w:rsidRPr="00AE798F" w:rsidDel="00C13F4B" w14:paraId="7EBD8A55" w14:textId="4B8A085F" w:rsidTr="002E25B7">
        <w:trPr>
          <w:del w:id="3237" w:author="Perrine, Martin L. (GSFC-5670)" w:date="2016-04-01T09:22:00Z"/>
        </w:trPr>
        <w:tc>
          <w:tcPr>
            <w:tcW w:w="2394" w:type="dxa"/>
            <w:shd w:val="clear" w:color="auto" w:fill="auto"/>
          </w:tcPr>
          <w:p w14:paraId="150269CC" w14:textId="400F787B" w:rsidR="002C72F4" w:rsidRPr="00AE798F" w:rsidDel="00C13F4B" w:rsidRDefault="001174E1">
            <w:pPr>
              <w:pStyle w:val="Heading3"/>
              <w:rPr>
                <w:del w:id="3238" w:author="Perrine, Martin L. (GSFC-5670)" w:date="2016-04-01T09:22:00Z"/>
                <w:shd w:val="clear" w:color="auto" w:fill="FFFFFF"/>
                <w:rPrChange w:id="3239" w:author="Perrine, Martin L. (GSFC-5670)" w:date="2016-05-02T10:35:00Z">
                  <w:rPr>
                    <w:del w:id="3240" w:author="Perrine, Martin L. (GSFC-5670)" w:date="2016-04-01T09:22:00Z"/>
                    <w:rFonts w:eastAsia="ヒラギノ角ゴ Pro W3"/>
                  </w:rPr>
                </w:rPrChange>
              </w:rPr>
              <w:pPrChange w:id="3241" w:author="Perrine, Martin L. (GSFC-5670)" w:date="2016-05-02T10:35:00Z">
                <w:pPr>
                  <w:pStyle w:val="Paragraph"/>
                </w:pPr>
              </w:pPrChange>
            </w:pPr>
            <w:del w:id="3242" w:author="Perrine, Martin L. (GSFC-5670)" w:date="2016-04-01T09:22:00Z">
              <w:r w:rsidRPr="00AE798F" w:rsidDel="00C13F4B">
                <w:rPr>
                  <w:rFonts w:ascii="Times New Roman" w:hAnsi="Times New Roman"/>
                  <w:shd w:val="clear" w:color="auto" w:fill="FFFFFF"/>
                  <w:rPrChange w:id="3243" w:author="Perrine, Martin L. (GSFC-5670)" w:date="2016-05-02T10:35:00Z">
                    <w:rPr>
                      <w:rFonts w:eastAsia="ヒラギノ角ゴ Pro W3"/>
                    </w:rPr>
                  </w:rPrChange>
                </w:rPr>
                <w:delText>White Sands One (WS1)</w:delText>
              </w:r>
              <w:bookmarkStart w:id="3244" w:name="_Toc447893874"/>
              <w:bookmarkStart w:id="3245" w:name="_Toc447894059"/>
              <w:bookmarkStart w:id="3246" w:name="_Toc447894271"/>
              <w:bookmarkStart w:id="3247" w:name="_Toc447894385"/>
              <w:bookmarkStart w:id="3248" w:name="_Toc447894494"/>
              <w:bookmarkStart w:id="3249" w:name="_Toc449948483"/>
              <w:bookmarkStart w:id="3250" w:name="_Toc449948614"/>
              <w:bookmarkEnd w:id="3244"/>
              <w:bookmarkEnd w:id="3245"/>
              <w:bookmarkEnd w:id="3246"/>
              <w:bookmarkEnd w:id="3247"/>
              <w:bookmarkEnd w:id="3248"/>
              <w:bookmarkEnd w:id="3249"/>
              <w:bookmarkEnd w:id="3250"/>
            </w:del>
          </w:p>
        </w:tc>
        <w:tc>
          <w:tcPr>
            <w:tcW w:w="2394" w:type="dxa"/>
            <w:shd w:val="clear" w:color="auto" w:fill="auto"/>
          </w:tcPr>
          <w:p w14:paraId="18A185DD" w14:textId="5AC5BC85" w:rsidR="002C72F4" w:rsidRPr="00AE798F" w:rsidDel="00C13F4B" w:rsidRDefault="001174E1">
            <w:pPr>
              <w:pStyle w:val="Heading3"/>
              <w:rPr>
                <w:del w:id="3251" w:author="Perrine, Martin L. (GSFC-5670)" w:date="2016-04-01T09:22:00Z"/>
                <w:shd w:val="clear" w:color="auto" w:fill="FFFFFF"/>
                <w:rPrChange w:id="3252" w:author="Perrine, Martin L. (GSFC-5670)" w:date="2016-05-02T10:35:00Z">
                  <w:rPr>
                    <w:del w:id="3253" w:author="Perrine, Martin L. (GSFC-5670)" w:date="2016-04-01T09:22:00Z"/>
                    <w:rFonts w:eastAsia="ヒラギノ角ゴ Pro W3"/>
                  </w:rPr>
                </w:rPrChange>
              </w:rPr>
              <w:pPrChange w:id="3254" w:author="Perrine, Martin L. (GSFC-5670)" w:date="2016-05-02T10:35:00Z">
                <w:pPr>
                  <w:pStyle w:val="Paragraph"/>
                </w:pPr>
              </w:pPrChange>
            </w:pPr>
            <w:del w:id="3255" w:author="Perrine, Martin L. (GSFC-5670)" w:date="2016-04-01T09:22:00Z">
              <w:r w:rsidRPr="00AE798F" w:rsidDel="00C13F4B">
                <w:rPr>
                  <w:rFonts w:ascii="Times New Roman" w:hAnsi="Times New Roman"/>
                  <w:shd w:val="clear" w:color="auto" w:fill="FFFFFF"/>
                  <w:rPrChange w:id="3256" w:author="Perrine, Martin L. (GSFC-5670)" w:date="2016-05-02T10:35:00Z">
                    <w:rPr>
                      <w:rFonts w:eastAsia="ヒラギノ角ゴ Pro W3"/>
                    </w:rPr>
                  </w:rPrChange>
                </w:rPr>
                <w:delText>White Sands, New Mexico</w:delText>
              </w:r>
              <w:bookmarkStart w:id="3257" w:name="_Toc447893875"/>
              <w:bookmarkStart w:id="3258" w:name="_Toc447894060"/>
              <w:bookmarkStart w:id="3259" w:name="_Toc447894272"/>
              <w:bookmarkStart w:id="3260" w:name="_Toc447894386"/>
              <w:bookmarkStart w:id="3261" w:name="_Toc447894495"/>
              <w:bookmarkStart w:id="3262" w:name="_Toc449948484"/>
              <w:bookmarkStart w:id="3263" w:name="_Toc449948615"/>
              <w:bookmarkEnd w:id="3257"/>
              <w:bookmarkEnd w:id="3258"/>
              <w:bookmarkEnd w:id="3259"/>
              <w:bookmarkEnd w:id="3260"/>
              <w:bookmarkEnd w:id="3261"/>
              <w:bookmarkEnd w:id="3262"/>
              <w:bookmarkEnd w:id="3263"/>
            </w:del>
          </w:p>
        </w:tc>
        <w:tc>
          <w:tcPr>
            <w:tcW w:w="2394" w:type="dxa"/>
            <w:shd w:val="clear" w:color="auto" w:fill="auto"/>
          </w:tcPr>
          <w:p w14:paraId="07991F18" w14:textId="6D0715F2" w:rsidR="002C72F4" w:rsidRPr="00AE798F" w:rsidDel="00C13F4B" w:rsidRDefault="001174E1">
            <w:pPr>
              <w:pStyle w:val="Heading3"/>
              <w:rPr>
                <w:del w:id="3264" w:author="Perrine, Martin L. (GSFC-5670)" w:date="2016-04-01T09:22:00Z"/>
                <w:shd w:val="clear" w:color="auto" w:fill="FFFFFF"/>
                <w:rPrChange w:id="3265" w:author="Perrine, Martin L. (GSFC-5670)" w:date="2016-05-02T10:35:00Z">
                  <w:rPr>
                    <w:del w:id="3266" w:author="Perrine, Martin L. (GSFC-5670)" w:date="2016-04-01T09:22:00Z"/>
                    <w:rFonts w:eastAsia="ヒラギノ角ゴ Pro W3"/>
                  </w:rPr>
                </w:rPrChange>
              </w:rPr>
              <w:pPrChange w:id="3267" w:author="Perrine, Martin L. (GSFC-5670)" w:date="2016-05-02T10:35:00Z">
                <w:pPr>
                  <w:pStyle w:val="Paragraph"/>
                </w:pPr>
              </w:pPrChange>
            </w:pPr>
            <w:del w:id="3268" w:author="Perrine, Martin L. (GSFC-5670)" w:date="2016-01-19T10:57:00Z">
              <w:r w:rsidRPr="00AE798F" w:rsidDel="00171842">
                <w:rPr>
                  <w:rFonts w:ascii="Times New Roman" w:hAnsi="Times New Roman"/>
                  <w:shd w:val="clear" w:color="auto" w:fill="FFFFFF"/>
                  <w:rPrChange w:id="3269" w:author="Perrine, Martin L. (GSFC-5670)" w:date="2016-05-02T10:35:00Z">
                    <w:rPr>
                      <w:rFonts w:eastAsia="ヒラギノ角ゴ Pro W3"/>
                    </w:rPr>
                  </w:rPrChange>
                </w:rPr>
                <w:delText>NENG</w:delText>
              </w:r>
            </w:del>
            <w:del w:id="3270" w:author="Perrine, Martin L. (GSFC-5670)" w:date="2016-04-01T09:22:00Z">
              <w:r w:rsidRPr="00AE798F" w:rsidDel="00C13F4B">
                <w:rPr>
                  <w:rFonts w:ascii="Times New Roman" w:hAnsi="Times New Roman"/>
                  <w:shd w:val="clear" w:color="auto" w:fill="FFFFFF"/>
                  <w:rPrChange w:id="3271" w:author="Perrine, Martin L. (GSFC-5670)" w:date="2016-05-02T10:35:00Z">
                    <w:rPr>
                      <w:rFonts w:eastAsia="ヒラギノ角ゴ Pro W3"/>
                    </w:rPr>
                  </w:rPrChange>
                </w:rPr>
                <w:delText xml:space="preserve"> </w:delText>
              </w:r>
            </w:del>
            <w:del w:id="3272" w:author="Perrine, Martin L. (GSFC-5670)" w:date="2016-01-14T11:47:00Z">
              <w:r w:rsidRPr="00AE798F" w:rsidDel="003519A4">
                <w:rPr>
                  <w:rFonts w:ascii="Times New Roman" w:hAnsi="Times New Roman"/>
                  <w:shd w:val="clear" w:color="auto" w:fill="FFFFFF"/>
                  <w:rPrChange w:id="3273" w:author="Perrine, Martin L. (GSFC-5670)" w:date="2016-05-02T10:35:00Z">
                    <w:rPr>
                      <w:rFonts w:eastAsia="ヒラギノ角ゴ Pro W3"/>
                    </w:rPr>
                  </w:rPrChange>
                </w:rPr>
                <w:delText>Full</w:delText>
              </w:r>
            </w:del>
            <w:bookmarkStart w:id="3274" w:name="_Toc447893876"/>
            <w:bookmarkStart w:id="3275" w:name="_Toc447894061"/>
            <w:bookmarkStart w:id="3276" w:name="_Toc447894273"/>
            <w:bookmarkStart w:id="3277" w:name="_Toc447894387"/>
            <w:bookmarkStart w:id="3278" w:name="_Toc447894496"/>
            <w:bookmarkStart w:id="3279" w:name="_Toc449948485"/>
            <w:bookmarkStart w:id="3280" w:name="_Toc449948616"/>
            <w:bookmarkEnd w:id="3274"/>
            <w:bookmarkEnd w:id="3275"/>
            <w:bookmarkEnd w:id="3276"/>
            <w:bookmarkEnd w:id="3277"/>
            <w:bookmarkEnd w:id="3278"/>
            <w:bookmarkEnd w:id="3279"/>
            <w:bookmarkEnd w:id="3280"/>
          </w:p>
        </w:tc>
        <w:tc>
          <w:tcPr>
            <w:tcW w:w="2394" w:type="dxa"/>
            <w:shd w:val="clear" w:color="auto" w:fill="auto"/>
          </w:tcPr>
          <w:p w14:paraId="184A8ADA" w14:textId="43E1E138" w:rsidR="002C72F4" w:rsidRPr="00AE798F" w:rsidDel="00C13F4B" w:rsidRDefault="002C72F4">
            <w:pPr>
              <w:pStyle w:val="Heading3"/>
              <w:rPr>
                <w:del w:id="3281" w:author="Perrine, Martin L. (GSFC-5670)" w:date="2016-04-01T09:22:00Z"/>
                <w:shd w:val="clear" w:color="auto" w:fill="FFFFFF"/>
                <w:rPrChange w:id="3282" w:author="Perrine, Martin L. (GSFC-5670)" w:date="2016-05-02T10:35:00Z">
                  <w:rPr>
                    <w:del w:id="3283" w:author="Perrine, Martin L. (GSFC-5670)" w:date="2016-04-01T09:22:00Z"/>
                    <w:rFonts w:eastAsia="ヒラギノ角ゴ Pro W3"/>
                  </w:rPr>
                </w:rPrChange>
              </w:rPr>
              <w:pPrChange w:id="3284" w:author="Perrine, Martin L. (GSFC-5670)" w:date="2016-05-02T10:35:00Z">
                <w:pPr>
                  <w:pStyle w:val="Paragraph"/>
                </w:pPr>
              </w:pPrChange>
            </w:pPr>
            <w:del w:id="3285" w:author="Perrine, Martin L. (GSFC-5670)" w:date="2016-04-01T09:22:00Z">
              <w:r w:rsidRPr="00AE798F" w:rsidDel="00C13F4B">
                <w:rPr>
                  <w:rFonts w:ascii="Times New Roman" w:hAnsi="Times New Roman"/>
                  <w:shd w:val="clear" w:color="auto" w:fill="FFFFFF"/>
                  <w:rPrChange w:id="3286" w:author="Perrine, Martin L. (GSFC-5670)" w:date="2016-05-02T10:35:00Z">
                    <w:rPr>
                      <w:rFonts w:eastAsia="ヒラギノ角ゴ Pro W3"/>
                    </w:rPr>
                  </w:rPrChange>
                </w:rPr>
                <w:delText>1</w:delText>
              </w:r>
              <w:bookmarkStart w:id="3287" w:name="_Toc447893877"/>
              <w:bookmarkStart w:id="3288" w:name="_Toc447894062"/>
              <w:bookmarkStart w:id="3289" w:name="_Toc447894274"/>
              <w:bookmarkStart w:id="3290" w:name="_Toc447894388"/>
              <w:bookmarkStart w:id="3291" w:name="_Toc447894497"/>
              <w:bookmarkStart w:id="3292" w:name="_Toc449948486"/>
              <w:bookmarkStart w:id="3293" w:name="_Toc449948617"/>
              <w:bookmarkEnd w:id="3287"/>
              <w:bookmarkEnd w:id="3288"/>
              <w:bookmarkEnd w:id="3289"/>
              <w:bookmarkEnd w:id="3290"/>
              <w:bookmarkEnd w:id="3291"/>
              <w:bookmarkEnd w:id="3292"/>
              <w:bookmarkEnd w:id="3293"/>
            </w:del>
          </w:p>
        </w:tc>
        <w:bookmarkStart w:id="3294" w:name="_Toc447893878"/>
        <w:bookmarkStart w:id="3295" w:name="_Toc447894063"/>
        <w:bookmarkStart w:id="3296" w:name="_Toc447894275"/>
        <w:bookmarkStart w:id="3297" w:name="_Toc447894389"/>
        <w:bookmarkStart w:id="3298" w:name="_Toc447894498"/>
        <w:bookmarkStart w:id="3299" w:name="_Toc449948487"/>
        <w:bookmarkStart w:id="3300" w:name="_Toc449948618"/>
        <w:bookmarkEnd w:id="3294"/>
        <w:bookmarkEnd w:id="3295"/>
        <w:bookmarkEnd w:id="3296"/>
        <w:bookmarkEnd w:id="3297"/>
        <w:bookmarkEnd w:id="3298"/>
        <w:bookmarkEnd w:id="3299"/>
        <w:bookmarkEnd w:id="3300"/>
      </w:tr>
      <w:tr w:rsidR="002C72F4" w:rsidRPr="00AE798F" w:rsidDel="00C13F4B" w14:paraId="7D066B5F" w14:textId="0DA65DFE" w:rsidTr="002E25B7">
        <w:trPr>
          <w:del w:id="3301" w:author="Perrine, Martin L. (GSFC-5670)" w:date="2016-04-01T09:22:00Z"/>
        </w:trPr>
        <w:tc>
          <w:tcPr>
            <w:tcW w:w="2394" w:type="dxa"/>
            <w:shd w:val="clear" w:color="auto" w:fill="auto"/>
          </w:tcPr>
          <w:p w14:paraId="4870E779" w14:textId="1C4FFF35" w:rsidR="002C72F4" w:rsidRPr="00AE798F" w:rsidDel="00C13F4B" w:rsidRDefault="001174E1">
            <w:pPr>
              <w:pStyle w:val="Heading3"/>
              <w:rPr>
                <w:del w:id="3302" w:author="Perrine, Martin L. (GSFC-5670)" w:date="2016-04-01T09:22:00Z"/>
                <w:shd w:val="clear" w:color="auto" w:fill="FFFFFF"/>
                <w:rPrChange w:id="3303" w:author="Perrine, Martin L. (GSFC-5670)" w:date="2016-05-02T10:35:00Z">
                  <w:rPr>
                    <w:del w:id="3304" w:author="Perrine, Martin L. (GSFC-5670)" w:date="2016-04-01T09:22:00Z"/>
                    <w:rFonts w:eastAsia="ヒラギノ角ゴ Pro W3"/>
                  </w:rPr>
                </w:rPrChange>
              </w:rPr>
              <w:pPrChange w:id="3305" w:author="Perrine, Martin L. (GSFC-5670)" w:date="2016-05-02T10:35:00Z">
                <w:pPr>
                  <w:pStyle w:val="Paragraph"/>
                </w:pPr>
              </w:pPrChange>
            </w:pPr>
            <w:del w:id="3306" w:author="Perrine, Martin L. (GSFC-5670)" w:date="2016-04-01T09:22:00Z">
              <w:r w:rsidRPr="00AE798F" w:rsidDel="00C13F4B">
                <w:rPr>
                  <w:rFonts w:ascii="Times New Roman" w:hAnsi="Times New Roman"/>
                  <w:shd w:val="clear" w:color="auto" w:fill="FFFFFF"/>
                  <w:rPrChange w:id="3307" w:author="Perrine, Martin L. (GSFC-5670)" w:date="2016-05-02T10:35:00Z">
                    <w:rPr>
                      <w:rFonts w:eastAsia="ヒラギノ角ゴ Pro W3"/>
                    </w:rPr>
                  </w:rPrChange>
                </w:rPr>
                <w:delText>McMurdo TDRSS Replay System (MTRS)</w:delText>
              </w:r>
              <w:bookmarkStart w:id="3308" w:name="_Toc447893879"/>
              <w:bookmarkStart w:id="3309" w:name="_Toc447894064"/>
              <w:bookmarkStart w:id="3310" w:name="_Toc447894276"/>
              <w:bookmarkStart w:id="3311" w:name="_Toc447894390"/>
              <w:bookmarkStart w:id="3312" w:name="_Toc447894499"/>
              <w:bookmarkStart w:id="3313" w:name="_Toc449948488"/>
              <w:bookmarkStart w:id="3314" w:name="_Toc449948619"/>
              <w:bookmarkEnd w:id="3308"/>
              <w:bookmarkEnd w:id="3309"/>
              <w:bookmarkEnd w:id="3310"/>
              <w:bookmarkEnd w:id="3311"/>
              <w:bookmarkEnd w:id="3312"/>
              <w:bookmarkEnd w:id="3313"/>
              <w:bookmarkEnd w:id="3314"/>
            </w:del>
          </w:p>
        </w:tc>
        <w:tc>
          <w:tcPr>
            <w:tcW w:w="2394" w:type="dxa"/>
            <w:shd w:val="clear" w:color="auto" w:fill="auto"/>
          </w:tcPr>
          <w:p w14:paraId="2E6CEBE4" w14:textId="0FD0030E" w:rsidR="002C72F4" w:rsidRPr="00AE798F" w:rsidDel="00C13F4B" w:rsidRDefault="001174E1">
            <w:pPr>
              <w:pStyle w:val="Heading3"/>
              <w:rPr>
                <w:del w:id="3315" w:author="Perrine, Martin L. (GSFC-5670)" w:date="2016-04-01T09:22:00Z"/>
                <w:shd w:val="clear" w:color="auto" w:fill="FFFFFF"/>
                <w:rPrChange w:id="3316" w:author="Perrine, Martin L. (GSFC-5670)" w:date="2016-05-02T10:35:00Z">
                  <w:rPr>
                    <w:del w:id="3317" w:author="Perrine, Martin L. (GSFC-5670)" w:date="2016-04-01T09:22:00Z"/>
                    <w:rFonts w:eastAsia="ヒラギノ角ゴ Pro W3"/>
                  </w:rPr>
                </w:rPrChange>
              </w:rPr>
              <w:pPrChange w:id="3318" w:author="Perrine, Martin L. (GSFC-5670)" w:date="2016-05-02T10:35:00Z">
                <w:pPr>
                  <w:pStyle w:val="Paragraph"/>
                </w:pPr>
              </w:pPrChange>
            </w:pPr>
            <w:del w:id="3319" w:author="Perrine, Martin L. (GSFC-5670)" w:date="2016-04-01T09:22:00Z">
              <w:r w:rsidRPr="00AE798F" w:rsidDel="00C13F4B">
                <w:rPr>
                  <w:rFonts w:ascii="Times New Roman" w:hAnsi="Times New Roman"/>
                  <w:shd w:val="clear" w:color="auto" w:fill="FFFFFF"/>
                  <w:rPrChange w:id="3320" w:author="Perrine, Martin L. (GSFC-5670)" w:date="2016-05-02T10:35:00Z">
                    <w:rPr>
                      <w:rFonts w:eastAsia="ヒラギノ角ゴ Pro W3"/>
                    </w:rPr>
                  </w:rPrChange>
                </w:rPr>
                <w:delText>McMurdo, Antarctica</w:delText>
              </w:r>
              <w:bookmarkStart w:id="3321" w:name="_Toc447893880"/>
              <w:bookmarkStart w:id="3322" w:name="_Toc447894065"/>
              <w:bookmarkStart w:id="3323" w:name="_Toc447894277"/>
              <w:bookmarkStart w:id="3324" w:name="_Toc447894391"/>
              <w:bookmarkStart w:id="3325" w:name="_Toc447894500"/>
              <w:bookmarkStart w:id="3326" w:name="_Toc449948489"/>
              <w:bookmarkStart w:id="3327" w:name="_Toc449948620"/>
              <w:bookmarkEnd w:id="3321"/>
              <w:bookmarkEnd w:id="3322"/>
              <w:bookmarkEnd w:id="3323"/>
              <w:bookmarkEnd w:id="3324"/>
              <w:bookmarkEnd w:id="3325"/>
              <w:bookmarkEnd w:id="3326"/>
              <w:bookmarkEnd w:id="3327"/>
            </w:del>
          </w:p>
        </w:tc>
        <w:tc>
          <w:tcPr>
            <w:tcW w:w="2394" w:type="dxa"/>
            <w:shd w:val="clear" w:color="auto" w:fill="auto"/>
          </w:tcPr>
          <w:p w14:paraId="23A268FD" w14:textId="415F95FC" w:rsidR="002C72F4" w:rsidRPr="00AE798F" w:rsidDel="00C13F4B" w:rsidRDefault="001174E1">
            <w:pPr>
              <w:pStyle w:val="Heading3"/>
              <w:rPr>
                <w:del w:id="3328" w:author="Perrine, Martin L. (GSFC-5670)" w:date="2016-04-01T09:22:00Z"/>
                <w:shd w:val="clear" w:color="auto" w:fill="FFFFFF"/>
                <w:rPrChange w:id="3329" w:author="Perrine, Martin L. (GSFC-5670)" w:date="2016-05-02T10:35:00Z">
                  <w:rPr>
                    <w:del w:id="3330" w:author="Perrine, Martin L. (GSFC-5670)" w:date="2016-04-01T09:22:00Z"/>
                    <w:rFonts w:eastAsia="ヒラギノ角ゴ Pro W3"/>
                  </w:rPr>
                </w:rPrChange>
              </w:rPr>
              <w:pPrChange w:id="3331" w:author="Perrine, Martin L. (GSFC-5670)" w:date="2016-05-02T10:35:00Z">
                <w:pPr>
                  <w:pStyle w:val="Paragraph"/>
                </w:pPr>
              </w:pPrChange>
            </w:pPr>
            <w:del w:id="3332" w:author="Perrine, Martin L. (GSFC-5670)" w:date="2016-01-19T10:57:00Z">
              <w:r w:rsidRPr="00AE798F" w:rsidDel="00171842">
                <w:rPr>
                  <w:rFonts w:ascii="Times New Roman" w:hAnsi="Times New Roman"/>
                  <w:shd w:val="clear" w:color="auto" w:fill="FFFFFF"/>
                  <w:rPrChange w:id="3333" w:author="Perrine, Martin L. (GSFC-5670)" w:date="2016-05-02T10:35:00Z">
                    <w:rPr>
                      <w:rFonts w:eastAsia="ヒラギノ角ゴ Pro W3"/>
                    </w:rPr>
                  </w:rPrChange>
                </w:rPr>
                <w:delText>NENG</w:delText>
              </w:r>
            </w:del>
            <w:del w:id="3334" w:author="Perrine, Martin L. (GSFC-5670)" w:date="2016-04-01T09:22:00Z">
              <w:r w:rsidRPr="00AE798F" w:rsidDel="00C13F4B">
                <w:rPr>
                  <w:rFonts w:ascii="Times New Roman" w:hAnsi="Times New Roman"/>
                  <w:shd w:val="clear" w:color="auto" w:fill="FFFFFF"/>
                  <w:rPrChange w:id="3335" w:author="Perrine, Martin L. (GSFC-5670)" w:date="2016-05-02T10:35:00Z">
                    <w:rPr>
                      <w:rFonts w:eastAsia="ヒラギノ角ゴ Pro W3"/>
                    </w:rPr>
                  </w:rPrChange>
                </w:rPr>
                <w:delText xml:space="preserve"> Minimal</w:delText>
              </w:r>
              <w:bookmarkStart w:id="3336" w:name="_Toc447893881"/>
              <w:bookmarkStart w:id="3337" w:name="_Toc447894066"/>
              <w:bookmarkStart w:id="3338" w:name="_Toc447894278"/>
              <w:bookmarkStart w:id="3339" w:name="_Toc447894392"/>
              <w:bookmarkStart w:id="3340" w:name="_Toc447894501"/>
              <w:bookmarkStart w:id="3341" w:name="_Toc449948490"/>
              <w:bookmarkStart w:id="3342" w:name="_Toc449948621"/>
              <w:bookmarkEnd w:id="3336"/>
              <w:bookmarkEnd w:id="3337"/>
              <w:bookmarkEnd w:id="3338"/>
              <w:bookmarkEnd w:id="3339"/>
              <w:bookmarkEnd w:id="3340"/>
              <w:bookmarkEnd w:id="3341"/>
              <w:bookmarkEnd w:id="3342"/>
            </w:del>
          </w:p>
        </w:tc>
        <w:tc>
          <w:tcPr>
            <w:tcW w:w="2394" w:type="dxa"/>
            <w:shd w:val="clear" w:color="auto" w:fill="auto"/>
          </w:tcPr>
          <w:p w14:paraId="28A27F9D" w14:textId="0B09AFB5" w:rsidR="002C72F4" w:rsidRPr="00AE798F" w:rsidDel="00C13F4B" w:rsidRDefault="002C72F4">
            <w:pPr>
              <w:pStyle w:val="Heading3"/>
              <w:rPr>
                <w:del w:id="3343" w:author="Perrine, Martin L. (GSFC-5670)" w:date="2016-04-01T09:22:00Z"/>
                <w:shd w:val="clear" w:color="auto" w:fill="FFFFFF"/>
                <w:rPrChange w:id="3344" w:author="Perrine, Martin L. (GSFC-5670)" w:date="2016-05-02T10:35:00Z">
                  <w:rPr>
                    <w:del w:id="3345" w:author="Perrine, Martin L. (GSFC-5670)" w:date="2016-04-01T09:22:00Z"/>
                    <w:rFonts w:eastAsia="ヒラギノ角ゴ Pro W3"/>
                  </w:rPr>
                </w:rPrChange>
              </w:rPr>
              <w:pPrChange w:id="3346" w:author="Perrine, Martin L. (GSFC-5670)" w:date="2016-05-02T10:35:00Z">
                <w:pPr>
                  <w:pStyle w:val="Paragraph"/>
                </w:pPr>
              </w:pPrChange>
            </w:pPr>
            <w:del w:id="3347" w:author="Perrine, Martin L. (GSFC-5670)" w:date="2016-04-01T09:22:00Z">
              <w:r w:rsidRPr="00AE798F" w:rsidDel="00C13F4B">
                <w:rPr>
                  <w:rFonts w:ascii="Times New Roman" w:hAnsi="Times New Roman"/>
                  <w:shd w:val="clear" w:color="auto" w:fill="FFFFFF"/>
                  <w:rPrChange w:id="3348" w:author="Perrine, Martin L. (GSFC-5670)" w:date="2016-05-02T10:35:00Z">
                    <w:rPr>
                      <w:rFonts w:eastAsia="ヒラギノ角ゴ Pro W3"/>
                    </w:rPr>
                  </w:rPrChange>
                </w:rPr>
                <w:delText>1</w:delText>
              </w:r>
              <w:bookmarkStart w:id="3349" w:name="_Toc447893882"/>
              <w:bookmarkStart w:id="3350" w:name="_Toc447894067"/>
              <w:bookmarkStart w:id="3351" w:name="_Toc447894279"/>
              <w:bookmarkStart w:id="3352" w:name="_Toc447894393"/>
              <w:bookmarkStart w:id="3353" w:name="_Toc447894502"/>
              <w:bookmarkStart w:id="3354" w:name="_Toc449948491"/>
              <w:bookmarkStart w:id="3355" w:name="_Toc449948622"/>
              <w:bookmarkEnd w:id="3349"/>
              <w:bookmarkEnd w:id="3350"/>
              <w:bookmarkEnd w:id="3351"/>
              <w:bookmarkEnd w:id="3352"/>
              <w:bookmarkEnd w:id="3353"/>
              <w:bookmarkEnd w:id="3354"/>
              <w:bookmarkEnd w:id="3355"/>
            </w:del>
          </w:p>
        </w:tc>
        <w:bookmarkStart w:id="3356" w:name="_Toc447893883"/>
        <w:bookmarkStart w:id="3357" w:name="_Toc447894068"/>
        <w:bookmarkStart w:id="3358" w:name="_Toc447894280"/>
        <w:bookmarkStart w:id="3359" w:name="_Toc447894394"/>
        <w:bookmarkStart w:id="3360" w:name="_Toc447894503"/>
        <w:bookmarkStart w:id="3361" w:name="_Toc449948492"/>
        <w:bookmarkStart w:id="3362" w:name="_Toc449948623"/>
        <w:bookmarkEnd w:id="3356"/>
        <w:bookmarkEnd w:id="3357"/>
        <w:bookmarkEnd w:id="3358"/>
        <w:bookmarkEnd w:id="3359"/>
        <w:bookmarkEnd w:id="3360"/>
        <w:bookmarkEnd w:id="3361"/>
        <w:bookmarkEnd w:id="3362"/>
      </w:tr>
    </w:tbl>
    <w:p w14:paraId="604F8D58" w14:textId="4A573B3D" w:rsidR="00AE798F" w:rsidRDefault="00AE798F">
      <w:pPr>
        <w:spacing w:before="0" w:after="0"/>
        <w:jc w:val="left"/>
        <w:rPr>
          <w:ins w:id="3363" w:author="Perrine, Martin L. (GSFC-5670)" w:date="2016-05-02T10:36:00Z"/>
          <w:b/>
          <w:sz w:val="28"/>
          <w:shd w:val="clear" w:color="auto" w:fill="FFFFFF"/>
        </w:rPr>
      </w:pPr>
      <w:bookmarkStart w:id="3364" w:name="_Toc322439685"/>
      <w:bookmarkStart w:id="3365" w:name="_Toc322440042"/>
      <w:bookmarkStart w:id="3366" w:name="_Toc322441619"/>
    </w:p>
    <w:p w14:paraId="03DDA02E" w14:textId="77777777" w:rsidR="00AE798F" w:rsidRDefault="00AE798F">
      <w:pPr>
        <w:pStyle w:val="Heading2"/>
        <w:numPr>
          <w:ilvl w:val="0"/>
          <w:numId w:val="0"/>
        </w:numPr>
        <w:ind w:left="936"/>
        <w:rPr>
          <w:ins w:id="3367" w:author="Perrine, Martin L. (GSFC-5670)" w:date="2016-05-02T10:35:00Z"/>
          <w:shd w:val="clear" w:color="auto" w:fill="FFFFFF"/>
        </w:rPr>
        <w:pPrChange w:id="3368" w:author="Perrine, Martin L. (GSFC-5670)" w:date="2016-05-02T10:36:00Z">
          <w:pPr>
            <w:pStyle w:val="Caption"/>
            <w:keepNext/>
            <w:jc w:val="center"/>
          </w:pPr>
        </w:pPrChange>
      </w:pPr>
    </w:p>
    <w:p w14:paraId="7A520455" w14:textId="005ED8AD" w:rsidR="00A038FC" w:rsidRPr="00AE798F" w:rsidDel="00565498" w:rsidRDefault="00A43FDC">
      <w:pPr>
        <w:pStyle w:val="Heading2"/>
        <w:rPr>
          <w:del w:id="3369" w:author="Perrine, Martin L. (GSFC-5670)" w:date="2016-01-19T12:14:00Z"/>
          <w:shd w:val="clear" w:color="auto" w:fill="FFFFFF"/>
          <w:rPrChange w:id="3370" w:author="Perrine, Martin L. (GSFC-5670)" w:date="2016-05-02T10:35:00Z">
            <w:rPr>
              <w:del w:id="3371" w:author="Perrine, Martin L. (GSFC-5670)" w:date="2016-01-19T12:14:00Z"/>
            </w:rPr>
          </w:rPrChange>
        </w:rPr>
        <w:pPrChange w:id="3372" w:author="Perrine, Martin L. (GSFC-5670)" w:date="2016-05-02T10:35:00Z">
          <w:pPr>
            <w:pStyle w:val="Heading2"/>
            <w:numPr>
              <w:numId w:val="2"/>
            </w:numPr>
          </w:pPr>
        </w:pPrChange>
      </w:pPr>
      <w:del w:id="3373" w:author="Perrine, Martin L. (GSFC-5670)" w:date="2016-05-02T10:34:00Z">
        <w:r w:rsidRPr="00AE798F" w:rsidDel="00AE798F">
          <w:rPr>
            <w:b w:val="0"/>
            <w:shd w:val="clear" w:color="auto" w:fill="FFFFFF"/>
            <w:rPrChange w:id="3374" w:author="Perrine, Martin L. (GSFC-5670)" w:date="2016-05-02T10:35:00Z">
              <w:rPr>
                <w:b w:val="0"/>
              </w:rPr>
            </w:rPrChange>
          </w:rPr>
          <w:delText>Lo</w:delText>
        </w:r>
      </w:del>
      <w:bookmarkStart w:id="3375" w:name="_Toc450640945"/>
      <w:ins w:id="3376" w:author="Perrine, Martin L. (GSFC-5670)" w:date="2016-05-02T10:34:00Z">
        <w:r w:rsidR="00AE798F" w:rsidRPr="00AE798F">
          <w:rPr>
            <w:b w:val="0"/>
            <w:shd w:val="clear" w:color="auto" w:fill="FFFFFF"/>
            <w:rPrChange w:id="3377" w:author="Perrine, Martin L. (GSFC-5670)" w:date="2016-05-02T10:35:00Z">
              <w:rPr>
                <w:b w:val="0"/>
              </w:rPr>
            </w:rPrChange>
          </w:rPr>
          <w:t>Lo</w:t>
        </w:r>
      </w:ins>
      <w:r w:rsidRPr="00AE798F">
        <w:rPr>
          <w:b w:val="0"/>
          <w:shd w:val="clear" w:color="auto" w:fill="FFFFFF"/>
          <w:rPrChange w:id="3378" w:author="Perrine, Martin L. (GSFC-5670)" w:date="2016-05-02T10:35:00Z">
            <w:rPr>
              <w:b w:val="0"/>
            </w:rPr>
          </w:rPrChange>
        </w:rPr>
        <w:t>gistics</w:t>
      </w:r>
      <w:bookmarkEnd w:id="3364"/>
      <w:bookmarkEnd w:id="3365"/>
      <w:bookmarkEnd w:id="3366"/>
      <w:bookmarkEnd w:id="3375"/>
    </w:p>
    <w:p w14:paraId="5D612BCD" w14:textId="77777777" w:rsidR="00565498" w:rsidRPr="00AE798F" w:rsidRDefault="00565498">
      <w:pPr>
        <w:pStyle w:val="Heading2"/>
        <w:rPr>
          <w:ins w:id="3379" w:author="Perrine, Martin L. (GSFC-5670)" w:date="2016-01-19T12:14:00Z"/>
          <w:shd w:val="clear" w:color="auto" w:fill="FFFFFF"/>
          <w:rPrChange w:id="3380" w:author="Perrine, Martin L. (GSFC-5670)" w:date="2016-05-02T10:35:00Z">
            <w:rPr>
              <w:ins w:id="3381" w:author="Perrine, Martin L. (GSFC-5670)" w:date="2016-01-19T12:14:00Z"/>
            </w:rPr>
          </w:rPrChange>
        </w:rPr>
        <w:pPrChange w:id="3382" w:author="Perrine, Martin L. (GSFC-5670)" w:date="2016-05-02T10:35:00Z">
          <w:pPr>
            <w:pStyle w:val="Caption"/>
            <w:keepNext/>
            <w:jc w:val="center"/>
          </w:pPr>
        </w:pPrChange>
      </w:pPr>
      <w:bookmarkStart w:id="3383" w:name="_Toc447894070"/>
      <w:bookmarkStart w:id="3384" w:name="_Toc450640946"/>
      <w:bookmarkEnd w:id="3383"/>
      <w:bookmarkEnd w:id="3384"/>
    </w:p>
    <w:p w14:paraId="0F88618A" w14:textId="77777777" w:rsidR="00AE798F" w:rsidRDefault="00AE798F">
      <w:pPr>
        <w:pStyle w:val="Paragraph"/>
        <w:rPr>
          <w:ins w:id="3385" w:author="Perrine, Martin L. (GSFC-5670)" w:date="2016-05-02T10:33:00Z"/>
          <w:rFonts w:eastAsia="ヒラギノ角ゴ Pro W3"/>
        </w:rPr>
        <w:pPrChange w:id="3386" w:author="Perrine, Martin L. (GSFC-5670)" w:date="2016-01-19T12:29:00Z">
          <w:pPr>
            <w:pStyle w:val="Caption"/>
            <w:keepNext/>
            <w:jc w:val="center"/>
          </w:pPr>
        </w:pPrChange>
      </w:pPr>
    </w:p>
    <w:p w14:paraId="396B857F" w14:textId="51F10FF0" w:rsidR="00D83D12" w:rsidRPr="00600FF8" w:rsidRDefault="00CE1CD8">
      <w:pPr>
        <w:pStyle w:val="Paragraph"/>
        <w:rPr>
          <w:ins w:id="3387" w:author="Perrine, Martin L. (GSFC-5670)" w:date="2016-01-19T12:16:00Z"/>
          <w:rFonts w:eastAsia="ヒラギノ角ゴ Pro W3"/>
          <w:rPrChange w:id="3388" w:author="Perrine, Martin L. (GSFC-5670)" w:date="2016-01-19T12:29:00Z">
            <w:rPr>
              <w:ins w:id="3389" w:author="Perrine, Martin L. (GSFC-5670)" w:date="2016-01-19T12:16:00Z"/>
            </w:rPr>
          </w:rPrChange>
        </w:rPr>
        <w:pPrChange w:id="3390" w:author="Perrine, Martin L. (GSFC-5670)" w:date="2016-01-19T12:29:00Z">
          <w:pPr>
            <w:pStyle w:val="Caption"/>
            <w:keepNext/>
            <w:jc w:val="center"/>
          </w:pPr>
        </w:pPrChange>
      </w:pPr>
      <w:ins w:id="3391" w:author="Perrine, Martin L. (GSFC-5670)" w:date="2016-05-10T10:33:00Z">
        <w:r>
          <w:rPr>
            <w:rFonts w:eastAsia="ヒラギノ角ゴ Pro W3"/>
          </w:rPr>
          <w:t>As noted above under the Degraded Mode Operation section t</w:t>
        </w:r>
      </w:ins>
      <w:ins w:id="3392" w:author="Perrine, Martin L. (GSFC-5670)" w:date="2016-01-19T12:06:00Z">
        <w:r w:rsidR="00D83D12" w:rsidRPr="00600FF8">
          <w:rPr>
            <w:rFonts w:eastAsia="ヒラギノ角ゴ Pro W3"/>
            <w:rPrChange w:id="3393" w:author="Perrine, Martin L. (GSFC-5670)" w:date="2016-01-19T12:29:00Z">
              <w:rPr>
                <w:b w:val="0"/>
                <w:i w:val="0"/>
              </w:rPr>
            </w:rPrChange>
          </w:rPr>
          <w:t xml:space="preserve">he system is designed to run autonomously despite a single </w:t>
        </w:r>
      </w:ins>
      <w:ins w:id="3394" w:author="Perrine, Martin L. (GSFC-5670)" w:date="2016-01-19T12:07:00Z">
        <w:r w:rsidR="00D83D12" w:rsidRPr="00600FF8">
          <w:rPr>
            <w:rFonts w:eastAsia="ヒラギノ角ゴ Pro W3"/>
            <w:rPrChange w:id="3395" w:author="Perrine, Martin L. (GSFC-5670)" w:date="2016-01-19T12:29:00Z">
              <w:rPr>
                <w:b w:val="0"/>
                <w:i w:val="0"/>
              </w:rPr>
            </w:rPrChange>
          </w:rPr>
          <w:t>critical</w:t>
        </w:r>
      </w:ins>
      <w:ins w:id="3396" w:author="Perrine, Martin L. (GSFC-5670)" w:date="2016-01-19T12:06:00Z">
        <w:r w:rsidR="00D83D12" w:rsidRPr="00600FF8">
          <w:rPr>
            <w:rFonts w:eastAsia="ヒラギノ角ゴ Pro W3"/>
            <w:rPrChange w:id="3397" w:author="Perrine, Martin L. (GSFC-5670)" w:date="2016-01-19T12:29:00Z">
              <w:rPr>
                <w:b w:val="0"/>
                <w:i w:val="0"/>
              </w:rPr>
            </w:rPrChange>
          </w:rPr>
          <w:t xml:space="preserve"> </w:t>
        </w:r>
      </w:ins>
      <w:ins w:id="3398" w:author="Perrine, Martin L. (GSFC-5670)" w:date="2016-01-19T12:07:00Z">
        <w:r w:rsidR="00D83D12" w:rsidRPr="00600FF8">
          <w:rPr>
            <w:rFonts w:eastAsia="ヒラギノ角ゴ Pro W3"/>
            <w:rPrChange w:id="3399" w:author="Perrine, Martin L. (GSFC-5670)" w:date="2016-01-19T12:29:00Z">
              <w:rPr>
                <w:b w:val="0"/>
                <w:i w:val="0"/>
              </w:rPr>
            </w:rPrChange>
          </w:rPr>
          <w:t xml:space="preserve">failure. </w:t>
        </w:r>
      </w:ins>
      <w:ins w:id="3400" w:author="Perrine, Martin L. (GSFC-5670)" w:date="2016-05-02T10:33:00Z">
        <w:r w:rsidR="00645BBB">
          <w:rPr>
            <w:rFonts w:eastAsia="ヒラギノ角ゴ Pro W3"/>
          </w:rPr>
          <w:t xml:space="preserve">NEN </w:t>
        </w:r>
      </w:ins>
      <w:ins w:id="3401" w:author="Perrine, Martin L. (GSFC-5670)" w:date="2016-05-10T10:44:00Z">
        <w:r w:rsidR="001C483C">
          <w:rPr>
            <w:rFonts w:eastAsia="ヒラギノ角ゴ Pro W3"/>
          </w:rPr>
          <w:t>must use standard maintenance procedures to repair</w:t>
        </w:r>
      </w:ins>
      <w:ins w:id="3402" w:author="Perrine, Martin L. (GSFC-5670)" w:date="2016-01-19T12:12:00Z">
        <w:r w:rsidR="00D83D12" w:rsidRPr="00600FF8">
          <w:rPr>
            <w:rFonts w:eastAsia="ヒラギノ角ゴ Pro W3"/>
            <w:rPrChange w:id="3403" w:author="Perrine, Martin L. (GSFC-5670)" w:date="2016-01-19T12:29:00Z">
              <w:rPr>
                <w:b w:val="0"/>
                <w:i w:val="0"/>
              </w:rPr>
            </w:rPrChange>
          </w:rPr>
          <w:t xml:space="preserve"> other failures.</w:t>
        </w:r>
      </w:ins>
      <w:ins w:id="3404" w:author="Perrine, Martin L. (GSFC-5670)" w:date="2016-01-19T12:11:00Z">
        <w:r w:rsidR="00D83D12" w:rsidRPr="00600FF8">
          <w:rPr>
            <w:rFonts w:eastAsia="ヒラギノ角ゴ Pro W3"/>
            <w:rPrChange w:id="3405" w:author="Perrine, Martin L. (GSFC-5670)" w:date="2016-01-19T12:29:00Z">
              <w:rPr>
                <w:b w:val="0"/>
                <w:i w:val="0"/>
              </w:rPr>
            </w:rPrChange>
          </w:rPr>
          <w:t xml:space="preserve"> </w:t>
        </w:r>
      </w:ins>
      <w:ins w:id="3406" w:author="Perrine, Martin L. (GSFC-5670)" w:date="2016-01-19T12:05:00Z">
        <w:r w:rsidR="00D83D12" w:rsidRPr="00600FF8">
          <w:rPr>
            <w:rFonts w:eastAsia="ヒラギノ角ゴ Pro W3"/>
            <w:rPrChange w:id="3407" w:author="Perrine, Martin L. (GSFC-5670)" w:date="2016-01-19T12:29:00Z">
              <w:rPr>
                <w:b w:val="0"/>
                <w:i w:val="0"/>
              </w:rPr>
            </w:rPrChange>
          </w:rPr>
          <w:t xml:space="preserve"> </w:t>
        </w:r>
      </w:ins>
      <w:ins w:id="3408" w:author="Perrine, Martin L. (GSFC-5670)" w:date="2016-05-10T10:45:00Z">
        <w:r w:rsidR="001C483C" w:rsidRPr="001C483C">
          <w:rPr>
            <w:rFonts w:eastAsia="ヒラギノ角ゴ Pro W3"/>
            <w:rPrChange w:id="3409" w:author="Perrine, Martin L. (GSFC-5670)" w:date="2016-05-10T10:45:00Z">
              <w:rPr>
                <w:i w:val="0"/>
                <w:shd w:val="clear" w:color="auto" w:fill="FFFFFF"/>
              </w:rPr>
            </w:rPrChange>
          </w:rPr>
          <w:t>A recommended spares list will be included in the DAPHNE Local Operation Procedures document.</w:t>
        </w:r>
      </w:ins>
    </w:p>
    <w:p w14:paraId="4B9DF661" w14:textId="21764E98" w:rsidR="00565498" w:rsidRPr="007B1F58" w:rsidRDefault="00565498">
      <w:pPr>
        <w:pStyle w:val="Paragraph"/>
        <w:rPr>
          <w:ins w:id="3410" w:author="Perrine, Martin L. (GSFC-5670)" w:date="2016-01-19T12:05:00Z"/>
        </w:rPr>
        <w:pPrChange w:id="3411" w:author="Perrine, Martin L. (GSFC-5670)" w:date="2016-04-01T09:28:00Z">
          <w:pPr>
            <w:pStyle w:val="Caption"/>
            <w:keepNext/>
            <w:jc w:val="center"/>
          </w:pPr>
        </w:pPrChange>
      </w:pPr>
      <w:ins w:id="3412" w:author="Perrine, Martin L. (GSFC-5670)" w:date="2016-01-19T12:16:00Z">
        <w:r w:rsidRPr="00600FF8">
          <w:rPr>
            <w:rFonts w:eastAsia="ヒラギノ角ゴ Pro W3"/>
            <w:rPrChange w:id="3413" w:author="Perrine, Martin L. (GSFC-5670)" w:date="2016-01-19T12:29:00Z">
              <w:rPr>
                <w:b w:val="0"/>
              </w:rPr>
            </w:rPrChange>
          </w:rPr>
          <w:t xml:space="preserve">  </w:t>
        </w:r>
      </w:ins>
    </w:p>
    <w:p w14:paraId="377D3594" w14:textId="5E3794DD" w:rsidR="00160836" w:rsidDel="0002623C" w:rsidRDefault="00160836" w:rsidP="00160836">
      <w:pPr>
        <w:pStyle w:val="Caption"/>
        <w:keepNext/>
        <w:jc w:val="center"/>
        <w:rPr>
          <w:del w:id="3414" w:author="Perrine, Martin L. (GSFC-5670)" w:date="2016-04-13T10:45:00Z"/>
        </w:rPr>
      </w:pPr>
      <w:del w:id="3415" w:author="Perrine, Martin L. (GSFC-5670)" w:date="2016-04-13T10:45:00Z">
        <w:r w:rsidDel="0002623C">
          <w:delText xml:space="preserve">Table </w:delText>
        </w:r>
        <w:r w:rsidR="00737843" w:rsidDel="0002623C">
          <w:fldChar w:fldCharType="begin"/>
        </w:r>
        <w:r w:rsidR="00737843" w:rsidDel="0002623C">
          <w:delInstrText xml:space="preserve"> STYLEREF 1 \s </w:delInstrText>
        </w:r>
        <w:r w:rsidR="00737843" w:rsidDel="0002623C">
          <w:fldChar w:fldCharType="separate"/>
        </w:r>
        <w:r w:rsidDel="0002623C">
          <w:rPr>
            <w:noProof/>
          </w:rPr>
          <w:delText>3</w:delText>
        </w:r>
        <w:r w:rsidR="00737843" w:rsidDel="0002623C">
          <w:rPr>
            <w:noProof/>
          </w:rPr>
          <w:fldChar w:fldCharType="end"/>
        </w:r>
        <w:r w:rsidDel="0002623C">
          <w:noBreakHyphen/>
        </w:r>
        <w:r w:rsidR="00737843" w:rsidDel="0002623C">
          <w:fldChar w:fldCharType="begin"/>
        </w:r>
        <w:r w:rsidR="00737843" w:rsidDel="0002623C">
          <w:delInstrText xml:space="preserve"> SEQ Table \* ARABIC \s 1 </w:delInstrText>
        </w:r>
        <w:r w:rsidR="00737843" w:rsidDel="0002623C">
          <w:fldChar w:fldCharType="separate"/>
        </w:r>
        <w:r w:rsidDel="0002623C">
          <w:rPr>
            <w:noProof/>
          </w:rPr>
          <w:delText>3</w:delText>
        </w:r>
        <w:r w:rsidR="00737843" w:rsidDel="0002623C">
          <w:rPr>
            <w:noProof/>
          </w:rPr>
          <w:fldChar w:fldCharType="end"/>
        </w:r>
        <w:r w:rsidDel="0002623C">
          <w:delText xml:space="preserve"> Sparing</w:delText>
        </w:r>
        <w:bookmarkStart w:id="3416" w:name="_Toc449948495"/>
        <w:bookmarkStart w:id="3417" w:name="_Toc449948626"/>
        <w:bookmarkStart w:id="3418" w:name="_Toc449948751"/>
        <w:bookmarkStart w:id="3419" w:name="_Toc449948877"/>
        <w:bookmarkStart w:id="3420" w:name="_Toc449948962"/>
        <w:bookmarkStart w:id="3421" w:name="_Toc449949037"/>
        <w:bookmarkStart w:id="3422" w:name="_Toc449949143"/>
        <w:bookmarkStart w:id="3423" w:name="_Toc449949207"/>
        <w:bookmarkStart w:id="3424" w:name="_Toc450640947"/>
        <w:bookmarkEnd w:id="3416"/>
        <w:bookmarkEnd w:id="3417"/>
        <w:bookmarkEnd w:id="3418"/>
        <w:bookmarkEnd w:id="3419"/>
        <w:bookmarkEnd w:id="3420"/>
        <w:bookmarkEnd w:id="3421"/>
        <w:bookmarkEnd w:id="3422"/>
        <w:bookmarkEnd w:id="3423"/>
        <w:bookmarkEnd w:id="3424"/>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9"/>
      </w:tblGrid>
      <w:tr w:rsidR="00982546" w:rsidRPr="00CA5281" w:rsidDel="0002623C" w14:paraId="5E6FCF11" w14:textId="5393E4A6" w:rsidTr="00CA5281">
        <w:trPr>
          <w:del w:id="3425" w:author="Perrine, Martin L. (GSFC-5670)" w:date="2016-04-13T10:45:00Z"/>
        </w:trPr>
        <w:tc>
          <w:tcPr>
            <w:tcW w:w="4788" w:type="dxa"/>
            <w:shd w:val="clear" w:color="auto" w:fill="B3B3B3"/>
          </w:tcPr>
          <w:p w14:paraId="597D3C9D" w14:textId="2E7B67D7" w:rsidR="00982546" w:rsidRPr="00CA5281" w:rsidDel="0002623C" w:rsidRDefault="00982546" w:rsidP="002C72F4">
            <w:pPr>
              <w:pStyle w:val="Paragraph"/>
              <w:rPr>
                <w:del w:id="3426" w:author="Perrine, Martin L. (GSFC-5670)" w:date="2016-04-13T10:45:00Z"/>
                <w:rFonts w:eastAsia="ヒラギノ角ゴ Pro W3"/>
              </w:rPr>
            </w:pPr>
            <w:del w:id="3427" w:author="Perrine, Martin L. (GSFC-5670)" w:date="2016-04-13T10:45:00Z">
              <w:r w:rsidRPr="00CA5281" w:rsidDel="0002623C">
                <w:rPr>
                  <w:rFonts w:eastAsia="ヒラギノ角ゴ Pro W3"/>
                </w:rPr>
                <w:delText>Items</w:delText>
              </w:r>
              <w:bookmarkStart w:id="3428" w:name="_Toc449948496"/>
              <w:bookmarkStart w:id="3429" w:name="_Toc449948627"/>
              <w:bookmarkStart w:id="3430" w:name="_Toc449948752"/>
              <w:bookmarkStart w:id="3431" w:name="_Toc449948878"/>
              <w:bookmarkStart w:id="3432" w:name="_Toc449948963"/>
              <w:bookmarkStart w:id="3433" w:name="_Toc449949038"/>
              <w:bookmarkStart w:id="3434" w:name="_Toc449949144"/>
              <w:bookmarkStart w:id="3435" w:name="_Toc449949208"/>
              <w:bookmarkStart w:id="3436" w:name="_Toc450640948"/>
              <w:bookmarkEnd w:id="3428"/>
              <w:bookmarkEnd w:id="3429"/>
              <w:bookmarkEnd w:id="3430"/>
              <w:bookmarkEnd w:id="3431"/>
              <w:bookmarkEnd w:id="3432"/>
              <w:bookmarkEnd w:id="3433"/>
              <w:bookmarkEnd w:id="3434"/>
              <w:bookmarkEnd w:id="3435"/>
              <w:bookmarkEnd w:id="3436"/>
            </w:del>
          </w:p>
        </w:tc>
        <w:tc>
          <w:tcPr>
            <w:tcW w:w="4788" w:type="dxa"/>
            <w:shd w:val="clear" w:color="auto" w:fill="B3B3B3"/>
          </w:tcPr>
          <w:p w14:paraId="348B48AC" w14:textId="1EA8FA37" w:rsidR="00982546" w:rsidRPr="00CA5281" w:rsidDel="0002623C" w:rsidRDefault="00982546" w:rsidP="002C72F4">
            <w:pPr>
              <w:pStyle w:val="Paragraph"/>
              <w:rPr>
                <w:del w:id="3437" w:author="Perrine, Martin L. (GSFC-5670)" w:date="2016-04-13T10:45:00Z"/>
                <w:rFonts w:eastAsia="ヒラギノ角ゴ Pro W3"/>
              </w:rPr>
            </w:pPr>
            <w:del w:id="3438" w:author="Perrine, Martin L. (GSFC-5670)" w:date="2016-04-13T10:45:00Z">
              <w:r w:rsidRPr="00CA5281" w:rsidDel="0002623C">
                <w:rPr>
                  <w:rFonts w:eastAsia="ヒラギノ角ゴ Pro W3"/>
                </w:rPr>
                <w:delText>Sparing Plan</w:delText>
              </w:r>
              <w:bookmarkStart w:id="3439" w:name="_Toc449948497"/>
              <w:bookmarkStart w:id="3440" w:name="_Toc449948628"/>
              <w:bookmarkStart w:id="3441" w:name="_Toc449948753"/>
              <w:bookmarkStart w:id="3442" w:name="_Toc449948879"/>
              <w:bookmarkStart w:id="3443" w:name="_Toc449948964"/>
              <w:bookmarkStart w:id="3444" w:name="_Toc449949039"/>
              <w:bookmarkStart w:id="3445" w:name="_Toc449949145"/>
              <w:bookmarkStart w:id="3446" w:name="_Toc449949209"/>
              <w:bookmarkStart w:id="3447" w:name="_Toc450640949"/>
              <w:bookmarkEnd w:id="3439"/>
              <w:bookmarkEnd w:id="3440"/>
              <w:bookmarkEnd w:id="3441"/>
              <w:bookmarkEnd w:id="3442"/>
              <w:bookmarkEnd w:id="3443"/>
              <w:bookmarkEnd w:id="3444"/>
              <w:bookmarkEnd w:id="3445"/>
              <w:bookmarkEnd w:id="3446"/>
              <w:bookmarkEnd w:id="3447"/>
            </w:del>
          </w:p>
        </w:tc>
        <w:bookmarkStart w:id="3448" w:name="_Toc449948498"/>
        <w:bookmarkStart w:id="3449" w:name="_Toc449948629"/>
        <w:bookmarkStart w:id="3450" w:name="_Toc449948754"/>
        <w:bookmarkStart w:id="3451" w:name="_Toc449948880"/>
        <w:bookmarkStart w:id="3452" w:name="_Toc449948965"/>
        <w:bookmarkStart w:id="3453" w:name="_Toc449949040"/>
        <w:bookmarkStart w:id="3454" w:name="_Toc449949146"/>
        <w:bookmarkStart w:id="3455" w:name="_Toc449949210"/>
        <w:bookmarkStart w:id="3456" w:name="_Toc450640950"/>
        <w:bookmarkEnd w:id="3448"/>
        <w:bookmarkEnd w:id="3449"/>
        <w:bookmarkEnd w:id="3450"/>
        <w:bookmarkEnd w:id="3451"/>
        <w:bookmarkEnd w:id="3452"/>
        <w:bookmarkEnd w:id="3453"/>
        <w:bookmarkEnd w:id="3454"/>
        <w:bookmarkEnd w:id="3455"/>
        <w:bookmarkEnd w:id="3456"/>
      </w:tr>
      <w:tr w:rsidR="00982546" w:rsidRPr="00982546" w:rsidDel="0002623C" w14:paraId="2C1A2F79" w14:textId="18307BBF" w:rsidTr="00982546">
        <w:trPr>
          <w:del w:id="3457" w:author="Perrine, Martin L. (GSFC-5670)" w:date="2016-04-13T10:45:00Z"/>
        </w:trPr>
        <w:tc>
          <w:tcPr>
            <w:tcW w:w="4788" w:type="dxa"/>
            <w:shd w:val="clear" w:color="auto" w:fill="auto"/>
          </w:tcPr>
          <w:p w14:paraId="02679E30" w14:textId="6BB797E2" w:rsidR="00982546" w:rsidRPr="00982546" w:rsidDel="0002623C" w:rsidRDefault="00982546" w:rsidP="002C72F4">
            <w:pPr>
              <w:pStyle w:val="Paragraph"/>
              <w:rPr>
                <w:del w:id="3458" w:author="Perrine, Martin L. (GSFC-5670)" w:date="2016-04-13T10:45:00Z"/>
                <w:rFonts w:eastAsia="ヒラギノ角ゴ Pro W3"/>
              </w:rPr>
            </w:pPr>
            <w:del w:id="3459" w:author="Perrine, Martin L. (GSFC-5670)" w:date="2016-04-13T10:45:00Z">
              <w:r w:rsidRPr="00982546" w:rsidDel="0002623C">
                <w:rPr>
                  <w:rFonts w:eastAsia="ヒラギノ角ゴ Pro W3"/>
                </w:rPr>
                <w:delText>Servers</w:delText>
              </w:r>
              <w:bookmarkStart w:id="3460" w:name="_Toc449948499"/>
              <w:bookmarkStart w:id="3461" w:name="_Toc449948630"/>
              <w:bookmarkStart w:id="3462" w:name="_Toc449948755"/>
              <w:bookmarkStart w:id="3463" w:name="_Toc449948881"/>
              <w:bookmarkStart w:id="3464" w:name="_Toc449948966"/>
              <w:bookmarkStart w:id="3465" w:name="_Toc449949041"/>
              <w:bookmarkStart w:id="3466" w:name="_Toc449949147"/>
              <w:bookmarkStart w:id="3467" w:name="_Toc449949211"/>
              <w:bookmarkStart w:id="3468" w:name="_Toc450640951"/>
              <w:bookmarkEnd w:id="3460"/>
              <w:bookmarkEnd w:id="3461"/>
              <w:bookmarkEnd w:id="3462"/>
              <w:bookmarkEnd w:id="3463"/>
              <w:bookmarkEnd w:id="3464"/>
              <w:bookmarkEnd w:id="3465"/>
              <w:bookmarkEnd w:id="3466"/>
              <w:bookmarkEnd w:id="3467"/>
              <w:bookmarkEnd w:id="3468"/>
            </w:del>
          </w:p>
        </w:tc>
        <w:tc>
          <w:tcPr>
            <w:tcW w:w="4788" w:type="dxa"/>
            <w:shd w:val="clear" w:color="auto" w:fill="auto"/>
          </w:tcPr>
          <w:p w14:paraId="5C2C5733" w14:textId="690FA4C1" w:rsidR="00982546" w:rsidRPr="00982546" w:rsidDel="0002623C" w:rsidRDefault="00982546">
            <w:pPr>
              <w:pStyle w:val="Paragraph"/>
              <w:rPr>
                <w:del w:id="3469" w:author="Perrine, Martin L. (GSFC-5670)" w:date="2016-04-13T10:45:00Z"/>
                <w:rFonts w:eastAsia="ヒラギノ角ゴ Pro W3"/>
              </w:rPr>
            </w:pPr>
            <w:del w:id="3470" w:author="Perrine, Martin L. (GSFC-5670)" w:date="2016-04-13T10:45:00Z">
              <w:r w:rsidRPr="00982546" w:rsidDel="0002623C">
                <w:rPr>
                  <w:rFonts w:eastAsia="ヒラギノ角ゴ Pro W3"/>
                </w:rPr>
                <w:delText>Hot spares running within operational system</w:delText>
              </w:r>
              <w:bookmarkStart w:id="3471" w:name="_Toc449948500"/>
              <w:bookmarkStart w:id="3472" w:name="_Toc449948631"/>
              <w:bookmarkStart w:id="3473" w:name="_Toc449948756"/>
              <w:bookmarkStart w:id="3474" w:name="_Toc449948882"/>
              <w:bookmarkStart w:id="3475" w:name="_Toc449948967"/>
              <w:bookmarkStart w:id="3476" w:name="_Toc449949042"/>
              <w:bookmarkStart w:id="3477" w:name="_Toc449949148"/>
              <w:bookmarkStart w:id="3478" w:name="_Toc449949212"/>
              <w:bookmarkStart w:id="3479" w:name="_Toc450640952"/>
              <w:bookmarkEnd w:id="3471"/>
              <w:bookmarkEnd w:id="3472"/>
              <w:bookmarkEnd w:id="3473"/>
              <w:bookmarkEnd w:id="3474"/>
              <w:bookmarkEnd w:id="3475"/>
              <w:bookmarkEnd w:id="3476"/>
              <w:bookmarkEnd w:id="3477"/>
              <w:bookmarkEnd w:id="3478"/>
              <w:bookmarkEnd w:id="3479"/>
            </w:del>
          </w:p>
        </w:tc>
        <w:bookmarkStart w:id="3480" w:name="_Toc449948501"/>
        <w:bookmarkStart w:id="3481" w:name="_Toc449948632"/>
        <w:bookmarkStart w:id="3482" w:name="_Toc449948757"/>
        <w:bookmarkStart w:id="3483" w:name="_Toc449948883"/>
        <w:bookmarkStart w:id="3484" w:name="_Toc449948968"/>
        <w:bookmarkStart w:id="3485" w:name="_Toc449949043"/>
        <w:bookmarkStart w:id="3486" w:name="_Toc449949149"/>
        <w:bookmarkStart w:id="3487" w:name="_Toc449949213"/>
        <w:bookmarkStart w:id="3488" w:name="_Toc450640953"/>
        <w:bookmarkEnd w:id="3480"/>
        <w:bookmarkEnd w:id="3481"/>
        <w:bookmarkEnd w:id="3482"/>
        <w:bookmarkEnd w:id="3483"/>
        <w:bookmarkEnd w:id="3484"/>
        <w:bookmarkEnd w:id="3485"/>
        <w:bookmarkEnd w:id="3486"/>
        <w:bookmarkEnd w:id="3487"/>
        <w:bookmarkEnd w:id="3488"/>
      </w:tr>
      <w:tr w:rsidR="00982546" w:rsidRPr="00982546" w:rsidDel="0002623C" w14:paraId="725C92AF" w14:textId="346EAE1B" w:rsidTr="00982546">
        <w:trPr>
          <w:del w:id="3489" w:author="Perrine, Martin L. (GSFC-5670)" w:date="2016-04-13T10:45:00Z"/>
        </w:trPr>
        <w:tc>
          <w:tcPr>
            <w:tcW w:w="4788" w:type="dxa"/>
            <w:shd w:val="clear" w:color="auto" w:fill="auto"/>
          </w:tcPr>
          <w:p w14:paraId="039C0DAD" w14:textId="78F2E8CF" w:rsidR="00982546" w:rsidRPr="00982546" w:rsidDel="0002623C" w:rsidRDefault="00982546" w:rsidP="002C72F4">
            <w:pPr>
              <w:pStyle w:val="Paragraph"/>
              <w:rPr>
                <w:del w:id="3490" w:author="Perrine, Martin L. (GSFC-5670)" w:date="2016-04-13T10:45:00Z"/>
                <w:rFonts w:eastAsia="ヒラギノ角ゴ Pro W3"/>
              </w:rPr>
            </w:pPr>
            <w:del w:id="3491" w:author="Perrine, Martin L. (GSFC-5670)" w:date="2016-04-13T10:45:00Z">
              <w:r w:rsidRPr="00982546" w:rsidDel="0002623C">
                <w:rPr>
                  <w:rFonts w:eastAsia="ヒラギノ角ゴ Pro W3"/>
                </w:rPr>
                <w:delText>Server Power Supp</w:delText>
              </w:r>
              <w:r w:rsidDel="0002623C">
                <w:rPr>
                  <w:rFonts w:eastAsia="ヒラギノ角ゴ Pro W3"/>
                </w:rPr>
                <w:delText>ly</w:delText>
              </w:r>
              <w:bookmarkStart w:id="3492" w:name="_Toc449948502"/>
              <w:bookmarkStart w:id="3493" w:name="_Toc449948633"/>
              <w:bookmarkStart w:id="3494" w:name="_Toc449948758"/>
              <w:bookmarkStart w:id="3495" w:name="_Toc449948884"/>
              <w:bookmarkStart w:id="3496" w:name="_Toc449948969"/>
              <w:bookmarkStart w:id="3497" w:name="_Toc449949044"/>
              <w:bookmarkStart w:id="3498" w:name="_Toc449949150"/>
              <w:bookmarkStart w:id="3499" w:name="_Toc449949214"/>
              <w:bookmarkStart w:id="3500" w:name="_Toc450640954"/>
              <w:bookmarkEnd w:id="3492"/>
              <w:bookmarkEnd w:id="3493"/>
              <w:bookmarkEnd w:id="3494"/>
              <w:bookmarkEnd w:id="3495"/>
              <w:bookmarkEnd w:id="3496"/>
              <w:bookmarkEnd w:id="3497"/>
              <w:bookmarkEnd w:id="3498"/>
              <w:bookmarkEnd w:id="3499"/>
              <w:bookmarkEnd w:id="3500"/>
            </w:del>
          </w:p>
        </w:tc>
        <w:tc>
          <w:tcPr>
            <w:tcW w:w="4788" w:type="dxa"/>
            <w:shd w:val="clear" w:color="auto" w:fill="auto"/>
          </w:tcPr>
          <w:p w14:paraId="14C55BB9" w14:textId="68D45285" w:rsidR="00982546" w:rsidRPr="00982546" w:rsidDel="0002623C" w:rsidRDefault="00982546" w:rsidP="002C72F4">
            <w:pPr>
              <w:pStyle w:val="Paragraph"/>
              <w:rPr>
                <w:del w:id="3501" w:author="Perrine, Martin L. (GSFC-5670)" w:date="2016-04-13T10:45:00Z"/>
                <w:rFonts w:eastAsia="ヒラギノ角ゴ Pro W3"/>
              </w:rPr>
            </w:pPr>
            <w:del w:id="3502" w:author="Perrine, Martin L. (GSFC-5670)" w:date="2016-04-13T10:45:00Z">
              <w:r w:rsidDel="0002623C">
                <w:rPr>
                  <w:rFonts w:eastAsia="ヒラギノ角ゴ Pro W3"/>
                </w:rPr>
                <w:delText>One for each power supply at each facility</w:delText>
              </w:r>
              <w:bookmarkStart w:id="3503" w:name="_Toc449948503"/>
              <w:bookmarkStart w:id="3504" w:name="_Toc449948634"/>
              <w:bookmarkStart w:id="3505" w:name="_Toc449948759"/>
              <w:bookmarkStart w:id="3506" w:name="_Toc449948885"/>
              <w:bookmarkStart w:id="3507" w:name="_Toc449948970"/>
              <w:bookmarkStart w:id="3508" w:name="_Toc449949045"/>
              <w:bookmarkStart w:id="3509" w:name="_Toc449949151"/>
              <w:bookmarkStart w:id="3510" w:name="_Toc449949215"/>
              <w:bookmarkStart w:id="3511" w:name="_Toc450640955"/>
              <w:bookmarkEnd w:id="3503"/>
              <w:bookmarkEnd w:id="3504"/>
              <w:bookmarkEnd w:id="3505"/>
              <w:bookmarkEnd w:id="3506"/>
              <w:bookmarkEnd w:id="3507"/>
              <w:bookmarkEnd w:id="3508"/>
              <w:bookmarkEnd w:id="3509"/>
              <w:bookmarkEnd w:id="3510"/>
              <w:bookmarkEnd w:id="3511"/>
            </w:del>
          </w:p>
        </w:tc>
        <w:bookmarkStart w:id="3512" w:name="_Toc449948504"/>
        <w:bookmarkStart w:id="3513" w:name="_Toc449948635"/>
        <w:bookmarkStart w:id="3514" w:name="_Toc449948760"/>
        <w:bookmarkStart w:id="3515" w:name="_Toc449948886"/>
        <w:bookmarkStart w:id="3516" w:name="_Toc449948971"/>
        <w:bookmarkStart w:id="3517" w:name="_Toc449949046"/>
        <w:bookmarkStart w:id="3518" w:name="_Toc449949152"/>
        <w:bookmarkStart w:id="3519" w:name="_Toc449949216"/>
        <w:bookmarkStart w:id="3520" w:name="_Toc450640956"/>
        <w:bookmarkEnd w:id="3512"/>
        <w:bookmarkEnd w:id="3513"/>
        <w:bookmarkEnd w:id="3514"/>
        <w:bookmarkEnd w:id="3515"/>
        <w:bookmarkEnd w:id="3516"/>
        <w:bookmarkEnd w:id="3517"/>
        <w:bookmarkEnd w:id="3518"/>
        <w:bookmarkEnd w:id="3519"/>
        <w:bookmarkEnd w:id="3520"/>
      </w:tr>
      <w:tr w:rsidR="00982546" w:rsidRPr="00982546" w:rsidDel="0002623C" w14:paraId="6C606C23" w14:textId="5049E488" w:rsidTr="00982546">
        <w:trPr>
          <w:del w:id="3521" w:author="Perrine, Martin L. (GSFC-5670)" w:date="2016-04-13T10:45:00Z"/>
        </w:trPr>
        <w:tc>
          <w:tcPr>
            <w:tcW w:w="4788" w:type="dxa"/>
            <w:shd w:val="clear" w:color="auto" w:fill="auto"/>
          </w:tcPr>
          <w:p w14:paraId="6474328B" w14:textId="22FD1F80" w:rsidR="00982546" w:rsidRPr="00982546" w:rsidDel="0002623C" w:rsidRDefault="00982546" w:rsidP="002C72F4">
            <w:pPr>
              <w:pStyle w:val="Paragraph"/>
              <w:rPr>
                <w:del w:id="3522" w:author="Perrine, Martin L. (GSFC-5670)" w:date="2016-04-13T10:45:00Z"/>
                <w:rFonts w:eastAsia="ヒラギノ角ゴ Pro W3"/>
              </w:rPr>
            </w:pPr>
            <w:del w:id="3523" w:author="Perrine, Martin L. (GSFC-5670)" w:date="2016-04-13T10:45:00Z">
              <w:r w:rsidDel="0002623C">
                <w:rPr>
                  <w:rFonts w:eastAsia="ヒラギノ角ゴ Pro W3"/>
                </w:rPr>
                <w:delText>RAIDs</w:delText>
              </w:r>
              <w:bookmarkStart w:id="3524" w:name="_Toc449948505"/>
              <w:bookmarkStart w:id="3525" w:name="_Toc449948636"/>
              <w:bookmarkStart w:id="3526" w:name="_Toc449948761"/>
              <w:bookmarkStart w:id="3527" w:name="_Toc449948887"/>
              <w:bookmarkStart w:id="3528" w:name="_Toc449948972"/>
              <w:bookmarkStart w:id="3529" w:name="_Toc449949047"/>
              <w:bookmarkStart w:id="3530" w:name="_Toc449949153"/>
              <w:bookmarkStart w:id="3531" w:name="_Toc449949217"/>
              <w:bookmarkStart w:id="3532" w:name="_Toc450640957"/>
              <w:bookmarkEnd w:id="3524"/>
              <w:bookmarkEnd w:id="3525"/>
              <w:bookmarkEnd w:id="3526"/>
              <w:bookmarkEnd w:id="3527"/>
              <w:bookmarkEnd w:id="3528"/>
              <w:bookmarkEnd w:id="3529"/>
              <w:bookmarkEnd w:id="3530"/>
              <w:bookmarkEnd w:id="3531"/>
              <w:bookmarkEnd w:id="3532"/>
            </w:del>
          </w:p>
        </w:tc>
        <w:tc>
          <w:tcPr>
            <w:tcW w:w="4788" w:type="dxa"/>
            <w:shd w:val="clear" w:color="auto" w:fill="auto"/>
          </w:tcPr>
          <w:p w14:paraId="58C3D8C9" w14:textId="7BDC5F88" w:rsidR="00982546" w:rsidDel="0002623C" w:rsidRDefault="00982546">
            <w:pPr>
              <w:pStyle w:val="Paragraph"/>
              <w:rPr>
                <w:del w:id="3533" w:author="Perrine, Martin L. (GSFC-5670)" w:date="2016-04-13T10:45:00Z"/>
                <w:rFonts w:eastAsia="ヒラギノ角ゴ Pro W3"/>
              </w:rPr>
            </w:pPr>
            <w:del w:id="3534" w:author="Perrine, Martin L. (GSFC-5670)" w:date="2016-04-13T10:45:00Z">
              <w:r w:rsidDel="0002623C">
                <w:rPr>
                  <w:rFonts w:eastAsia="ヒラギノ角ゴ Pro W3"/>
                </w:rPr>
                <w:delText>One spare kit for each RAID at each facility</w:delText>
              </w:r>
              <w:bookmarkStart w:id="3535" w:name="_Toc449948506"/>
              <w:bookmarkStart w:id="3536" w:name="_Toc449948637"/>
              <w:bookmarkStart w:id="3537" w:name="_Toc449948762"/>
              <w:bookmarkStart w:id="3538" w:name="_Toc449948888"/>
              <w:bookmarkStart w:id="3539" w:name="_Toc449948973"/>
              <w:bookmarkStart w:id="3540" w:name="_Toc449949048"/>
              <w:bookmarkStart w:id="3541" w:name="_Toc449949154"/>
              <w:bookmarkStart w:id="3542" w:name="_Toc449949218"/>
              <w:bookmarkStart w:id="3543" w:name="_Toc450640958"/>
              <w:bookmarkEnd w:id="3535"/>
              <w:bookmarkEnd w:id="3536"/>
              <w:bookmarkEnd w:id="3537"/>
              <w:bookmarkEnd w:id="3538"/>
              <w:bookmarkEnd w:id="3539"/>
              <w:bookmarkEnd w:id="3540"/>
              <w:bookmarkEnd w:id="3541"/>
              <w:bookmarkEnd w:id="3542"/>
              <w:bookmarkEnd w:id="3543"/>
            </w:del>
          </w:p>
        </w:tc>
        <w:bookmarkStart w:id="3544" w:name="_Toc449948507"/>
        <w:bookmarkStart w:id="3545" w:name="_Toc449948638"/>
        <w:bookmarkStart w:id="3546" w:name="_Toc449948763"/>
        <w:bookmarkStart w:id="3547" w:name="_Toc449948889"/>
        <w:bookmarkStart w:id="3548" w:name="_Toc449948974"/>
        <w:bookmarkStart w:id="3549" w:name="_Toc449949049"/>
        <w:bookmarkStart w:id="3550" w:name="_Toc449949155"/>
        <w:bookmarkStart w:id="3551" w:name="_Toc449949219"/>
        <w:bookmarkStart w:id="3552" w:name="_Toc450640959"/>
        <w:bookmarkEnd w:id="3544"/>
        <w:bookmarkEnd w:id="3545"/>
        <w:bookmarkEnd w:id="3546"/>
        <w:bookmarkEnd w:id="3547"/>
        <w:bookmarkEnd w:id="3548"/>
        <w:bookmarkEnd w:id="3549"/>
        <w:bookmarkEnd w:id="3550"/>
        <w:bookmarkEnd w:id="3551"/>
        <w:bookmarkEnd w:id="3552"/>
      </w:tr>
      <w:tr w:rsidR="00982546" w:rsidRPr="00982546" w:rsidDel="0002623C" w14:paraId="51CA72FE" w14:textId="388A9542" w:rsidTr="00982546">
        <w:trPr>
          <w:del w:id="3553" w:author="Perrine, Martin L. (GSFC-5670)" w:date="2016-04-13T10:45:00Z"/>
        </w:trPr>
        <w:tc>
          <w:tcPr>
            <w:tcW w:w="4788" w:type="dxa"/>
            <w:shd w:val="clear" w:color="auto" w:fill="auto"/>
          </w:tcPr>
          <w:p w14:paraId="4A2161BE" w14:textId="1BC38D36" w:rsidR="00982546" w:rsidDel="0002623C" w:rsidRDefault="00982546" w:rsidP="002C72F4">
            <w:pPr>
              <w:pStyle w:val="Paragraph"/>
              <w:rPr>
                <w:del w:id="3554" w:author="Perrine, Martin L. (GSFC-5670)" w:date="2016-04-13T10:45:00Z"/>
                <w:rFonts w:eastAsia="ヒラギノ角ゴ Pro W3"/>
              </w:rPr>
            </w:pPr>
            <w:del w:id="3555" w:author="Perrine, Martin L. (GSFC-5670)" w:date="2016-01-19T12:29:00Z">
              <w:r w:rsidDel="00600FF8">
                <w:rPr>
                  <w:rFonts w:eastAsia="ヒラギノ角ゴ Pro W3"/>
                </w:rPr>
                <w:delText>Fibre</w:delText>
              </w:r>
            </w:del>
            <w:del w:id="3556" w:author="Perrine, Martin L. (GSFC-5670)" w:date="2016-04-13T10:45:00Z">
              <w:r w:rsidDel="0002623C">
                <w:rPr>
                  <w:rFonts w:eastAsia="ヒラギノ角ゴ Pro W3"/>
                </w:rPr>
                <w:delText xml:space="preserve"> Channel Cables</w:delText>
              </w:r>
              <w:bookmarkStart w:id="3557" w:name="_Toc449948508"/>
              <w:bookmarkStart w:id="3558" w:name="_Toc449948639"/>
              <w:bookmarkStart w:id="3559" w:name="_Toc449948764"/>
              <w:bookmarkStart w:id="3560" w:name="_Toc449948890"/>
              <w:bookmarkStart w:id="3561" w:name="_Toc449948975"/>
              <w:bookmarkStart w:id="3562" w:name="_Toc449949050"/>
              <w:bookmarkStart w:id="3563" w:name="_Toc449949156"/>
              <w:bookmarkStart w:id="3564" w:name="_Toc449949220"/>
              <w:bookmarkStart w:id="3565" w:name="_Toc450640960"/>
              <w:bookmarkEnd w:id="3557"/>
              <w:bookmarkEnd w:id="3558"/>
              <w:bookmarkEnd w:id="3559"/>
              <w:bookmarkEnd w:id="3560"/>
              <w:bookmarkEnd w:id="3561"/>
              <w:bookmarkEnd w:id="3562"/>
              <w:bookmarkEnd w:id="3563"/>
              <w:bookmarkEnd w:id="3564"/>
              <w:bookmarkEnd w:id="3565"/>
            </w:del>
          </w:p>
        </w:tc>
        <w:tc>
          <w:tcPr>
            <w:tcW w:w="4788" w:type="dxa"/>
            <w:shd w:val="clear" w:color="auto" w:fill="auto"/>
          </w:tcPr>
          <w:p w14:paraId="7DAF8691" w14:textId="691A7F17" w:rsidR="00982546" w:rsidDel="0002623C" w:rsidRDefault="00982546" w:rsidP="002C72F4">
            <w:pPr>
              <w:pStyle w:val="Paragraph"/>
              <w:rPr>
                <w:del w:id="3566" w:author="Perrine, Martin L. (GSFC-5670)" w:date="2016-04-13T10:45:00Z"/>
                <w:rFonts w:eastAsia="ヒラギノ角ゴ Pro W3"/>
              </w:rPr>
            </w:pPr>
            <w:del w:id="3567" w:author="Perrine, Martin L. (GSFC-5670)" w:date="2016-04-13T10:45:00Z">
              <w:r w:rsidDel="0002623C">
                <w:rPr>
                  <w:rFonts w:eastAsia="ヒラギノ角ゴ Pro W3"/>
                </w:rPr>
                <w:delText>One spare for each cable at each facility</w:delText>
              </w:r>
              <w:bookmarkStart w:id="3568" w:name="_Toc449948509"/>
              <w:bookmarkStart w:id="3569" w:name="_Toc449948640"/>
              <w:bookmarkStart w:id="3570" w:name="_Toc449948765"/>
              <w:bookmarkStart w:id="3571" w:name="_Toc449948891"/>
              <w:bookmarkStart w:id="3572" w:name="_Toc449948976"/>
              <w:bookmarkStart w:id="3573" w:name="_Toc449949051"/>
              <w:bookmarkStart w:id="3574" w:name="_Toc449949157"/>
              <w:bookmarkStart w:id="3575" w:name="_Toc449949221"/>
              <w:bookmarkStart w:id="3576" w:name="_Toc450640961"/>
              <w:bookmarkEnd w:id="3568"/>
              <w:bookmarkEnd w:id="3569"/>
              <w:bookmarkEnd w:id="3570"/>
              <w:bookmarkEnd w:id="3571"/>
              <w:bookmarkEnd w:id="3572"/>
              <w:bookmarkEnd w:id="3573"/>
              <w:bookmarkEnd w:id="3574"/>
              <w:bookmarkEnd w:id="3575"/>
              <w:bookmarkEnd w:id="3576"/>
            </w:del>
          </w:p>
        </w:tc>
        <w:bookmarkStart w:id="3577" w:name="_Toc449948510"/>
        <w:bookmarkStart w:id="3578" w:name="_Toc449948641"/>
        <w:bookmarkStart w:id="3579" w:name="_Toc449948766"/>
        <w:bookmarkStart w:id="3580" w:name="_Toc449948892"/>
        <w:bookmarkStart w:id="3581" w:name="_Toc449948977"/>
        <w:bookmarkStart w:id="3582" w:name="_Toc449949052"/>
        <w:bookmarkStart w:id="3583" w:name="_Toc449949158"/>
        <w:bookmarkStart w:id="3584" w:name="_Toc449949222"/>
        <w:bookmarkStart w:id="3585" w:name="_Toc450640962"/>
        <w:bookmarkEnd w:id="3577"/>
        <w:bookmarkEnd w:id="3578"/>
        <w:bookmarkEnd w:id="3579"/>
        <w:bookmarkEnd w:id="3580"/>
        <w:bookmarkEnd w:id="3581"/>
        <w:bookmarkEnd w:id="3582"/>
        <w:bookmarkEnd w:id="3583"/>
        <w:bookmarkEnd w:id="3584"/>
        <w:bookmarkEnd w:id="3585"/>
      </w:tr>
      <w:tr w:rsidR="00982546" w:rsidRPr="00982546" w:rsidDel="0002623C" w14:paraId="284F2F27" w14:textId="21659E96" w:rsidTr="00982546">
        <w:trPr>
          <w:del w:id="3586" w:author="Perrine, Martin L. (GSFC-5670)" w:date="2016-04-13T10:45:00Z"/>
        </w:trPr>
        <w:tc>
          <w:tcPr>
            <w:tcW w:w="4788" w:type="dxa"/>
            <w:shd w:val="clear" w:color="auto" w:fill="auto"/>
          </w:tcPr>
          <w:p w14:paraId="5EAA6019" w14:textId="378CE124" w:rsidR="00982546" w:rsidDel="0002623C" w:rsidRDefault="00982546" w:rsidP="002C72F4">
            <w:pPr>
              <w:pStyle w:val="Paragraph"/>
              <w:rPr>
                <w:del w:id="3587" w:author="Perrine, Martin L. (GSFC-5670)" w:date="2016-04-13T10:45:00Z"/>
                <w:rFonts w:eastAsia="ヒラギノ角ゴ Pro W3"/>
              </w:rPr>
            </w:pPr>
            <w:del w:id="3588" w:author="Perrine, Martin L. (GSFC-5670)" w:date="2016-04-13T10:45:00Z">
              <w:r w:rsidDel="0002623C">
                <w:rPr>
                  <w:rFonts w:eastAsia="ヒラギノ角ゴ Pro W3"/>
                </w:rPr>
                <w:delText>Ethernet Cables</w:delText>
              </w:r>
              <w:bookmarkStart w:id="3589" w:name="_Toc449948511"/>
              <w:bookmarkStart w:id="3590" w:name="_Toc449948642"/>
              <w:bookmarkStart w:id="3591" w:name="_Toc449948767"/>
              <w:bookmarkStart w:id="3592" w:name="_Toc449948893"/>
              <w:bookmarkStart w:id="3593" w:name="_Toc449948978"/>
              <w:bookmarkStart w:id="3594" w:name="_Toc449949053"/>
              <w:bookmarkStart w:id="3595" w:name="_Toc449949159"/>
              <w:bookmarkStart w:id="3596" w:name="_Toc449949223"/>
              <w:bookmarkStart w:id="3597" w:name="_Toc450640963"/>
              <w:bookmarkEnd w:id="3589"/>
              <w:bookmarkEnd w:id="3590"/>
              <w:bookmarkEnd w:id="3591"/>
              <w:bookmarkEnd w:id="3592"/>
              <w:bookmarkEnd w:id="3593"/>
              <w:bookmarkEnd w:id="3594"/>
              <w:bookmarkEnd w:id="3595"/>
              <w:bookmarkEnd w:id="3596"/>
              <w:bookmarkEnd w:id="3597"/>
            </w:del>
          </w:p>
        </w:tc>
        <w:tc>
          <w:tcPr>
            <w:tcW w:w="4788" w:type="dxa"/>
            <w:shd w:val="clear" w:color="auto" w:fill="auto"/>
          </w:tcPr>
          <w:p w14:paraId="49359984" w14:textId="32A5E597" w:rsidR="00982546" w:rsidDel="0002623C" w:rsidRDefault="00982546" w:rsidP="002C72F4">
            <w:pPr>
              <w:pStyle w:val="Paragraph"/>
              <w:rPr>
                <w:del w:id="3598" w:author="Perrine, Martin L. (GSFC-5670)" w:date="2016-04-13T10:45:00Z"/>
                <w:rFonts w:eastAsia="ヒラギノ角ゴ Pro W3"/>
              </w:rPr>
            </w:pPr>
            <w:del w:id="3599" w:author="Perrine, Martin L. (GSFC-5670)" w:date="2016-04-13T10:45:00Z">
              <w:r w:rsidDel="0002623C">
                <w:rPr>
                  <w:rFonts w:eastAsia="ヒラギノ角ゴ Pro W3"/>
                </w:rPr>
                <w:delText>One spare for each cable at each facility</w:delText>
              </w:r>
              <w:bookmarkStart w:id="3600" w:name="_Toc449948512"/>
              <w:bookmarkStart w:id="3601" w:name="_Toc449948643"/>
              <w:bookmarkStart w:id="3602" w:name="_Toc449948768"/>
              <w:bookmarkStart w:id="3603" w:name="_Toc449948894"/>
              <w:bookmarkStart w:id="3604" w:name="_Toc449948979"/>
              <w:bookmarkStart w:id="3605" w:name="_Toc449949054"/>
              <w:bookmarkStart w:id="3606" w:name="_Toc449949160"/>
              <w:bookmarkStart w:id="3607" w:name="_Toc449949224"/>
              <w:bookmarkStart w:id="3608" w:name="_Toc450640964"/>
              <w:bookmarkEnd w:id="3600"/>
              <w:bookmarkEnd w:id="3601"/>
              <w:bookmarkEnd w:id="3602"/>
              <w:bookmarkEnd w:id="3603"/>
              <w:bookmarkEnd w:id="3604"/>
              <w:bookmarkEnd w:id="3605"/>
              <w:bookmarkEnd w:id="3606"/>
              <w:bookmarkEnd w:id="3607"/>
              <w:bookmarkEnd w:id="3608"/>
            </w:del>
          </w:p>
        </w:tc>
        <w:bookmarkStart w:id="3609" w:name="_Toc449948513"/>
        <w:bookmarkStart w:id="3610" w:name="_Toc449948644"/>
        <w:bookmarkStart w:id="3611" w:name="_Toc449948769"/>
        <w:bookmarkStart w:id="3612" w:name="_Toc449948895"/>
        <w:bookmarkStart w:id="3613" w:name="_Toc449948980"/>
        <w:bookmarkStart w:id="3614" w:name="_Toc449949055"/>
        <w:bookmarkStart w:id="3615" w:name="_Toc449949161"/>
        <w:bookmarkStart w:id="3616" w:name="_Toc449949225"/>
        <w:bookmarkStart w:id="3617" w:name="_Toc450640965"/>
        <w:bookmarkEnd w:id="3609"/>
        <w:bookmarkEnd w:id="3610"/>
        <w:bookmarkEnd w:id="3611"/>
        <w:bookmarkEnd w:id="3612"/>
        <w:bookmarkEnd w:id="3613"/>
        <w:bookmarkEnd w:id="3614"/>
        <w:bookmarkEnd w:id="3615"/>
        <w:bookmarkEnd w:id="3616"/>
        <w:bookmarkEnd w:id="3617"/>
      </w:tr>
      <w:tr w:rsidR="00982546" w:rsidRPr="00982546" w:rsidDel="0002623C" w14:paraId="5F70F0E2" w14:textId="05D7D299" w:rsidTr="00982546">
        <w:trPr>
          <w:del w:id="3618" w:author="Perrine, Martin L. (GSFC-5670)" w:date="2016-04-13T10:45:00Z"/>
        </w:trPr>
        <w:tc>
          <w:tcPr>
            <w:tcW w:w="4788" w:type="dxa"/>
            <w:shd w:val="clear" w:color="auto" w:fill="auto"/>
          </w:tcPr>
          <w:p w14:paraId="00D0A89D" w14:textId="528193F8" w:rsidR="00982546" w:rsidDel="0002623C" w:rsidRDefault="00982546" w:rsidP="002C72F4">
            <w:pPr>
              <w:pStyle w:val="Paragraph"/>
              <w:rPr>
                <w:del w:id="3619" w:author="Perrine, Martin L. (GSFC-5670)" w:date="2016-04-13T10:45:00Z"/>
                <w:rFonts w:eastAsia="ヒラギノ角ゴ Pro W3"/>
              </w:rPr>
            </w:pPr>
            <w:del w:id="3620" w:author="Perrine, Martin L. (GSFC-5670)" w:date="2016-04-13T10:45:00Z">
              <w:r w:rsidDel="0002623C">
                <w:rPr>
                  <w:rFonts w:eastAsia="ヒラギノ角ゴ Pro W3"/>
                </w:rPr>
                <w:delText>Power Cables</w:delText>
              </w:r>
              <w:bookmarkStart w:id="3621" w:name="_Toc449948514"/>
              <w:bookmarkStart w:id="3622" w:name="_Toc449948645"/>
              <w:bookmarkStart w:id="3623" w:name="_Toc449948770"/>
              <w:bookmarkStart w:id="3624" w:name="_Toc449948896"/>
              <w:bookmarkStart w:id="3625" w:name="_Toc449948981"/>
              <w:bookmarkStart w:id="3626" w:name="_Toc449949056"/>
              <w:bookmarkStart w:id="3627" w:name="_Toc449949162"/>
              <w:bookmarkStart w:id="3628" w:name="_Toc449949226"/>
              <w:bookmarkStart w:id="3629" w:name="_Toc450640966"/>
              <w:bookmarkEnd w:id="3621"/>
              <w:bookmarkEnd w:id="3622"/>
              <w:bookmarkEnd w:id="3623"/>
              <w:bookmarkEnd w:id="3624"/>
              <w:bookmarkEnd w:id="3625"/>
              <w:bookmarkEnd w:id="3626"/>
              <w:bookmarkEnd w:id="3627"/>
              <w:bookmarkEnd w:id="3628"/>
              <w:bookmarkEnd w:id="3629"/>
            </w:del>
          </w:p>
        </w:tc>
        <w:tc>
          <w:tcPr>
            <w:tcW w:w="4788" w:type="dxa"/>
            <w:shd w:val="clear" w:color="auto" w:fill="auto"/>
          </w:tcPr>
          <w:p w14:paraId="5FE14069" w14:textId="501662C4" w:rsidR="00982546" w:rsidDel="0002623C" w:rsidRDefault="00982546" w:rsidP="002C72F4">
            <w:pPr>
              <w:pStyle w:val="Paragraph"/>
              <w:rPr>
                <w:del w:id="3630" w:author="Perrine, Martin L. (GSFC-5670)" w:date="2016-04-13T10:45:00Z"/>
                <w:rFonts w:eastAsia="ヒラギノ角ゴ Pro W3"/>
              </w:rPr>
            </w:pPr>
            <w:del w:id="3631" w:author="Perrine, Martin L. (GSFC-5670)" w:date="2016-04-13T10:45:00Z">
              <w:r w:rsidDel="0002623C">
                <w:rPr>
                  <w:rFonts w:eastAsia="ヒラギノ角ゴ Pro W3"/>
                </w:rPr>
                <w:delText>One spare at each facility</w:delText>
              </w:r>
              <w:bookmarkStart w:id="3632" w:name="_Toc449948515"/>
              <w:bookmarkStart w:id="3633" w:name="_Toc449948646"/>
              <w:bookmarkStart w:id="3634" w:name="_Toc449948771"/>
              <w:bookmarkStart w:id="3635" w:name="_Toc449948897"/>
              <w:bookmarkStart w:id="3636" w:name="_Toc449948982"/>
              <w:bookmarkStart w:id="3637" w:name="_Toc449949057"/>
              <w:bookmarkStart w:id="3638" w:name="_Toc449949163"/>
              <w:bookmarkStart w:id="3639" w:name="_Toc449949227"/>
              <w:bookmarkStart w:id="3640" w:name="_Toc450640967"/>
              <w:bookmarkEnd w:id="3632"/>
              <w:bookmarkEnd w:id="3633"/>
              <w:bookmarkEnd w:id="3634"/>
              <w:bookmarkEnd w:id="3635"/>
              <w:bookmarkEnd w:id="3636"/>
              <w:bookmarkEnd w:id="3637"/>
              <w:bookmarkEnd w:id="3638"/>
              <w:bookmarkEnd w:id="3639"/>
              <w:bookmarkEnd w:id="3640"/>
            </w:del>
          </w:p>
        </w:tc>
        <w:bookmarkStart w:id="3641" w:name="_Toc449948516"/>
        <w:bookmarkStart w:id="3642" w:name="_Toc449948647"/>
        <w:bookmarkStart w:id="3643" w:name="_Toc449948772"/>
        <w:bookmarkStart w:id="3644" w:name="_Toc449948898"/>
        <w:bookmarkStart w:id="3645" w:name="_Toc449948983"/>
        <w:bookmarkStart w:id="3646" w:name="_Toc449949058"/>
        <w:bookmarkStart w:id="3647" w:name="_Toc449949164"/>
        <w:bookmarkStart w:id="3648" w:name="_Toc449949228"/>
        <w:bookmarkStart w:id="3649" w:name="_Toc450640968"/>
        <w:bookmarkEnd w:id="3641"/>
        <w:bookmarkEnd w:id="3642"/>
        <w:bookmarkEnd w:id="3643"/>
        <w:bookmarkEnd w:id="3644"/>
        <w:bookmarkEnd w:id="3645"/>
        <w:bookmarkEnd w:id="3646"/>
        <w:bookmarkEnd w:id="3647"/>
        <w:bookmarkEnd w:id="3648"/>
        <w:bookmarkEnd w:id="3649"/>
      </w:tr>
    </w:tbl>
    <w:p w14:paraId="0AD5F342" w14:textId="3C17E37C" w:rsidR="00A038FC" w:rsidRDefault="00A43FDC" w:rsidP="00A038FC">
      <w:pPr>
        <w:pStyle w:val="Heading2"/>
        <w:numPr>
          <w:ilvl w:val="1"/>
          <w:numId w:val="2"/>
        </w:numPr>
      </w:pPr>
      <w:bookmarkStart w:id="3650" w:name="_Toc322439689"/>
      <w:bookmarkStart w:id="3651" w:name="_Toc322440046"/>
      <w:bookmarkStart w:id="3652" w:name="_Toc322441620"/>
      <w:del w:id="3653" w:author="Perrine, Martin L. (GSFC-5670)" w:date="2016-03-31T15:45:00Z">
        <w:r w:rsidRPr="00565498" w:rsidDel="007631D7">
          <w:rPr>
            <w:strike/>
            <w:rPrChange w:id="3654" w:author="Perrine, Martin L. (GSFC-5670)" w:date="2016-01-19T12:17:00Z">
              <w:rPr/>
            </w:rPrChange>
          </w:rPr>
          <w:delText>Critical Events</w:delText>
        </w:r>
      </w:del>
      <w:bookmarkStart w:id="3655" w:name="_Toc450640969"/>
      <w:bookmarkEnd w:id="3650"/>
      <w:bookmarkEnd w:id="3651"/>
      <w:bookmarkEnd w:id="3652"/>
      <w:ins w:id="3656" w:author="Perrine, Martin L. (GSFC-5670)" w:date="2016-01-14T12:07:00Z">
        <w:r w:rsidR="00515F5E">
          <w:t xml:space="preserve">Phase 1 to </w:t>
        </w:r>
        <w:del w:id="3657" w:author="Koslosky, Anne Marie.J (GSFC-5860)" w:date="2016-04-06T14:38:00Z">
          <w:r w:rsidR="00515F5E" w:rsidDel="00D26D66">
            <w:delText>Phase 2</w:delText>
          </w:r>
        </w:del>
      </w:ins>
      <w:ins w:id="3658" w:author="Koslosky, Anne Marie.J (GSFC-5860)" w:date="2016-04-06T14:38:00Z">
        <w:r w:rsidR="00D26D66">
          <w:t>DAPHNE</w:t>
        </w:r>
      </w:ins>
      <w:ins w:id="3659" w:author="Perrine, Martin L. (GSFC-5670)" w:date="2016-01-14T12:07:00Z">
        <w:r w:rsidR="00515F5E">
          <w:t xml:space="preserve"> </w:t>
        </w:r>
      </w:ins>
      <w:ins w:id="3660" w:author="Perrine, Martin L. (GSFC-5670)" w:date="2016-03-31T15:28:00Z">
        <w:r w:rsidR="002A050C">
          <w:t>T</w:t>
        </w:r>
      </w:ins>
      <w:ins w:id="3661" w:author="Perrine, Martin L. (GSFC-5670)" w:date="2016-01-14T12:07:00Z">
        <w:r w:rsidR="00515F5E">
          <w:t>ransition</w:t>
        </w:r>
      </w:ins>
      <w:bookmarkEnd w:id="3655"/>
      <w:ins w:id="3662" w:author="Perrine, Martin L. (GSFC-5670)" w:date="2016-01-14T11:58:00Z">
        <w:r w:rsidR="00CA4BB0">
          <w:t xml:space="preserve"> </w:t>
        </w:r>
      </w:ins>
    </w:p>
    <w:p w14:paraId="4CE1E6B2" w14:textId="21D85B57" w:rsidR="0000332E" w:rsidRDefault="00565498" w:rsidP="0000332E">
      <w:pPr>
        <w:spacing w:before="0" w:after="0"/>
        <w:jc w:val="left"/>
        <w:rPr>
          <w:ins w:id="3663" w:author="Perrine, Martin L. (GSFC-5670)" w:date="2016-04-01T09:49:00Z"/>
          <w:rFonts w:ascii="Times New Roman" w:hAnsi="Times New Roman"/>
          <w:color w:val="222222"/>
          <w:szCs w:val="24"/>
          <w:shd w:val="clear" w:color="auto" w:fill="FFFFFF"/>
        </w:rPr>
      </w:pPr>
      <w:ins w:id="3664" w:author="Perrine, Martin L. (GSFC-5670)" w:date="2016-01-19T12:17:00Z">
        <w:r>
          <w:rPr>
            <w:rFonts w:ascii="Times New Roman" w:hAnsi="Times New Roman"/>
            <w:color w:val="222222"/>
            <w:szCs w:val="24"/>
            <w:shd w:val="clear" w:color="auto" w:fill="FFFFFF"/>
          </w:rPr>
          <w:t xml:space="preserve">It is expected that all operational units in the field will be upgraded to the most current capabilities.  </w:t>
        </w:r>
      </w:ins>
      <w:del w:id="3665" w:author="Perrine, Martin L. (GSFC-5670)" w:date="2016-03-31T15:46:00Z">
        <w:r w:rsidR="0000332E" w:rsidRPr="00565498" w:rsidDel="007631D7">
          <w:rPr>
            <w:rFonts w:ascii="Times New Roman" w:hAnsi="Times New Roman"/>
            <w:strike/>
            <w:color w:val="222222"/>
            <w:szCs w:val="24"/>
            <w:shd w:val="clear" w:color="auto" w:fill="FFFFFF"/>
            <w:rPrChange w:id="3666" w:author="Perrine, Martin L. (GSFC-5670)" w:date="2016-01-19T12:19:00Z">
              <w:rPr>
                <w:rFonts w:ascii="Times New Roman" w:hAnsi="Times New Roman"/>
                <w:color w:val="222222"/>
                <w:szCs w:val="24"/>
                <w:shd w:val="clear" w:color="auto" w:fill="FFFFFF"/>
              </w:rPr>
            </w:rPrChange>
          </w:rPr>
          <w:delText xml:space="preserve">The critical event will occur when the unified </w:delText>
        </w:r>
      </w:del>
      <w:del w:id="3667" w:author="Perrine, Martin L. (GSFC-5670)" w:date="2016-01-19T10:57:00Z">
        <w:r w:rsidR="0000332E" w:rsidRPr="00565498" w:rsidDel="00171842">
          <w:rPr>
            <w:rFonts w:ascii="Times New Roman" w:hAnsi="Times New Roman"/>
            <w:strike/>
            <w:color w:val="222222"/>
            <w:szCs w:val="24"/>
            <w:shd w:val="clear" w:color="auto" w:fill="FFFFFF"/>
            <w:rPrChange w:id="3668" w:author="Perrine, Martin L. (GSFC-5670)" w:date="2016-01-19T12:19:00Z">
              <w:rPr>
                <w:rFonts w:ascii="Times New Roman" w:hAnsi="Times New Roman"/>
                <w:color w:val="222222"/>
                <w:szCs w:val="24"/>
                <w:shd w:val="clear" w:color="auto" w:fill="FFFFFF"/>
              </w:rPr>
            </w:rPrChange>
          </w:rPr>
          <w:delText>NENG</w:delText>
        </w:r>
      </w:del>
      <w:del w:id="3669" w:author="Perrine, Martin L. (GSFC-5670)" w:date="2016-03-31T15:46:00Z">
        <w:r w:rsidR="0000332E" w:rsidRPr="00565498" w:rsidDel="007631D7">
          <w:rPr>
            <w:rFonts w:ascii="Times New Roman" w:hAnsi="Times New Roman"/>
            <w:strike/>
            <w:color w:val="222222"/>
            <w:szCs w:val="24"/>
            <w:shd w:val="clear" w:color="auto" w:fill="FFFFFF"/>
            <w:rPrChange w:id="3670" w:author="Perrine, Martin L. (GSFC-5670)" w:date="2016-01-19T12:19:00Z">
              <w:rPr>
                <w:rFonts w:ascii="Times New Roman" w:hAnsi="Times New Roman"/>
                <w:color w:val="222222"/>
                <w:szCs w:val="24"/>
                <w:shd w:val="clear" w:color="auto" w:fill="FFFFFF"/>
              </w:rPr>
            </w:rPrChange>
          </w:rPr>
          <w:delText xml:space="preserve"> Phase 2 is delivered to each location and cut over is completed.</w:delText>
        </w:r>
      </w:del>
      <w:ins w:id="3671" w:author="Perrine, Martin L. (GSFC-5670)" w:date="2016-01-19T13:43:00Z">
        <w:r w:rsidR="002967D6">
          <w:rPr>
            <w:rFonts w:ascii="Times New Roman" w:hAnsi="Times New Roman"/>
            <w:color w:val="222222"/>
            <w:szCs w:val="24"/>
            <w:shd w:val="clear" w:color="auto" w:fill="FFFFFF"/>
          </w:rPr>
          <w:t xml:space="preserve">Significant hands on work is required for these transitions and </w:t>
        </w:r>
      </w:ins>
      <w:ins w:id="3672" w:author="Perrine, Martin L. (GSFC-5670)" w:date="2016-01-19T13:44:00Z">
        <w:r w:rsidR="002967D6">
          <w:rPr>
            <w:rFonts w:ascii="Times New Roman" w:hAnsi="Times New Roman"/>
            <w:color w:val="222222"/>
            <w:szCs w:val="24"/>
            <w:shd w:val="clear" w:color="auto" w:fill="FFFFFF"/>
          </w:rPr>
          <w:t>n</w:t>
        </w:r>
      </w:ins>
      <w:ins w:id="3673" w:author="Perrine, Martin L. (GSFC-5670)" w:date="2016-01-14T11:55:00Z">
        <w:r w:rsidR="00CA4BB0">
          <w:rPr>
            <w:rFonts w:ascii="Times New Roman" w:hAnsi="Times New Roman"/>
            <w:color w:val="222222"/>
            <w:szCs w:val="24"/>
            <w:shd w:val="clear" w:color="auto" w:fill="FFFFFF"/>
          </w:rPr>
          <w:t>ominal operations are not supported during this period.</w:t>
        </w:r>
      </w:ins>
    </w:p>
    <w:p w14:paraId="69118B14" w14:textId="77777777" w:rsidR="00480FF2" w:rsidRDefault="00480FF2" w:rsidP="0000332E">
      <w:pPr>
        <w:spacing w:before="0" w:after="0"/>
        <w:jc w:val="left"/>
        <w:rPr>
          <w:ins w:id="3674" w:author="Perrine, Martin L. (GSFC-5670)" w:date="2016-04-01T09:49:00Z"/>
          <w:rFonts w:ascii="Times New Roman" w:hAnsi="Times New Roman"/>
          <w:color w:val="222222"/>
          <w:szCs w:val="24"/>
          <w:shd w:val="clear" w:color="auto" w:fill="FFFFFF"/>
        </w:rPr>
      </w:pPr>
    </w:p>
    <w:p w14:paraId="241C345D" w14:textId="77777777" w:rsidR="00480FF2" w:rsidRPr="00CA4BB0" w:rsidRDefault="00480FF2" w:rsidP="0000332E">
      <w:pPr>
        <w:spacing w:before="0" w:after="0"/>
        <w:jc w:val="left"/>
        <w:rPr>
          <w:rFonts w:ascii="Times New Roman" w:hAnsi="Times New Roman"/>
          <w:szCs w:val="24"/>
        </w:rPr>
      </w:pPr>
    </w:p>
    <w:p w14:paraId="60D79621" w14:textId="3509B62F" w:rsidR="00480FF2" w:rsidRDefault="00480FF2" w:rsidP="00A43FDC">
      <w:pPr>
        <w:pStyle w:val="Heading2"/>
        <w:numPr>
          <w:ilvl w:val="1"/>
          <w:numId w:val="2"/>
        </w:numPr>
        <w:rPr>
          <w:ins w:id="3675" w:author="Perrine, Martin L. (GSFC-5670)" w:date="2016-04-01T09:49:00Z"/>
          <w:rFonts w:eastAsia="ヒラギノ角ゴ Pro W3"/>
        </w:rPr>
      </w:pPr>
      <w:bookmarkStart w:id="3676" w:name="_Toc450640970"/>
      <w:ins w:id="3677" w:author="Perrine, Martin L. (GSFC-5670)" w:date="2016-04-01T09:49:00Z">
        <w:r>
          <w:rPr>
            <w:rFonts w:eastAsia="ヒラギノ角ゴ Pro W3"/>
          </w:rPr>
          <w:t>Testing</w:t>
        </w:r>
        <w:bookmarkEnd w:id="3676"/>
      </w:ins>
    </w:p>
    <w:p w14:paraId="49A75F8E" w14:textId="70020813" w:rsidR="00480FF2" w:rsidRPr="007025A3" w:rsidRDefault="00480FF2">
      <w:pPr>
        <w:spacing w:before="0" w:after="0"/>
        <w:jc w:val="left"/>
        <w:rPr>
          <w:ins w:id="3678" w:author="Perrine, Martin L. (GSFC-5670)" w:date="2016-04-01T09:52:00Z"/>
          <w:rFonts w:ascii="Times New Roman" w:hAnsi="Times New Roman"/>
          <w:color w:val="222222"/>
          <w:szCs w:val="24"/>
          <w:shd w:val="clear" w:color="auto" w:fill="FFFFFF"/>
          <w:rPrChange w:id="3679" w:author="Perrine, Martin L. (GSFC-5670)" w:date="2016-04-08T14:36:00Z">
            <w:rPr>
              <w:ins w:id="3680" w:author="Perrine, Martin L. (GSFC-5670)" w:date="2016-04-01T09:52:00Z"/>
              <w:rFonts w:eastAsia="ヒラギノ角ゴ Pro W3"/>
            </w:rPr>
          </w:rPrChange>
        </w:rPr>
        <w:pPrChange w:id="3681" w:author="Perrine, Martin L. (GSFC-5670)" w:date="2016-04-08T14:36:00Z">
          <w:pPr>
            <w:pStyle w:val="Heading2"/>
            <w:numPr>
              <w:numId w:val="2"/>
            </w:numPr>
          </w:pPr>
        </w:pPrChange>
      </w:pPr>
      <w:ins w:id="3682" w:author="Perrine, Martin L. (GSFC-5670)" w:date="2016-04-01T09:49:00Z">
        <w:r w:rsidRPr="007025A3">
          <w:rPr>
            <w:rFonts w:ascii="Times New Roman" w:hAnsi="Times New Roman"/>
            <w:color w:val="222222"/>
            <w:szCs w:val="24"/>
            <w:shd w:val="clear" w:color="auto" w:fill="FFFFFF"/>
            <w:rPrChange w:id="3683" w:author="Perrine, Martin L. (GSFC-5670)" w:date="2016-04-08T14:36:00Z">
              <w:rPr>
                <w:rFonts w:eastAsia="ヒラギノ角ゴ Pro W3"/>
              </w:rPr>
            </w:rPrChange>
          </w:rPr>
          <w:t xml:space="preserve">DAPHNE will undergo two primary sets of testing.  Firstly, verification for compliance </w:t>
        </w:r>
      </w:ins>
      <w:ins w:id="3684" w:author="Perrine, Martin L. (GSFC-5670)" w:date="2016-04-01T09:50:00Z">
        <w:r w:rsidRPr="007025A3">
          <w:rPr>
            <w:rFonts w:ascii="Times New Roman" w:hAnsi="Times New Roman"/>
            <w:color w:val="222222"/>
            <w:szCs w:val="24"/>
            <w:shd w:val="clear" w:color="auto" w:fill="FFFFFF"/>
            <w:rPrChange w:id="3685" w:author="Perrine, Martin L. (GSFC-5670)" w:date="2016-04-08T14:36:00Z">
              <w:rPr>
                <w:rFonts w:eastAsia="ヒラギノ角ゴ Pro W3"/>
              </w:rPr>
            </w:rPrChange>
          </w:rPr>
          <w:t>with</w:t>
        </w:r>
      </w:ins>
      <w:ins w:id="3686" w:author="Perrine, Martin L. (GSFC-5670)" w:date="2016-04-01T09:49:00Z">
        <w:r w:rsidRPr="007025A3">
          <w:rPr>
            <w:rFonts w:ascii="Times New Roman" w:hAnsi="Times New Roman"/>
            <w:color w:val="222222"/>
            <w:szCs w:val="24"/>
            <w:shd w:val="clear" w:color="auto" w:fill="FFFFFF"/>
            <w:rPrChange w:id="3687" w:author="Perrine, Martin L. (GSFC-5670)" w:date="2016-04-08T14:36:00Z">
              <w:rPr>
                <w:rFonts w:eastAsia="ヒラギノ角ゴ Pro W3"/>
              </w:rPr>
            </w:rPrChange>
          </w:rPr>
          <w:t xml:space="preserve"> </w:t>
        </w:r>
      </w:ins>
      <w:ins w:id="3688" w:author="Perrine, Martin L. (GSFC-5670)" w:date="2016-04-01T09:50:00Z">
        <w:r w:rsidRPr="007025A3">
          <w:rPr>
            <w:rFonts w:ascii="Times New Roman" w:hAnsi="Times New Roman"/>
            <w:color w:val="222222"/>
            <w:szCs w:val="24"/>
            <w:shd w:val="clear" w:color="auto" w:fill="FFFFFF"/>
            <w:rPrChange w:id="3689" w:author="Perrine, Martin L. (GSFC-5670)" w:date="2016-04-08T14:36:00Z">
              <w:rPr>
                <w:rFonts w:eastAsia="ヒラギノ角ゴ Pro W3"/>
              </w:rPr>
            </w:rPrChange>
          </w:rPr>
          <w:t>all requirements.</w:t>
        </w:r>
      </w:ins>
      <w:ins w:id="3690" w:author="Perrine, Martin L. (GSFC-5670)" w:date="2016-04-01T09:51:00Z">
        <w:r w:rsidRPr="007025A3">
          <w:rPr>
            <w:rFonts w:ascii="Times New Roman" w:hAnsi="Times New Roman"/>
            <w:color w:val="222222"/>
            <w:szCs w:val="24"/>
            <w:shd w:val="clear" w:color="auto" w:fill="FFFFFF"/>
            <w:rPrChange w:id="3691" w:author="Perrine, Martin L. (GSFC-5670)" w:date="2016-04-08T14:36:00Z">
              <w:rPr>
                <w:rFonts w:eastAsia="ヒラギノ角ゴ Pro W3"/>
              </w:rPr>
            </w:rPrChange>
          </w:rPr>
          <w:t xml:space="preserve">  Secondly, the units will be </w:t>
        </w:r>
      </w:ins>
      <w:ins w:id="3692" w:author="Perrine, Martin L. (GSFC-5670)" w:date="2016-05-10T10:46:00Z">
        <w:r w:rsidR="001C483C">
          <w:rPr>
            <w:rFonts w:ascii="Times New Roman" w:hAnsi="Times New Roman"/>
            <w:color w:val="222222"/>
            <w:szCs w:val="24"/>
            <w:shd w:val="clear" w:color="auto" w:fill="FFFFFF"/>
          </w:rPr>
          <w:t xml:space="preserve">operationally </w:t>
        </w:r>
      </w:ins>
      <w:ins w:id="3693" w:author="Perrine, Martin L. (GSFC-5670)" w:date="2016-04-01T09:51:00Z">
        <w:r w:rsidRPr="007025A3">
          <w:rPr>
            <w:rFonts w:ascii="Times New Roman" w:hAnsi="Times New Roman"/>
            <w:color w:val="222222"/>
            <w:szCs w:val="24"/>
            <w:shd w:val="clear" w:color="auto" w:fill="FFFFFF"/>
            <w:rPrChange w:id="3694" w:author="Perrine, Martin L. (GSFC-5670)" w:date="2016-04-08T14:36:00Z">
              <w:rPr>
                <w:rFonts w:eastAsia="ヒラギノ角ゴ Pro W3"/>
              </w:rPr>
            </w:rPrChange>
          </w:rPr>
          <w:t>tested after integration</w:t>
        </w:r>
      </w:ins>
      <w:ins w:id="3695" w:author="Perrine, Martin L. (GSFC-5670)" w:date="2016-04-01T09:50:00Z">
        <w:r w:rsidRPr="007025A3">
          <w:rPr>
            <w:rFonts w:ascii="Times New Roman" w:hAnsi="Times New Roman"/>
            <w:color w:val="222222"/>
            <w:szCs w:val="24"/>
            <w:shd w:val="clear" w:color="auto" w:fill="FFFFFF"/>
            <w:rPrChange w:id="3696" w:author="Perrine, Martin L. (GSFC-5670)" w:date="2016-04-08T14:36:00Z">
              <w:rPr>
                <w:rFonts w:eastAsia="ヒラギノ角ゴ Pro W3"/>
              </w:rPr>
            </w:rPrChange>
          </w:rPr>
          <w:t xml:space="preserve"> </w:t>
        </w:r>
      </w:ins>
      <w:ins w:id="3697" w:author="Perrine, Martin L. (GSFC-5670)" w:date="2016-04-01T09:52:00Z">
        <w:r w:rsidRPr="007025A3">
          <w:rPr>
            <w:rFonts w:ascii="Times New Roman" w:hAnsi="Times New Roman"/>
            <w:color w:val="222222"/>
            <w:szCs w:val="24"/>
            <w:shd w:val="clear" w:color="auto" w:fill="FFFFFF"/>
            <w:rPrChange w:id="3698" w:author="Perrine, Martin L. (GSFC-5670)" w:date="2016-04-08T14:36:00Z">
              <w:rPr>
                <w:rFonts w:eastAsia="ヒラギノ角ゴ Pro W3"/>
              </w:rPr>
            </w:rPrChange>
          </w:rPr>
          <w:t xml:space="preserve">into </w:t>
        </w:r>
      </w:ins>
      <w:ins w:id="3699" w:author="Perrine, Martin L. (GSFC-5670)" w:date="2016-05-10T10:46:00Z">
        <w:r w:rsidR="001C483C">
          <w:rPr>
            <w:rFonts w:ascii="Times New Roman" w:hAnsi="Times New Roman"/>
            <w:color w:val="222222"/>
            <w:szCs w:val="24"/>
            <w:shd w:val="clear" w:color="auto" w:fill="FFFFFF"/>
          </w:rPr>
          <w:t>each</w:t>
        </w:r>
      </w:ins>
      <w:ins w:id="3700" w:author="Perrine, Martin L. (GSFC-5670)" w:date="2016-04-01T09:52:00Z">
        <w:r w:rsidR="001C483C" w:rsidRPr="003A5E3B">
          <w:rPr>
            <w:rFonts w:ascii="Times New Roman" w:hAnsi="Times New Roman"/>
            <w:color w:val="222222"/>
            <w:szCs w:val="24"/>
            <w:shd w:val="clear" w:color="auto" w:fill="FFFFFF"/>
          </w:rPr>
          <w:t xml:space="preserve"> NASA Ground Station</w:t>
        </w:r>
        <w:r w:rsidRPr="007025A3">
          <w:rPr>
            <w:rFonts w:ascii="Times New Roman" w:hAnsi="Times New Roman"/>
            <w:color w:val="222222"/>
            <w:szCs w:val="24"/>
            <w:shd w:val="clear" w:color="auto" w:fill="FFFFFF"/>
            <w:rPrChange w:id="3701" w:author="Perrine, Martin L. (GSFC-5670)" w:date="2016-04-08T14:36:00Z">
              <w:rPr>
                <w:rFonts w:eastAsia="ヒラギノ角ゴ Pro W3"/>
              </w:rPr>
            </w:rPrChange>
          </w:rPr>
          <w:t xml:space="preserve">.  The details for these activities </w:t>
        </w:r>
      </w:ins>
      <w:ins w:id="3702" w:author="Perrine, Martin L. (GSFC-5670)" w:date="2016-04-08T14:36:00Z">
        <w:r w:rsidR="007025A3" w:rsidRPr="007025A3">
          <w:rPr>
            <w:rFonts w:ascii="Times New Roman" w:hAnsi="Times New Roman"/>
            <w:color w:val="222222"/>
            <w:szCs w:val="24"/>
            <w:shd w:val="clear" w:color="auto" w:fill="FFFFFF"/>
            <w:rPrChange w:id="3703" w:author="Perrine, Martin L. (GSFC-5670)" w:date="2016-04-08T14:36:00Z">
              <w:rPr>
                <w:rFonts w:eastAsia="ヒラギノ角ゴ Pro W3"/>
              </w:rPr>
            </w:rPrChange>
          </w:rPr>
          <w:t>will be</w:t>
        </w:r>
      </w:ins>
      <w:ins w:id="3704" w:author="Perrine, Martin L. (GSFC-5670)" w:date="2016-04-01T09:52:00Z">
        <w:r w:rsidRPr="007025A3">
          <w:rPr>
            <w:rFonts w:ascii="Times New Roman" w:hAnsi="Times New Roman"/>
            <w:color w:val="222222"/>
            <w:szCs w:val="24"/>
            <w:shd w:val="clear" w:color="auto" w:fill="FFFFFF"/>
            <w:rPrChange w:id="3705" w:author="Perrine, Martin L. (GSFC-5670)" w:date="2016-04-08T14:36:00Z">
              <w:rPr>
                <w:rFonts w:eastAsia="ヒラギノ角ゴ Pro W3"/>
              </w:rPr>
            </w:rPrChange>
          </w:rPr>
          <w:t xml:space="preserve"> documented in DAPHNE test planning and procedures documents.</w:t>
        </w:r>
      </w:ins>
    </w:p>
    <w:p w14:paraId="4F3AD539" w14:textId="77777777" w:rsidR="00480FF2" w:rsidRPr="007025A3" w:rsidRDefault="00480FF2">
      <w:pPr>
        <w:spacing w:before="0" w:after="0"/>
        <w:jc w:val="left"/>
        <w:rPr>
          <w:ins w:id="3706" w:author="Perrine, Martin L. (GSFC-5670)" w:date="2016-04-01T09:49:00Z"/>
          <w:rFonts w:ascii="Times New Roman" w:hAnsi="Times New Roman"/>
          <w:color w:val="222222"/>
          <w:szCs w:val="24"/>
          <w:shd w:val="clear" w:color="auto" w:fill="FFFFFF"/>
          <w:rPrChange w:id="3707" w:author="Perrine, Martin L. (GSFC-5670)" w:date="2016-04-08T14:36:00Z">
            <w:rPr>
              <w:ins w:id="3708" w:author="Perrine, Martin L. (GSFC-5670)" w:date="2016-04-01T09:49:00Z"/>
            </w:rPr>
          </w:rPrChange>
        </w:rPr>
        <w:pPrChange w:id="3709" w:author="Perrine, Martin L. (GSFC-5670)" w:date="2016-04-08T14:36:00Z">
          <w:pPr>
            <w:pStyle w:val="Heading2"/>
            <w:numPr>
              <w:numId w:val="2"/>
            </w:numPr>
          </w:pPr>
        </w:pPrChange>
      </w:pPr>
    </w:p>
    <w:p w14:paraId="115C0B97" w14:textId="7B7EDB05" w:rsidR="00A43FDC" w:rsidRPr="008602F0" w:rsidRDefault="00A43FDC" w:rsidP="00A43FDC">
      <w:pPr>
        <w:pStyle w:val="Heading2"/>
        <w:numPr>
          <w:ilvl w:val="1"/>
          <w:numId w:val="2"/>
        </w:numPr>
        <w:rPr>
          <w:rFonts w:eastAsia="ヒラギノ角ゴ Pro W3"/>
        </w:rPr>
      </w:pPr>
      <w:bookmarkStart w:id="3710" w:name="_Toc450640971"/>
      <w:r>
        <w:t>End of Life</w:t>
      </w:r>
      <w:ins w:id="3711" w:author="Koslosky, Anne Marie.J (GSFC-5860)" w:date="2016-04-06T14:39:00Z">
        <w:r w:rsidR="00D26D66">
          <w:t xml:space="preserve"> (EOL)</w:t>
        </w:r>
      </w:ins>
      <w:bookmarkEnd w:id="3710"/>
      <w:r>
        <w:t xml:space="preserve"> </w:t>
      </w:r>
      <w:del w:id="3712" w:author="Perrine, Martin L. (GSFC-5670)" w:date="2016-04-01T09:49:00Z">
        <w:r w:rsidRPr="00CA4BB0" w:rsidDel="00480FF2">
          <w:rPr>
            <w:strike/>
            <w:rPrChange w:id="3713" w:author="Perrine, Martin L. (GSFC-5670)" w:date="2016-01-14T11:56:00Z">
              <w:rPr/>
            </w:rPrChange>
          </w:rPr>
          <w:delText>Events</w:delText>
        </w:r>
      </w:del>
    </w:p>
    <w:p w14:paraId="133559EE" w14:textId="1035A890" w:rsidR="00C150BD" w:rsidRDefault="00565498" w:rsidP="00C150BD">
      <w:pPr>
        <w:spacing w:before="0" w:after="0"/>
        <w:jc w:val="left"/>
        <w:rPr>
          <w:ins w:id="3714" w:author="Koslosky, Anne Marie.J (GSFC-5860)" w:date="2016-04-06T14:40:00Z"/>
          <w:rFonts w:ascii="Times New Roman" w:hAnsi="Times New Roman"/>
          <w:strike/>
          <w:color w:val="222222"/>
          <w:szCs w:val="24"/>
          <w:shd w:val="clear" w:color="auto" w:fill="FFFFFF"/>
        </w:rPr>
      </w:pPr>
      <w:ins w:id="3715" w:author="Perrine, Martin L. (GSFC-5670)" w:date="2016-01-19T12:19:00Z">
        <w:r>
          <w:rPr>
            <w:rFonts w:ascii="Times New Roman" w:hAnsi="Times New Roman"/>
            <w:color w:val="222222"/>
            <w:szCs w:val="24"/>
            <w:shd w:val="clear" w:color="auto" w:fill="FFFFFF"/>
          </w:rPr>
          <w:t xml:space="preserve">The DAPHNE unit will </w:t>
        </w:r>
      </w:ins>
      <w:ins w:id="3716" w:author="Perrine, Martin L. (GSFC-5670)" w:date="2016-01-19T12:21:00Z">
        <w:r>
          <w:rPr>
            <w:rFonts w:ascii="Times New Roman" w:hAnsi="Times New Roman"/>
            <w:color w:val="222222"/>
            <w:szCs w:val="24"/>
            <w:shd w:val="clear" w:color="auto" w:fill="FFFFFF"/>
          </w:rPr>
          <w:t xml:space="preserve">provide years of service to the </w:t>
        </w:r>
      </w:ins>
      <w:ins w:id="3717" w:author="Perrine, Martin L. (GSFC-5670)" w:date="2016-01-19T12:19:00Z">
        <w:r>
          <w:rPr>
            <w:rFonts w:ascii="Times New Roman" w:hAnsi="Times New Roman"/>
            <w:color w:val="222222"/>
            <w:szCs w:val="24"/>
            <w:shd w:val="clear" w:color="auto" w:fill="FFFFFF"/>
          </w:rPr>
          <w:t>NEN missions</w:t>
        </w:r>
      </w:ins>
      <w:ins w:id="3718" w:author="Perrine, Martin L. (GSFC-5670)" w:date="2016-01-19T12:21:00Z">
        <w:r>
          <w:rPr>
            <w:rFonts w:ascii="Times New Roman" w:hAnsi="Times New Roman"/>
            <w:color w:val="222222"/>
            <w:szCs w:val="24"/>
            <w:shd w:val="clear" w:color="auto" w:fill="FFFFFF"/>
          </w:rPr>
          <w:t>.  However, commercial computer hardware does have a limited life</w:t>
        </w:r>
      </w:ins>
      <w:ins w:id="3719" w:author="Perrine, Martin L. (GSFC-5670)" w:date="2016-01-19T12:22:00Z">
        <w:r>
          <w:rPr>
            <w:rFonts w:ascii="Times New Roman" w:hAnsi="Times New Roman"/>
            <w:color w:val="222222"/>
            <w:szCs w:val="24"/>
            <w:shd w:val="clear" w:color="auto" w:fill="FFFFFF"/>
          </w:rPr>
          <w:t xml:space="preserve"> </w:t>
        </w:r>
      </w:ins>
      <w:ins w:id="3720" w:author="Perrine, Martin L. (GSFC-5670)" w:date="2016-01-19T13:44:00Z">
        <w:r w:rsidR="002967D6">
          <w:rPr>
            <w:rFonts w:ascii="Times New Roman" w:hAnsi="Times New Roman"/>
            <w:color w:val="222222"/>
            <w:szCs w:val="24"/>
            <w:shd w:val="clear" w:color="auto" w:fill="FFFFFF"/>
          </w:rPr>
          <w:t>span</w:t>
        </w:r>
      </w:ins>
      <w:ins w:id="3721" w:author="Perrine, Martin L. (GSFC-5670)" w:date="2016-01-19T12:22:00Z">
        <w:r>
          <w:rPr>
            <w:rFonts w:ascii="Times New Roman" w:hAnsi="Times New Roman"/>
            <w:color w:val="222222"/>
            <w:szCs w:val="24"/>
            <w:shd w:val="clear" w:color="auto" w:fill="FFFFFF"/>
          </w:rPr>
          <w:t xml:space="preserve">.  Quality manufacturers can </w:t>
        </w:r>
      </w:ins>
      <w:ins w:id="3722" w:author="Perrine, Martin L. (GSFC-5670)" w:date="2016-01-19T13:44:00Z">
        <w:r w:rsidR="002967D6">
          <w:rPr>
            <w:rFonts w:ascii="Times New Roman" w:hAnsi="Times New Roman"/>
            <w:color w:val="222222"/>
            <w:szCs w:val="24"/>
            <w:shd w:val="clear" w:color="auto" w:fill="FFFFFF"/>
          </w:rPr>
          <w:t xml:space="preserve">accurately </w:t>
        </w:r>
      </w:ins>
      <w:ins w:id="3723" w:author="Perrine, Martin L. (GSFC-5670)" w:date="2016-03-31T15:46:00Z">
        <w:r w:rsidR="007631D7">
          <w:rPr>
            <w:rFonts w:ascii="Times New Roman" w:hAnsi="Times New Roman"/>
            <w:color w:val="222222"/>
            <w:szCs w:val="24"/>
            <w:shd w:val="clear" w:color="auto" w:fill="FFFFFF"/>
          </w:rPr>
          <w:t>estimate the</w:t>
        </w:r>
      </w:ins>
      <w:ins w:id="3724" w:author="Perrine, Martin L. (GSFC-5670)" w:date="2016-01-19T12:22:00Z">
        <w:r>
          <w:rPr>
            <w:rFonts w:ascii="Times New Roman" w:hAnsi="Times New Roman"/>
            <w:color w:val="222222"/>
            <w:szCs w:val="24"/>
            <w:shd w:val="clear" w:color="auto" w:fill="FFFFFF"/>
          </w:rPr>
          <w:t xml:space="preserve"> expected </w:t>
        </w:r>
      </w:ins>
      <w:ins w:id="3725" w:author="Perrine, Martin L. (GSFC-5670)" w:date="2016-01-19T12:23:00Z">
        <w:r>
          <w:rPr>
            <w:rFonts w:ascii="Times New Roman" w:hAnsi="Times New Roman"/>
            <w:color w:val="222222"/>
            <w:szCs w:val="24"/>
            <w:shd w:val="clear" w:color="auto" w:fill="FFFFFF"/>
          </w:rPr>
          <w:t xml:space="preserve">end of </w:t>
        </w:r>
      </w:ins>
      <w:ins w:id="3726" w:author="Perrine, Martin L. (GSFC-5670)" w:date="2016-01-19T12:22:00Z">
        <w:r>
          <w:rPr>
            <w:rFonts w:ascii="Times New Roman" w:hAnsi="Times New Roman"/>
            <w:color w:val="222222"/>
            <w:szCs w:val="24"/>
            <w:shd w:val="clear" w:color="auto" w:fill="FFFFFF"/>
          </w:rPr>
          <w:t>life</w:t>
        </w:r>
      </w:ins>
      <w:ins w:id="3727" w:author="Perrine, Martin L. (GSFC-5670)" w:date="2016-01-19T12:23:00Z">
        <w:r>
          <w:rPr>
            <w:rFonts w:ascii="Times New Roman" w:hAnsi="Times New Roman"/>
            <w:color w:val="222222"/>
            <w:szCs w:val="24"/>
            <w:shd w:val="clear" w:color="auto" w:fill="FFFFFF"/>
          </w:rPr>
          <w:t xml:space="preserve"> </w:t>
        </w:r>
      </w:ins>
      <w:ins w:id="3728" w:author="Perrine, Martin L. (GSFC-5670)" w:date="2016-01-19T13:45:00Z">
        <w:r w:rsidR="002967D6">
          <w:rPr>
            <w:rFonts w:ascii="Times New Roman" w:hAnsi="Times New Roman"/>
            <w:color w:val="222222"/>
            <w:szCs w:val="24"/>
            <w:shd w:val="clear" w:color="auto" w:fill="FFFFFF"/>
          </w:rPr>
          <w:t>of</w:t>
        </w:r>
      </w:ins>
      <w:ins w:id="3729" w:author="Perrine, Martin L. (GSFC-5670)" w:date="2016-01-19T12:23:00Z">
        <w:r>
          <w:rPr>
            <w:rFonts w:ascii="Times New Roman" w:hAnsi="Times New Roman"/>
            <w:color w:val="222222"/>
            <w:szCs w:val="24"/>
            <w:shd w:val="clear" w:color="auto" w:fill="FFFFFF"/>
          </w:rPr>
          <w:t xml:space="preserve"> their components.  </w:t>
        </w:r>
        <w:r w:rsidR="00600FF8">
          <w:rPr>
            <w:rFonts w:ascii="Times New Roman" w:hAnsi="Times New Roman"/>
            <w:color w:val="222222"/>
            <w:szCs w:val="24"/>
            <w:shd w:val="clear" w:color="auto" w:fill="FFFFFF"/>
          </w:rPr>
          <w:t>A component replacement schedule</w:t>
        </w:r>
      </w:ins>
      <w:ins w:id="3730" w:author="Perrine, Martin L. (GSFC-5670)" w:date="2016-01-19T12:26:00Z">
        <w:r w:rsidR="00600FF8">
          <w:rPr>
            <w:rFonts w:ascii="Times New Roman" w:hAnsi="Times New Roman"/>
            <w:color w:val="222222"/>
            <w:szCs w:val="24"/>
            <w:shd w:val="clear" w:color="auto" w:fill="FFFFFF"/>
          </w:rPr>
          <w:t xml:space="preserve"> for </w:t>
        </w:r>
      </w:ins>
      <w:ins w:id="3731" w:author="Perrine, Martin L. (GSFC-5670)" w:date="2016-03-31T15:46:00Z">
        <w:r w:rsidR="007631D7">
          <w:rPr>
            <w:rFonts w:ascii="Times New Roman" w:hAnsi="Times New Roman"/>
            <w:color w:val="222222"/>
            <w:szCs w:val="24"/>
            <w:shd w:val="clear" w:color="auto" w:fill="FFFFFF"/>
          </w:rPr>
          <w:t>DAPHNE will</w:t>
        </w:r>
      </w:ins>
      <w:ins w:id="3732" w:author="Perrine, Martin L. (GSFC-5670)" w:date="2016-01-19T12:23:00Z">
        <w:r w:rsidR="00600FF8">
          <w:rPr>
            <w:rFonts w:ascii="Times New Roman" w:hAnsi="Times New Roman"/>
            <w:color w:val="222222"/>
            <w:szCs w:val="24"/>
            <w:shd w:val="clear" w:color="auto" w:fill="FFFFFF"/>
          </w:rPr>
          <w:t xml:space="preserve"> be provided </w:t>
        </w:r>
      </w:ins>
      <w:ins w:id="3733" w:author="Perrine, Martin L. (GSFC-5670)" w:date="2016-01-19T12:26:00Z">
        <w:r w:rsidR="00600FF8">
          <w:rPr>
            <w:rFonts w:ascii="Times New Roman" w:hAnsi="Times New Roman"/>
            <w:color w:val="222222"/>
            <w:szCs w:val="24"/>
            <w:shd w:val="clear" w:color="auto" w:fill="FFFFFF"/>
          </w:rPr>
          <w:t xml:space="preserve">to the NEN </w:t>
        </w:r>
      </w:ins>
      <w:ins w:id="3734" w:author="Perrine, Martin L. (GSFC-5670)" w:date="2016-01-19T12:23:00Z">
        <w:r w:rsidR="00600FF8">
          <w:rPr>
            <w:rFonts w:ascii="Times New Roman" w:hAnsi="Times New Roman"/>
            <w:color w:val="222222"/>
            <w:szCs w:val="24"/>
            <w:shd w:val="clear" w:color="auto" w:fill="FFFFFF"/>
          </w:rPr>
          <w:t>in the local operating procedures.  NEN should replace DAPHNE components according to these recommendations</w:t>
        </w:r>
      </w:ins>
      <w:ins w:id="3735" w:author="Perrine, Martin L. (GSFC-5670)" w:date="2016-01-19T12:26:00Z">
        <w:r w:rsidR="00600FF8">
          <w:rPr>
            <w:rFonts w:ascii="Times New Roman" w:hAnsi="Times New Roman"/>
            <w:color w:val="222222"/>
            <w:szCs w:val="24"/>
            <w:shd w:val="clear" w:color="auto" w:fill="FFFFFF"/>
          </w:rPr>
          <w:t xml:space="preserve">. </w:t>
        </w:r>
      </w:ins>
      <w:ins w:id="3736" w:author="Koslosky, Anne Marie.J (GSFC-5860)" w:date="2016-04-06T14:40:00Z">
        <w:r w:rsidR="00D26D66">
          <w:rPr>
            <w:rFonts w:ascii="Times New Roman" w:hAnsi="Times New Roman"/>
            <w:color w:val="222222"/>
            <w:szCs w:val="24"/>
            <w:shd w:val="clear" w:color="auto" w:fill="FFFFFF"/>
          </w:rPr>
          <w:t xml:space="preserve">EOL consists of termination analysis, </w:t>
        </w:r>
      </w:ins>
      <w:ins w:id="3737" w:author="Koslosky, Anne Marie.J (GSFC-5860)" w:date="2016-04-06T14:44:00Z">
        <w:r w:rsidR="00D26D66">
          <w:rPr>
            <w:rFonts w:ascii="Times New Roman" w:hAnsi="Times New Roman"/>
            <w:color w:val="222222"/>
            <w:szCs w:val="24"/>
            <w:shd w:val="clear" w:color="auto" w:fill="FFFFFF"/>
          </w:rPr>
          <w:t xml:space="preserve">roles and responsibility </w:t>
        </w:r>
      </w:ins>
      <w:ins w:id="3738" w:author="Koslosky, Anne Marie.J (GSFC-5860)" w:date="2016-04-06T14:40:00Z">
        <w:r w:rsidR="00D26D66">
          <w:rPr>
            <w:rFonts w:ascii="Times New Roman" w:hAnsi="Times New Roman"/>
            <w:color w:val="222222"/>
            <w:szCs w:val="24"/>
            <w:shd w:val="clear" w:color="auto" w:fill="FFFFFF"/>
          </w:rPr>
          <w:t>planning, and proper disposal of equipment.  Headquarters gives the notification of mission termination based on end of money for a mission, or mission failure.   De</w:t>
        </w:r>
      </w:ins>
      <w:ins w:id="3739" w:author="Koslosky, Anne Marie.J (GSFC-5860)" w:date="2016-04-06T14:43:00Z">
        <w:r w:rsidR="00D26D66">
          <w:rPr>
            <w:rFonts w:ascii="Times New Roman" w:hAnsi="Times New Roman"/>
            <w:color w:val="222222"/>
            <w:szCs w:val="24"/>
            <w:shd w:val="clear" w:color="auto" w:fill="FFFFFF"/>
          </w:rPr>
          <w:t>-</w:t>
        </w:r>
      </w:ins>
      <w:ins w:id="3740" w:author="Koslosky, Anne Marie.J (GSFC-5860)" w:date="2016-04-06T14:40:00Z">
        <w:r w:rsidR="00D26D66">
          <w:rPr>
            <w:rFonts w:ascii="Times New Roman" w:hAnsi="Times New Roman"/>
            <w:color w:val="222222"/>
            <w:szCs w:val="24"/>
            <w:shd w:val="clear" w:color="auto" w:fill="FFFFFF"/>
          </w:rPr>
          <w:t xml:space="preserve">activation activities include shutdown of each component, disabling </w:t>
        </w:r>
      </w:ins>
      <w:ins w:id="3741" w:author="Koslosky, Anne Marie.J (GSFC-5860)" w:date="2016-04-06T14:43:00Z">
        <w:r w:rsidR="00D26D66">
          <w:rPr>
            <w:rFonts w:ascii="Times New Roman" w:hAnsi="Times New Roman"/>
            <w:color w:val="222222"/>
            <w:szCs w:val="24"/>
            <w:shd w:val="clear" w:color="auto" w:fill="FFFFFF"/>
          </w:rPr>
          <w:t>the</w:t>
        </w:r>
      </w:ins>
      <w:ins w:id="3742" w:author="Koslosky, Anne Marie.J (GSFC-5860)" w:date="2016-04-06T14:40:00Z">
        <w:r w:rsidR="00D26D66">
          <w:rPr>
            <w:rFonts w:ascii="Times New Roman" w:hAnsi="Times New Roman"/>
            <w:color w:val="222222"/>
            <w:szCs w:val="24"/>
            <w:shd w:val="clear" w:color="auto" w:fill="FFFFFF"/>
          </w:rPr>
          <w:t xml:space="preserve"> </w:t>
        </w:r>
      </w:ins>
      <w:ins w:id="3743" w:author="Koslosky, Anne Marie.J (GSFC-5860)" w:date="2016-04-06T14:43:00Z">
        <w:r w:rsidR="00D26D66">
          <w:rPr>
            <w:rFonts w:ascii="Times New Roman" w:hAnsi="Times New Roman"/>
            <w:color w:val="222222"/>
            <w:szCs w:val="24"/>
            <w:shd w:val="clear" w:color="auto" w:fill="FFFFFF"/>
          </w:rPr>
          <w:t xml:space="preserve">power, and pulling any floor cables installed for the system.  </w:t>
        </w:r>
      </w:ins>
      <w:ins w:id="3744" w:author="Perrine, Martin L. (GSFC-5670)" w:date="2016-01-19T12:26:00Z">
        <w:r w:rsidR="00600FF8">
          <w:rPr>
            <w:rFonts w:ascii="Times New Roman" w:hAnsi="Times New Roman"/>
            <w:color w:val="222222"/>
            <w:szCs w:val="24"/>
            <w:shd w:val="clear" w:color="auto" w:fill="FFFFFF"/>
          </w:rPr>
          <w:t>The NEN should</w:t>
        </w:r>
      </w:ins>
      <w:ins w:id="3745" w:author="Perrine, Martin L. (GSFC-5670)" w:date="2016-01-19T12:23:00Z">
        <w:r w:rsidR="00600FF8">
          <w:rPr>
            <w:rFonts w:ascii="Times New Roman" w:hAnsi="Times New Roman"/>
            <w:color w:val="222222"/>
            <w:szCs w:val="24"/>
            <w:shd w:val="clear" w:color="auto" w:fill="FFFFFF"/>
          </w:rPr>
          <w:t xml:space="preserve"> dispose of the </w:t>
        </w:r>
      </w:ins>
      <w:ins w:id="3746" w:author="Perrine, Martin L. (GSFC-5670)" w:date="2016-01-19T12:26:00Z">
        <w:r w:rsidR="00600FF8">
          <w:rPr>
            <w:rFonts w:ascii="Times New Roman" w:hAnsi="Times New Roman"/>
            <w:color w:val="222222"/>
            <w:szCs w:val="24"/>
            <w:shd w:val="clear" w:color="auto" w:fill="FFFFFF"/>
          </w:rPr>
          <w:t xml:space="preserve">old </w:t>
        </w:r>
      </w:ins>
      <w:ins w:id="3747" w:author="Perrine, Martin L. (GSFC-5670)" w:date="2016-01-19T12:23:00Z">
        <w:r w:rsidR="00600FF8">
          <w:rPr>
            <w:rFonts w:ascii="Times New Roman" w:hAnsi="Times New Roman"/>
            <w:color w:val="222222"/>
            <w:szCs w:val="24"/>
            <w:shd w:val="clear" w:color="auto" w:fill="FFFFFF"/>
          </w:rPr>
          <w:t xml:space="preserve">hardware using </w:t>
        </w:r>
      </w:ins>
      <w:ins w:id="3748" w:author="Perrine, Martin L. (GSFC-5670)" w:date="2016-01-19T12:27:00Z">
        <w:r w:rsidR="00600FF8">
          <w:rPr>
            <w:rFonts w:ascii="Times New Roman" w:hAnsi="Times New Roman"/>
            <w:color w:val="222222"/>
            <w:szCs w:val="24"/>
            <w:shd w:val="clear" w:color="auto" w:fill="FFFFFF"/>
          </w:rPr>
          <w:t>best NASA</w:t>
        </w:r>
      </w:ins>
      <w:ins w:id="3749" w:author="Perrine, Martin L. (GSFC-5670)" w:date="2016-01-19T12:23:00Z">
        <w:r w:rsidR="00600FF8">
          <w:rPr>
            <w:rFonts w:ascii="Times New Roman" w:hAnsi="Times New Roman"/>
            <w:color w:val="222222"/>
            <w:szCs w:val="24"/>
            <w:shd w:val="clear" w:color="auto" w:fill="FFFFFF"/>
          </w:rPr>
          <w:t xml:space="preserve"> practices</w:t>
        </w:r>
      </w:ins>
      <w:ins w:id="3750" w:author="Perrine, Martin L. (GSFC-5670)" w:date="2016-04-08T15:08:00Z">
        <w:r w:rsidR="00BC1B38">
          <w:rPr>
            <w:rFonts w:ascii="Times New Roman" w:hAnsi="Times New Roman"/>
            <w:color w:val="222222"/>
            <w:szCs w:val="24"/>
            <w:shd w:val="clear" w:color="auto" w:fill="FFFFFF"/>
          </w:rPr>
          <w:t>.</w:t>
        </w:r>
      </w:ins>
      <w:del w:id="3751" w:author="Perrine, Martin L. (GSFC-5670)" w:date="2016-03-31T15:46:00Z">
        <w:r w:rsidR="00C150BD" w:rsidRPr="00600FF8" w:rsidDel="007631D7">
          <w:rPr>
            <w:rFonts w:ascii="Times New Roman" w:hAnsi="Times New Roman"/>
            <w:strike/>
            <w:color w:val="222222"/>
            <w:szCs w:val="24"/>
            <w:shd w:val="clear" w:color="auto" w:fill="FFFFFF"/>
            <w:rPrChange w:id="3752" w:author="Perrine, Martin L. (GSFC-5670)" w:date="2016-01-19T12:25:00Z">
              <w:rPr>
                <w:rFonts w:ascii="Times New Roman" w:hAnsi="Times New Roman"/>
                <w:color w:val="222222"/>
                <w:szCs w:val="24"/>
                <w:shd w:val="clear" w:color="auto" w:fill="FFFFFF"/>
              </w:rPr>
            </w:rPrChange>
          </w:rPr>
          <w:delText xml:space="preserve">Currently there is a need within the NEN to have product without license fees, which captures and forwards telemetry to missions, therefore EOL for </w:delText>
        </w:r>
      </w:del>
      <w:del w:id="3753" w:author="Perrine, Martin L. (GSFC-5670)" w:date="2016-01-19T10:57:00Z">
        <w:r w:rsidR="00C150BD" w:rsidRPr="00600FF8" w:rsidDel="00171842">
          <w:rPr>
            <w:rFonts w:ascii="Times New Roman" w:hAnsi="Times New Roman"/>
            <w:strike/>
            <w:color w:val="222222"/>
            <w:szCs w:val="24"/>
            <w:shd w:val="clear" w:color="auto" w:fill="FFFFFF"/>
            <w:rPrChange w:id="3754" w:author="Perrine, Martin L. (GSFC-5670)" w:date="2016-01-19T12:25:00Z">
              <w:rPr>
                <w:rFonts w:ascii="Times New Roman" w:hAnsi="Times New Roman"/>
                <w:color w:val="222222"/>
                <w:szCs w:val="24"/>
                <w:shd w:val="clear" w:color="auto" w:fill="FFFFFF"/>
              </w:rPr>
            </w:rPrChange>
          </w:rPr>
          <w:delText>NENG</w:delText>
        </w:r>
      </w:del>
      <w:del w:id="3755" w:author="Perrine, Martin L. (GSFC-5670)" w:date="2016-03-31T15:46:00Z">
        <w:r w:rsidR="00C150BD" w:rsidRPr="00600FF8" w:rsidDel="007631D7">
          <w:rPr>
            <w:rFonts w:ascii="Times New Roman" w:hAnsi="Times New Roman"/>
            <w:strike/>
            <w:color w:val="222222"/>
            <w:szCs w:val="24"/>
            <w:shd w:val="clear" w:color="auto" w:fill="FFFFFF"/>
            <w:rPrChange w:id="3756" w:author="Perrine, Martin L. (GSFC-5670)" w:date="2016-01-19T12:25:00Z">
              <w:rPr>
                <w:rFonts w:ascii="Times New Roman" w:hAnsi="Times New Roman"/>
                <w:color w:val="222222"/>
                <w:szCs w:val="24"/>
                <w:shd w:val="clear" w:color="auto" w:fill="FFFFFF"/>
              </w:rPr>
            </w:rPrChange>
          </w:rPr>
          <w:delText xml:space="preserve"> is unknown.</w:delText>
        </w:r>
      </w:del>
      <w:ins w:id="3757" w:author="Perrine, Martin L. (GSFC-5670)" w:date="2016-01-14T11:56:00Z">
        <w:r w:rsidR="00CA4BB0" w:rsidRPr="00600FF8">
          <w:rPr>
            <w:rFonts w:ascii="Times New Roman" w:hAnsi="Times New Roman"/>
            <w:strike/>
            <w:color w:val="222222"/>
            <w:szCs w:val="24"/>
            <w:shd w:val="clear" w:color="auto" w:fill="FFFFFF"/>
            <w:rPrChange w:id="3758" w:author="Perrine, Martin L. (GSFC-5670)" w:date="2016-01-19T12:25:00Z">
              <w:rPr>
                <w:rFonts w:ascii="Times New Roman" w:hAnsi="Times New Roman"/>
                <w:color w:val="222222"/>
                <w:szCs w:val="24"/>
                <w:shd w:val="clear" w:color="auto" w:fill="FFFFFF"/>
              </w:rPr>
            </w:rPrChange>
          </w:rPr>
          <w:t xml:space="preserve"> </w:t>
        </w:r>
      </w:ins>
      <w:ins w:id="3759" w:author="Koslosky, Anne Marie.J (GSFC-5860)" w:date="2016-04-06T14:40:00Z">
        <w:r w:rsidR="00D26D66">
          <w:rPr>
            <w:rFonts w:ascii="Times New Roman" w:hAnsi="Times New Roman"/>
            <w:strike/>
            <w:color w:val="222222"/>
            <w:szCs w:val="24"/>
            <w:shd w:val="clear" w:color="auto" w:fill="FFFFFF"/>
          </w:rPr>
          <w:t xml:space="preserve">  </w:t>
        </w:r>
      </w:ins>
    </w:p>
    <w:p w14:paraId="23238381" w14:textId="0F2A1BB2" w:rsidR="00D26D66" w:rsidDel="0041780B" w:rsidRDefault="00D26D66" w:rsidP="00C150BD">
      <w:pPr>
        <w:spacing w:before="0" w:after="0"/>
        <w:jc w:val="left"/>
        <w:rPr>
          <w:ins w:id="3760" w:author="Koslosky, Anne Marie.J (GSFC-5860)" w:date="2016-04-06T14:40:00Z"/>
          <w:del w:id="3761" w:author="Perrine, Martin L. (GSFC-5670)" w:date="2016-05-10T10:50:00Z"/>
          <w:rFonts w:ascii="Times New Roman" w:hAnsi="Times New Roman"/>
          <w:strike/>
          <w:color w:val="222222"/>
          <w:szCs w:val="24"/>
          <w:shd w:val="clear" w:color="auto" w:fill="FFFFFF"/>
        </w:rPr>
      </w:pPr>
    </w:p>
    <w:p w14:paraId="79AAA908" w14:textId="5D753CDA" w:rsidR="00D26D66" w:rsidDel="0041780B" w:rsidRDefault="00D26D66" w:rsidP="00C150BD">
      <w:pPr>
        <w:spacing w:before="0" w:after="0"/>
        <w:jc w:val="left"/>
        <w:rPr>
          <w:del w:id="3762" w:author="Perrine, Martin L. (GSFC-5670)" w:date="2016-05-10T10:50:00Z"/>
          <w:rFonts w:ascii="Times New Roman" w:hAnsi="Times New Roman"/>
          <w:strike/>
          <w:color w:val="222222"/>
          <w:szCs w:val="24"/>
          <w:shd w:val="clear" w:color="auto" w:fill="FFFFFF"/>
        </w:rPr>
      </w:pPr>
    </w:p>
    <w:p w14:paraId="1B14D13B" w14:textId="77777777" w:rsidR="00C13F4B" w:rsidRDefault="00C13F4B" w:rsidP="00C150BD">
      <w:pPr>
        <w:spacing w:before="0" w:after="0"/>
        <w:jc w:val="left"/>
        <w:rPr>
          <w:rFonts w:ascii="Times New Roman" w:hAnsi="Times New Roman"/>
          <w:strike/>
          <w:color w:val="222222"/>
          <w:szCs w:val="24"/>
          <w:shd w:val="clear" w:color="auto" w:fill="FFFFFF"/>
        </w:rPr>
      </w:pPr>
    </w:p>
    <w:p w14:paraId="08AB8FD1" w14:textId="0F76EAED" w:rsidR="00C13F4B" w:rsidDel="00315C59" w:rsidRDefault="00C13F4B">
      <w:pPr>
        <w:spacing w:before="0" w:after="0"/>
        <w:jc w:val="left"/>
        <w:rPr>
          <w:del w:id="3763" w:author="Perrine, Martin L. (GSFC-5670)" w:date="2016-04-08T15:18:00Z"/>
          <w:rFonts w:ascii="Times New Roman" w:hAnsi="Times New Roman"/>
          <w:strike/>
          <w:color w:val="222222"/>
          <w:szCs w:val="24"/>
          <w:shd w:val="clear" w:color="auto" w:fill="FFFFFF"/>
        </w:rPr>
      </w:pPr>
      <w:bookmarkStart w:id="3764" w:name="_Toc447893889"/>
      <w:bookmarkStart w:id="3765" w:name="_Toc447894074"/>
      <w:bookmarkStart w:id="3766" w:name="_Toc447894286"/>
      <w:bookmarkStart w:id="3767" w:name="_Toc447894400"/>
      <w:bookmarkStart w:id="3768" w:name="_Toc447894509"/>
      <w:bookmarkStart w:id="3769" w:name="_Toc449948520"/>
      <w:bookmarkStart w:id="3770" w:name="_Toc449948651"/>
      <w:bookmarkStart w:id="3771" w:name="_Toc449948776"/>
      <w:bookmarkStart w:id="3772" w:name="_Toc449948902"/>
      <w:bookmarkStart w:id="3773" w:name="_Toc449948987"/>
      <w:bookmarkStart w:id="3774" w:name="_Toc449949062"/>
      <w:bookmarkStart w:id="3775" w:name="_Toc449949168"/>
      <w:bookmarkStart w:id="3776" w:name="_Toc449949232"/>
      <w:bookmarkStart w:id="3777" w:name="_Toc450640972"/>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p>
    <w:p w14:paraId="4C12F76D" w14:textId="77777777" w:rsidR="00C13F4B" w:rsidRPr="007A568D" w:rsidRDefault="00C13F4B">
      <w:pPr>
        <w:pStyle w:val="Heading1"/>
        <w:jc w:val="left"/>
        <w:rPr>
          <w:rFonts w:eastAsia="ヒラギノ角ゴ Pro W3"/>
        </w:rPr>
        <w:pPrChange w:id="3778" w:author="Perrine, Martin L. (GSFC-5670)" w:date="2016-04-08T15:55:00Z">
          <w:pPr>
            <w:pStyle w:val="Heading3"/>
            <w:numPr>
              <w:ilvl w:val="1"/>
              <w:numId w:val="2"/>
            </w:numPr>
            <w:tabs>
              <w:tab w:val="clear" w:pos="1152"/>
              <w:tab w:val="num" w:pos="936"/>
            </w:tabs>
            <w:ind w:left="936" w:hanging="936"/>
          </w:pPr>
        </w:pPrChange>
      </w:pPr>
      <w:bookmarkStart w:id="3779" w:name="_Toc450640973"/>
      <w:r>
        <w:rPr>
          <w:rFonts w:eastAsia="ヒラギノ角ゴ Pro W3"/>
        </w:rPr>
        <w:t xml:space="preserve">Development </w:t>
      </w:r>
      <w:r w:rsidRPr="007A568D">
        <w:rPr>
          <w:rFonts w:eastAsia="ヒラギノ角ゴ Pro W3"/>
        </w:rPr>
        <w:t>Phases</w:t>
      </w:r>
      <w:bookmarkEnd w:id="3779"/>
      <w:r>
        <w:rPr>
          <w:rFonts w:eastAsia="ヒラギノ角ゴ Pro W3"/>
        </w:rPr>
        <w:t xml:space="preserve"> </w:t>
      </w:r>
    </w:p>
    <w:p w14:paraId="0EAAEDA9" w14:textId="5EC2835B" w:rsidR="00C13F4B" w:rsidRDefault="00C13F4B" w:rsidP="00C13F4B">
      <w:pPr>
        <w:pStyle w:val="Paragraph"/>
      </w:pPr>
      <w:r>
        <w:t>As mentioned</w:t>
      </w:r>
      <w:ins w:id="3780" w:author="Perrine, Martin L. (GSFC-5670)" w:date="2016-04-13T10:40:00Z">
        <w:r w:rsidR="000260FD">
          <w:t>,</w:t>
        </w:r>
      </w:ins>
      <w:r>
        <w:t xml:space="preserve"> the DAPHNE system is continually evolving</w:t>
      </w:r>
      <w:ins w:id="3781" w:author="Perrine, Martin L. (GSFC-5670)" w:date="2016-04-13T10:40:00Z">
        <w:r w:rsidR="000260FD">
          <w:t xml:space="preserve"> to improve capability and support new missions</w:t>
        </w:r>
      </w:ins>
      <w:r>
        <w:t xml:space="preserve">. Development of the system </w:t>
      </w:r>
      <w:r w:rsidR="007025A3">
        <w:t>is summarized</w:t>
      </w:r>
      <w:r>
        <w:t xml:space="preserve"> in Table 3-1</w:t>
      </w:r>
      <w:del w:id="3782" w:author="Perrine, Martin L. (GSFC-5670)" w:date="2016-04-13T10:39:00Z">
        <w:r w:rsidR="001E26B5" w:rsidDel="000260FD">
          <w:delText xml:space="preserve"> and Figure 2-2</w:delText>
        </w:r>
      </w:del>
      <w:r>
        <w:t>.  The systems basically operate the same under nominal operations</w:t>
      </w:r>
      <w:del w:id="3783" w:author="Perrine, Martin L. (GSFC-5670)" w:date="2016-05-10T10:48:00Z">
        <w:r w:rsidDel="001C483C">
          <w:delText xml:space="preserve"> though maximum data rates and memory sizes have been increased with time</w:delText>
        </w:r>
      </w:del>
      <w:r>
        <w:t>.  The data format</w:t>
      </w:r>
      <w:r w:rsidR="007025A3">
        <w:t>,</w:t>
      </w:r>
      <w:r>
        <w:t xml:space="preserve"> though standard (CCSDS)</w:t>
      </w:r>
      <w:r w:rsidR="007025A3">
        <w:t>,</w:t>
      </w:r>
      <w:r>
        <w:t xml:space="preserve"> do vary by mission and the software is modified accordingly. The main difference between phase 1 and DAPHNE</w:t>
      </w:r>
      <w:ins w:id="3784" w:author="Perrine, Martin L. (GSFC-5670)" w:date="2016-04-13T10:36:00Z">
        <w:r w:rsidR="000260FD">
          <w:t xml:space="preserve"> (</w:t>
        </w:r>
      </w:ins>
      <w:del w:id="3785" w:author="Perrine, Martin L. (GSFC-5670)" w:date="2016-04-13T10:36:00Z">
        <w:r w:rsidDel="000260FD">
          <w:delText>/</w:delText>
        </w:r>
      </w:del>
      <w:r>
        <w:t>phase 2</w:t>
      </w:r>
      <w:ins w:id="3786" w:author="Perrine, Martin L. (GSFC-5670)" w:date="2016-04-13T10:36:00Z">
        <w:r w:rsidR="000260FD">
          <w:t>)</w:t>
        </w:r>
      </w:ins>
      <w:r>
        <w:t xml:space="preserve"> are: higher data rates, increased storage, two input streams, increased availability through automatic failover, and more</w:t>
      </w:r>
      <w:r w:rsidR="007025A3">
        <w:t xml:space="preserve"> data</w:t>
      </w:r>
      <w:r>
        <w:t xml:space="preserve"> format options.   Future phases may add additional advanced features and support higher data rates.</w:t>
      </w:r>
    </w:p>
    <w:p w14:paraId="4E6C36CC" w14:textId="2AC552E4" w:rsidR="00C13F4B" w:rsidRDefault="00C13F4B" w:rsidP="00C13F4B">
      <w:pPr>
        <w:pStyle w:val="Paragraph"/>
      </w:pPr>
      <w:del w:id="3787" w:author="Perrine, Martin L. (GSFC-5670)" w:date="2016-04-13T10:39:00Z">
        <w:r w:rsidDel="000260FD">
          <w:rPr>
            <w:noProof/>
            <w:color w:val="222222"/>
            <w:szCs w:val="24"/>
            <w:rPrChange w:id="3788" w:author="Unknown">
              <w:rPr>
                <w:noProof/>
              </w:rPr>
            </w:rPrChange>
          </w:rPr>
          <w:drawing>
            <wp:inline distT="0" distB="0" distL="0" distR="0" wp14:anchorId="4201522A" wp14:editId="6F09CFA3">
              <wp:extent cx="5935345" cy="810260"/>
              <wp:effectExtent l="0" t="0" r="0" b="0"/>
              <wp:docPr id="4" name="Picture 4" descr="neng_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g_evol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810260"/>
                      </a:xfrm>
                      <a:prstGeom prst="rect">
                        <a:avLst/>
                      </a:prstGeom>
                      <a:noFill/>
                      <a:ln>
                        <a:noFill/>
                      </a:ln>
                    </pic:spPr>
                  </pic:pic>
                </a:graphicData>
              </a:graphic>
            </wp:inline>
          </w:drawing>
        </w:r>
      </w:del>
    </w:p>
    <w:p w14:paraId="287F181D" w14:textId="2C73D277" w:rsidR="00C13F4B" w:rsidRPr="003D7411" w:rsidDel="000260FD" w:rsidRDefault="00C13F4B" w:rsidP="00C13F4B">
      <w:pPr>
        <w:pStyle w:val="NormalWeb"/>
        <w:keepNext/>
        <w:shd w:val="clear" w:color="auto" w:fill="FFFFFF"/>
        <w:spacing w:before="0" w:beforeAutospacing="0" w:after="150" w:afterAutospacing="0" w:line="338" w:lineRule="atLeast"/>
        <w:rPr>
          <w:del w:id="3789" w:author="Perrine, Martin L. (GSFC-5670)" w:date="2016-04-13T10:39:00Z"/>
          <w:rFonts w:ascii="Times New Roman" w:hAnsi="Times New Roman"/>
          <w:color w:val="222222"/>
          <w:szCs w:val="24"/>
        </w:rPr>
      </w:pPr>
      <w:del w:id="3790" w:author="Perrine, Martin L. (GSFC-5670)" w:date="2016-04-13T10:39:00Z">
        <w:r w:rsidDel="000260FD">
          <w:delText xml:space="preserve">Figure </w:delText>
        </w:r>
        <w:r w:rsidR="00737843" w:rsidDel="000260FD">
          <w:fldChar w:fldCharType="begin"/>
        </w:r>
        <w:r w:rsidR="00737843" w:rsidDel="000260FD">
          <w:delInstrText xml:space="preserve"> STYLEREF 1 \s </w:delInstrText>
        </w:r>
        <w:r w:rsidR="00737843" w:rsidDel="000260FD">
          <w:fldChar w:fldCharType="separate"/>
        </w:r>
        <w:r w:rsidDel="000260FD">
          <w:rPr>
            <w:noProof/>
          </w:rPr>
          <w:delText>2</w:delText>
        </w:r>
        <w:r w:rsidR="00737843" w:rsidDel="000260FD">
          <w:rPr>
            <w:noProof/>
          </w:rPr>
          <w:fldChar w:fldCharType="end"/>
        </w:r>
        <w:r w:rsidDel="000260FD">
          <w:noBreakHyphen/>
        </w:r>
        <w:r w:rsidR="00737843" w:rsidDel="000260FD">
          <w:fldChar w:fldCharType="begin"/>
        </w:r>
        <w:r w:rsidR="00737843" w:rsidDel="000260FD">
          <w:delInstrText xml:space="preserve"> SEQ Figure \* ARABIC \s 1 </w:delInstrText>
        </w:r>
        <w:r w:rsidR="00737843" w:rsidDel="000260FD">
          <w:fldChar w:fldCharType="separate"/>
        </w:r>
        <w:r w:rsidDel="000260FD">
          <w:rPr>
            <w:noProof/>
          </w:rPr>
          <w:delText>2</w:delText>
        </w:r>
        <w:r w:rsidR="00737843" w:rsidDel="000260FD">
          <w:rPr>
            <w:noProof/>
          </w:rPr>
          <w:fldChar w:fldCharType="end"/>
        </w:r>
        <w:r w:rsidDel="000260FD">
          <w:delText xml:space="preserve"> DAPHNE Evolution</w:delText>
        </w:r>
      </w:del>
    </w:p>
    <w:p w14:paraId="2ECCC882" w14:textId="6BB20DD4" w:rsidR="00C13F4B" w:rsidRPr="00315C59" w:rsidRDefault="00C13F4B">
      <w:pPr>
        <w:pStyle w:val="Caption"/>
        <w:keepNext/>
        <w:rPr>
          <w:rFonts w:ascii="Times New Roman" w:hAnsi="Times New Roman"/>
          <w:b w:val="0"/>
          <w:i w:val="0"/>
          <w:color w:val="FF0000"/>
          <w:sz w:val="20"/>
          <w:rPrChange w:id="3791" w:author="Perrine, Martin L. (GSFC-5670)" w:date="2016-04-08T15:19:00Z">
            <w:rPr>
              <w:color w:val="FF0000"/>
            </w:rPr>
          </w:rPrChange>
        </w:rPr>
        <w:pPrChange w:id="3792" w:author="Perrine, Martin L. (GSFC-5670)" w:date="2016-04-08T14:40:00Z">
          <w:pPr>
            <w:pStyle w:val="Caption"/>
            <w:keepNext/>
            <w:jc w:val="center"/>
          </w:pPr>
        </w:pPrChange>
      </w:pPr>
      <w:bookmarkStart w:id="3793" w:name="_Toc450640822"/>
      <w:r w:rsidRPr="00315C59">
        <w:rPr>
          <w:rFonts w:ascii="Times New Roman" w:hAnsi="Times New Roman"/>
          <w:b w:val="0"/>
          <w:i w:val="0"/>
          <w:sz w:val="20"/>
          <w:rPrChange w:id="3794" w:author="Perrine, Martin L. (GSFC-5670)" w:date="2016-04-08T15:19:00Z">
            <w:rPr/>
          </w:rPrChange>
        </w:rPr>
        <w:t xml:space="preserve">Table </w:t>
      </w:r>
      <w:r w:rsidRPr="00315C59">
        <w:rPr>
          <w:rFonts w:ascii="Times New Roman" w:hAnsi="Times New Roman"/>
          <w:b w:val="0"/>
          <w:i w:val="0"/>
          <w:sz w:val="20"/>
          <w:rPrChange w:id="3795" w:author="Perrine, Martin L. (GSFC-5670)" w:date="2016-04-08T15:19:00Z">
            <w:rPr/>
          </w:rPrChange>
        </w:rPr>
        <w:fldChar w:fldCharType="begin"/>
      </w:r>
      <w:r w:rsidRPr="00315C59">
        <w:rPr>
          <w:rFonts w:ascii="Times New Roman" w:hAnsi="Times New Roman"/>
          <w:b w:val="0"/>
          <w:i w:val="0"/>
          <w:sz w:val="20"/>
          <w:rPrChange w:id="3796" w:author="Perrine, Martin L. (GSFC-5670)" w:date="2016-04-08T15:19:00Z">
            <w:rPr/>
          </w:rPrChange>
        </w:rPr>
        <w:instrText xml:space="preserve"> STYLEREF 1 \s </w:instrText>
      </w:r>
      <w:r w:rsidRPr="00315C59">
        <w:rPr>
          <w:rFonts w:ascii="Times New Roman" w:hAnsi="Times New Roman"/>
          <w:b w:val="0"/>
          <w:i w:val="0"/>
          <w:sz w:val="20"/>
          <w:rPrChange w:id="3797" w:author="Perrine, Martin L. (GSFC-5670)" w:date="2016-04-08T15:19:00Z">
            <w:rPr>
              <w:noProof/>
            </w:rPr>
          </w:rPrChange>
        </w:rPr>
        <w:fldChar w:fldCharType="separate"/>
      </w:r>
      <w:r w:rsidRPr="00315C59">
        <w:rPr>
          <w:rFonts w:ascii="Times New Roman" w:hAnsi="Times New Roman"/>
          <w:b w:val="0"/>
          <w:i w:val="0"/>
          <w:noProof/>
          <w:sz w:val="20"/>
          <w:rPrChange w:id="3798" w:author="Perrine, Martin L. (GSFC-5670)" w:date="2016-04-08T15:19:00Z">
            <w:rPr>
              <w:noProof/>
            </w:rPr>
          </w:rPrChange>
        </w:rPr>
        <w:t>3</w:t>
      </w:r>
      <w:r w:rsidRPr="00315C59">
        <w:rPr>
          <w:rFonts w:ascii="Times New Roman" w:hAnsi="Times New Roman"/>
          <w:b w:val="0"/>
          <w:i w:val="0"/>
          <w:noProof/>
          <w:sz w:val="20"/>
          <w:rPrChange w:id="3799" w:author="Perrine, Martin L. (GSFC-5670)" w:date="2016-04-08T15:19:00Z">
            <w:rPr>
              <w:noProof/>
            </w:rPr>
          </w:rPrChange>
        </w:rPr>
        <w:fldChar w:fldCharType="end"/>
      </w:r>
      <w:r w:rsidRPr="00315C59">
        <w:rPr>
          <w:rFonts w:ascii="Times New Roman" w:hAnsi="Times New Roman"/>
          <w:b w:val="0"/>
          <w:i w:val="0"/>
          <w:sz w:val="20"/>
          <w:rPrChange w:id="3800" w:author="Perrine, Martin L. (GSFC-5670)" w:date="2016-04-08T15:19:00Z">
            <w:rPr/>
          </w:rPrChange>
        </w:rPr>
        <w:noBreakHyphen/>
      </w:r>
      <w:r w:rsidRPr="00315C59">
        <w:rPr>
          <w:rFonts w:ascii="Times New Roman" w:hAnsi="Times New Roman"/>
          <w:b w:val="0"/>
          <w:i w:val="0"/>
          <w:sz w:val="20"/>
          <w:rPrChange w:id="3801" w:author="Perrine, Martin L. (GSFC-5670)" w:date="2016-04-08T15:19:00Z">
            <w:rPr/>
          </w:rPrChange>
        </w:rPr>
        <w:fldChar w:fldCharType="begin"/>
      </w:r>
      <w:r w:rsidRPr="00315C59">
        <w:rPr>
          <w:rFonts w:ascii="Times New Roman" w:hAnsi="Times New Roman"/>
          <w:b w:val="0"/>
          <w:i w:val="0"/>
          <w:sz w:val="20"/>
          <w:rPrChange w:id="3802" w:author="Perrine, Martin L. (GSFC-5670)" w:date="2016-04-08T15:19:00Z">
            <w:rPr/>
          </w:rPrChange>
        </w:rPr>
        <w:instrText xml:space="preserve"> SEQ Table \* ARABIC \s 1 </w:instrText>
      </w:r>
      <w:r w:rsidRPr="00315C59">
        <w:rPr>
          <w:rFonts w:ascii="Times New Roman" w:hAnsi="Times New Roman"/>
          <w:b w:val="0"/>
          <w:i w:val="0"/>
          <w:sz w:val="20"/>
          <w:rPrChange w:id="3803" w:author="Perrine, Martin L. (GSFC-5670)" w:date="2016-04-08T15:19:00Z">
            <w:rPr>
              <w:noProof/>
            </w:rPr>
          </w:rPrChange>
        </w:rPr>
        <w:fldChar w:fldCharType="separate"/>
      </w:r>
      <w:r w:rsidRPr="00315C59">
        <w:rPr>
          <w:rFonts w:ascii="Times New Roman" w:hAnsi="Times New Roman"/>
          <w:b w:val="0"/>
          <w:i w:val="0"/>
          <w:noProof/>
          <w:sz w:val="20"/>
          <w:rPrChange w:id="3804" w:author="Perrine, Martin L. (GSFC-5670)" w:date="2016-04-08T15:19:00Z">
            <w:rPr>
              <w:noProof/>
            </w:rPr>
          </w:rPrChange>
        </w:rPr>
        <w:t>1</w:t>
      </w:r>
      <w:r w:rsidRPr="00315C59">
        <w:rPr>
          <w:rFonts w:ascii="Times New Roman" w:hAnsi="Times New Roman"/>
          <w:b w:val="0"/>
          <w:i w:val="0"/>
          <w:noProof/>
          <w:sz w:val="20"/>
          <w:rPrChange w:id="3805" w:author="Perrine, Martin L. (GSFC-5670)" w:date="2016-04-08T15:19:00Z">
            <w:rPr>
              <w:noProof/>
            </w:rPr>
          </w:rPrChange>
        </w:rPr>
        <w:fldChar w:fldCharType="end"/>
      </w:r>
      <w:r w:rsidRPr="00315C59">
        <w:rPr>
          <w:rFonts w:ascii="Times New Roman" w:hAnsi="Times New Roman"/>
          <w:b w:val="0"/>
          <w:i w:val="0"/>
          <w:sz w:val="20"/>
          <w:rPrChange w:id="3806" w:author="Perrine, Martin L. (GSFC-5670)" w:date="2016-04-08T15:19:00Z">
            <w:rPr/>
          </w:rPrChange>
        </w:rPr>
        <w:t xml:space="preserve"> </w:t>
      </w:r>
      <w:ins w:id="3807" w:author="Perrine, Martin L. (GSFC-5670)" w:date="2016-04-13T10:39:00Z">
        <w:r w:rsidR="000260FD">
          <w:rPr>
            <w:rFonts w:ascii="Times New Roman" w:hAnsi="Times New Roman"/>
            <w:b w:val="0"/>
            <w:i w:val="0"/>
            <w:sz w:val="20"/>
          </w:rPr>
          <w:t xml:space="preserve">Development </w:t>
        </w:r>
      </w:ins>
      <w:del w:id="3808" w:author="Perrine, Martin L. (GSFC-5670)" w:date="2016-04-13T10:39:00Z">
        <w:r w:rsidRPr="00315C59" w:rsidDel="000260FD">
          <w:rPr>
            <w:rFonts w:ascii="Times New Roman" w:hAnsi="Times New Roman"/>
            <w:b w:val="0"/>
            <w:i w:val="0"/>
            <w:sz w:val="20"/>
            <w:rPrChange w:id="3809" w:author="Perrine, Martin L. (GSFC-5670)" w:date="2016-04-08T15:19:00Z">
              <w:rPr/>
            </w:rPrChange>
          </w:rPr>
          <w:delText xml:space="preserve">Phases  </w:delText>
        </w:r>
      </w:del>
      <w:ins w:id="3810" w:author="Perrine, Martin L. (GSFC-5670)" w:date="2016-04-13T10:39:00Z">
        <w:r w:rsidR="000260FD">
          <w:rPr>
            <w:rFonts w:ascii="Times New Roman" w:hAnsi="Times New Roman"/>
            <w:b w:val="0"/>
            <w:i w:val="0"/>
            <w:sz w:val="20"/>
          </w:rPr>
          <w:t>phases.</w:t>
        </w:r>
        <w:bookmarkEnd w:id="3793"/>
        <w:r w:rsidR="000260FD" w:rsidRPr="00315C59">
          <w:rPr>
            <w:rFonts w:ascii="Times New Roman" w:hAnsi="Times New Roman"/>
            <w:b w:val="0"/>
            <w:i w:val="0"/>
            <w:sz w:val="20"/>
            <w:rPrChange w:id="3811" w:author="Perrine, Martin L. (GSFC-5670)" w:date="2016-04-08T15:19:00Z">
              <w:rPr/>
            </w:rPrChange>
          </w:rP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12" w:author="Perrine, Martin L. (GSFC-5670)" w:date="2016-04-08T15:18: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345"/>
        <w:gridCol w:w="3870"/>
        <w:gridCol w:w="2160"/>
        <w:gridCol w:w="1890"/>
        <w:tblGridChange w:id="3813">
          <w:tblGrid>
            <w:gridCol w:w="1255"/>
            <w:gridCol w:w="3551"/>
            <w:gridCol w:w="1276"/>
            <w:gridCol w:w="33"/>
            <w:gridCol w:w="1260"/>
            <w:gridCol w:w="699"/>
            <w:gridCol w:w="1191"/>
          </w:tblGrid>
        </w:tblGridChange>
      </w:tblGrid>
      <w:tr w:rsidR="007025A3" w:rsidRPr="00CA5281" w14:paraId="1795EF15" w14:textId="77777777" w:rsidTr="00315C59">
        <w:trPr>
          <w:trPrChange w:id="3814" w:author="Perrine, Martin L. (GSFC-5670)" w:date="2016-04-08T15:18:00Z">
            <w:trPr>
              <w:gridAfter w:val="0"/>
            </w:trPr>
          </w:trPrChange>
        </w:trPr>
        <w:tc>
          <w:tcPr>
            <w:tcW w:w="1345" w:type="dxa"/>
            <w:shd w:val="clear" w:color="auto" w:fill="B3B3B3"/>
            <w:tcPrChange w:id="3815" w:author="Perrine, Martin L. (GSFC-5670)" w:date="2016-04-08T15:18:00Z">
              <w:tcPr>
                <w:tcW w:w="1255" w:type="dxa"/>
                <w:shd w:val="clear" w:color="auto" w:fill="B3B3B3"/>
              </w:tcPr>
            </w:tcPrChange>
          </w:tcPr>
          <w:p w14:paraId="0134F102" w14:textId="77777777" w:rsidR="007025A3" w:rsidRPr="00CA5281" w:rsidRDefault="007025A3" w:rsidP="004F41D9">
            <w:pPr>
              <w:pStyle w:val="Paragraph"/>
            </w:pPr>
            <w:r w:rsidRPr="00CA5281">
              <w:t>Phase</w:t>
            </w:r>
          </w:p>
        </w:tc>
        <w:tc>
          <w:tcPr>
            <w:tcW w:w="3870" w:type="dxa"/>
            <w:shd w:val="clear" w:color="auto" w:fill="B3B3B3"/>
            <w:tcPrChange w:id="3816" w:author="Perrine, Martin L. (GSFC-5670)" w:date="2016-04-08T15:18:00Z">
              <w:tcPr>
                <w:tcW w:w="3551" w:type="dxa"/>
                <w:shd w:val="clear" w:color="auto" w:fill="B3B3B3"/>
              </w:tcPr>
            </w:tcPrChange>
          </w:tcPr>
          <w:p w14:paraId="670E7BAB" w14:textId="77777777" w:rsidR="007025A3" w:rsidRPr="00CA5281" w:rsidRDefault="007025A3" w:rsidP="004F41D9">
            <w:pPr>
              <w:pStyle w:val="Paragraph"/>
            </w:pPr>
            <w:r w:rsidRPr="00CA5281">
              <w:t>Description</w:t>
            </w:r>
          </w:p>
        </w:tc>
        <w:tc>
          <w:tcPr>
            <w:tcW w:w="2160" w:type="dxa"/>
            <w:shd w:val="clear" w:color="auto" w:fill="B3B3B3"/>
            <w:tcPrChange w:id="3817" w:author="Perrine, Martin L. (GSFC-5670)" w:date="2016-04-08T15:18:00Z">
              <w:tcPr>
                <w:tcW w:w="1276" w:type="dxa"/>
                <w:shd w:val="clear" w:color="auto" w:fill="B3B3B3"/>
              </w:tcPr>
            </w:tcPrChange>
          </w:tcPr>
          <w:p w14:paraId="31AB33D4" w14:textId="072EEB0E" w:rsidR="007025A3" w:rsidRPr="00CA5281" w:rsidRDefault="00FE5A50" w:rsidP="00315C59">
            <w:pPr>
              <w:pStyle w:val="Paragraph"/>
            </w:pPr>
            <w:r>
              <w:t xml:space="preserve">Mission </w:t>
            </w:r>
            <w:r w:rsidR="007025A3">
              <w:t xml:space="preserve">Data Rate </w:t>
            </w:r>
            <w:del w:id="3818" w:author="Perrine, Martin L. (GSFC-5670)" w:date="2016-04-08T15:17:00Z">
              <w:r w:rsidR="007025A3" w:rsidDel="00315C59">
                <w:delText>Mbps</w:delText>
              </w:r>
            </w:del>
          </w:p>
        </w:tc>
        <w:tc>
          <w:tcPr>
            <w:tcW w:w="1890" w:type="dxa"/>
            <w:shd w:val="clear" w:color="auto" w:fill="B3B3B3"/>
            <w:tcPrChange w:id="3819" w:author="Perrine, Martin L. (GSFC-5670)" w:date="2016-04-08T15:18:00Z">
              <w:tcPr>
                <w:tcW w:w="1992" w:type="dxa"/>
                <w:gridSpan w:val="3"/>
                <w:shd w:val="clear" w:color="auto" w:fill="B3B3B3"/>
              </w:tcPr>
            </w:tcPrChange>
          </w:tcPr>
          <w:p w14:paraId="07991A63" w14:textId="0BF0980F" w:rsidR="007025A3" w:rsidRPr="00CA5281" w:rsidRDefault="007025A3" w:rsidP="00315C59">
            <w:pPr>
              <w:pStyle w:val="Paragraph"/>
            </w:pPr>
            <w:r w:rsidRPr="00CA5281">
              <w:t xml:space="preserve">Completion Date </w:t>
            </w:r>
            <w:del w:id="3820" w:author="Perrine, Martin L. (GSFC-5670)" w:date="2016-04-08T15:17:00Z">
              <w:r w:rsidRPr="00CA5281" w:rsidDel="00315C59">
                <w:delText>(Estimated)</w:delText>
              </w:r>
            </w:del>
          </w:p>
        </w:tc>
      </w:tr>
      <w:tr w:rsidR="007025A3" w14:paraId="2F198CCC" w14:textId="77777777" w:rsidTr="00315C59">
        <w:trPr>
          <w:trPrChange w:id="3821" w:author="Perrine, Martin L. (GSFC-5670)" w:date="2016-04-08T15:18:00Z">
            <w:trPr>
              <w:gridAfter w:val="0"/>
            </w:trPr>
          </w:trPrChange>
        </w:trPr>
        <w:tc>
          <w:tcPr>
            <w:tcW w:w="1345" w:type="dxa"/>
            <w:shd w:val="clear" w:color="auto" w:fill="auto"/>
            <w:tcPrChange w:id="3822" w:author="Perrine, Martin L. (GSFC-5670)" w:date="2016-04-08T15:18:00Z">
              <w:tcPr>
                <w:tcW w:w="1255" w:type="dxa"/>
                <w:shd w:val="clear" w:color="auto" w:fill="auto"/>
              </w:tcPr>
            </w:tcPrChange>
          </w:tcPr>
          <w:p w14:paraId="6E01A50F" w14:textId="77777777" w:rsidR="007025A3" w:rsidRDefault="007025A3" w:rsidP="004F41D9">
            <w:pPr>
              <w:pStyle w:val="Paragraph"/>
            </w:pPr>
            <w:r>
              <w:t>DDS</w:t>
            </w:r>
          </w:p>
        </w:tc>
        <w:tc>
          <w:tcPr>
            <w:tcW w:w="3870" w:type="dxa"/>
            <w:shd w:val="clear" w:color="auto" w:fill="auto"/>
            <w:tcPrChange w:id="3823" w:author="Perrine, Martin L. (GSFC-5670)" w:date="2016-04-08T15:18:00Z">
              <w:tcPr>
                <w:tcW w:w="3551" w:type="dxa"/>
                <w:shd w:val="clear" w:color="auto" w:fill="auto"/>
              </w:tcPr>
            </w:tcPrChange>
          </w:tcPr>
          <w:p w14:paraId="502625A3" w14:textId="77777777" w:rsidR="007025A3" w:rsidRDefault="007025A3" w:rsidP="004F41D9">
            <w:pPr>
              <w:pStyle w:val="Paragraph"/>
            </w:pPr>
            <w:r>
              <w:t>Initial development for SDO Mission</w:t>
            </w:r>
          </w:p>
        </w:tc>
        <w:tc>
          <w:tcPr>
            <w:tcW w:w="2160" w:type="dxa"/>
            <w:tcPrChange w:id="3824" w:author="Perrine, Martin L. (GSFC-5670)" w:date="2016-04-08T15:18:00Z">
              <w:tcPr>
                <w:tcW w:w="1276" w:type="dxa"/>
              </w:tcPr>
            </w:tcPrChange>
          </w:tcPr>
          <w:p w14:paraId="627EBB59" w14:textId="0840F774" w:rsidR="007025A3" w:rsidRDefault="00FE5A50" w:rsidP="004F41D9">
            <w:pPr>
              <w:pStyle w:val="Paragraph"/>
            </w:pPr>
            <w:r>
              <w:t>150</w:t>
            </w:r>
            <w:ins w:id="3825" w:author="Perrine, Martin L. (GSFC-5670)" w:date="2016-04-08T15:17:00Z">
              <w:r w:rsidR="00315C59">
                <w:t xml:space="preserve"> Mbps</w:t>
              </w:r>
            </w:ins>
          </w:p>
        </w:tc>
        <w:tc>
          <w:tcPr>
            <w:tcW w:w="1890" w:type="dxa"/>
            <w:shd w:val="clear" w:color="auto" w:fill="auto"/>
            <w:tcPrChange w:id="3826" w:author="Perrine, Martin L. (GSFC-5670)" w:date="2016-04-08T15:18:00Z">
              <w:tcPr>
                <w:tcW w:w="1992" w:type="dxa"/>
                <w:gridSpan w:val="3"/>
                <w:shd w:val="clear" w:color="auto" w:fill="auto"/>
              </w:tcPr>
            </w:tcPrChange>
          </w:tcPr>
          <w:p w14:paraId="45C1990E" w14:textId="77777777" w:rsidR="007025A3" w:rsidRDefault="007025A3" w:rsidP="004F41D9">
            <w:pPr>
              <w:pStyle w:val="Paragraph"/>
            </w:pPr>
            <w:r>
              <w:t>February 2010</w:t>
            </w:r>
          </w:p>
        </w:tc>
      </w:tr>
      <w:tr w:rsidR="007025A3" w14:paraId="2EA6D79E" w14:textId="77777777" w:rsidTr="00315C59">
        <w:trPr>
          <w:trPrChange w:id="3827" w:author="Perrine, Martin L. (GSFC-5670)" w:date="2016-04-08T15:18:00Z">
            <w:trPr>
              <w:gridAfter w:val="0"/>
            </w:trPr>
          </w:trPrChange>
        </w:trPr>
        <w:tc>
          <w:tcPr>
            <w:tcW w:w="1345" w:type="dxa"/>
            <w:shd w:val="clear" w:color="auto" w:fill="auto"/>
            <w:tcPrChange w:id="3828" w:author="Perrine, Martin L. (GSFC-5670)" w:date="2016-04-08T15:18:00Z">
              <w:tcPr>
                <w:tcW w:w="1255" w:type="dxa"/>
                <w:shd w:val="clear" w:color="auto" w:fill="auto"/>
              </w:tcPr>
            </w:tcPrChange>
          </w:tcPr>
          <w:p w14:paraId="023B385E" w14:textId="77777777" w:rsidR="007025A3" w:rsidRDefault="007025A3" w:rsidP="004F41D9">
            <w:pPr>
              <w:pStyle w:val="Paragraph"/>
            </w:pPr>
            <w:r>
              <w:t>WS1</w:t>
            </w:r>
          </w:p>
        </w:tc>
        <w:tc>
          <w:tcPr>
            <w:tcW w:w="3870" w:type="dxa"/>
            <w:shd w:val="clear" w:color="auto" w:fill="auto"/>
            <w:tcPrChange w:id="3829" w:author="Perrine, Martin L. (GSFC-5670)" w:date="2016-04-08T15:18:00Z">
              <w:tcPr>
                <w:tcW w:w="3551" w:type="dxa"/>
                <w:shd w:val="clear" w:color="auto" w:fill="auto"/>
              </w:tcPr>
            </w:tcPrChange>
          </w:tcPr>
          <w:p w14:paraId="34EE21DA" w14:textId="77777777" w:rsidR="007025A3" w:rsidRDefault="007025A3" w:rsidP="004F41D9">
            <w:pPr>
              <w:pStyle w:val="Paragraph"/>
            </w:pPr>
            <w:r>
              <w:t>Update M&amp;C Interface</w:t>
            </w:r>
          </w:p>
          <w:p w14:paraId="2E95686A" w14:textId="77777777" w:rsidR="007025A3" w:rsidRDefault="007025A3" w:rsidP="004F41D9">
            <w:pPr>
              <w:pStyle w:val="Paragraph"/>
            </w:pPr>
            <w:r>
              <w:t>Added multi-mission support</w:t>
            </w:r>
          </w:p>
          <w:p w14:paraId="34D3682D" w14:textId="77777777" w:rsidR="007025A3" w:rsidRDefault="007025A3" w:rsidP="004F41D9">
            <w:pPr>
              <w:pStyle w:val="Paragraph"/>
            </w:pPr>
            <w:r>
              <w:t>Support LRO mission</w:t>
            </w:r>
          </w:p>
        </w:tc>
        <w:tc>
          <w:tcPr>
            <w:tcW w:w="2160" w:type="dxa"/>
            <w:tcPrChange w:id="3830" w:author="Perrine, Martin L. (GSFC-5670)" w:date="2016-04-08T15:18:00Z">
              <w:tcPr>
                <w:tcW w:w="1276" w:type="dxa"/>
              </w:tcPr>
            </w:tcPrChange>
          </w:tcPr>
          <w:p w14:paraId="2D504CA2" w14:textId="175C2C63" w:rsidR="007025A3" w:rsidRDefault="00FE5A50" w:rsidP="004F41D9">
            <w:pPr>
              <w:pStyle w:val="Paragraph"/>
            </w:pPr>
            <w:r>
              <w:t>150</w:t>
            </w:r>
            <w:ins w:id="3831" w:author="Perrine, Martin L. (GSFC-5670)" w:date="2016-04-08T15:17:00Z">
              <w:r w:rsidR="00315C59">
                <w:t xml:space="preserve"> Mbps</w:t>
              </w:r>
            </w:ins>
          </w:p>
        </w:tc>
        <w:tc>
          <w:tcPr>
            <w:tcW w:w="1890" w:type="dxa"/>
            <w:shd w:val="clear" w:color="auto" w:fill="auto"/>
            <w:tcPrChange w:id="3832" w:author="Perrine, Martin L. (GSFC-5670)" w:date="2016-04-08T15:18:00Z">
              <w:tcPr>
                <w:tcW w:w="1992" w:type="dxa"/>
                <w:gridSpan w:val="3"/>
                <w:shd w:val="clear" w:color="auto" w:fill="auto"/>
              </w:tcPr>
            </w:tcPrChange>
          </w:tcPr>
          <w:p w14:paraId="06F98D1A" w14:textId="77777777" w:rsidR="007025A3" w:rsidRDefault="007025A3" w:rsidP="004F41D9">
            <w:pPr>
              <w:pStyle w:val="Paragraph"/>
            </w:pPr>
            <w:r>
              <w:t>June 2009</w:t>
            </w:r>
          </w:p>
        </w:tc>
      </w:tr>
      <w:tr w:rsidR="007025A3" w14:paraId="50B4227B" w14:textId="77777777" w:rsidTr="00315C59">
        <w:trPr>
          <w:trPrChange w:id="3833" w:author="Perrine, Martin L. (GSFC-5670)" w:date="2016-04-08T15:18:00Z">
            <w:trPr>
              <w:gridAfter w:val="0"/>
            </w:trPr>
          </w:trPrChange>
        </w:trPr>
        <w:tc>
          <w:tcPr>
            <w:tcW w:w="1345" w:type="dxa"/>
            <w:shd w:val="clear" w:color="auto" w:fill="auto"/>
            <w:tcPrChange w:id="3834" w:author="Perrine, Martin L. (GSFC-5670)" w:date="2016-04-08T15:18:00Z">
              <w:tcPr>
                <w:tcW w:w="1255" w:type="dxa"/>
                <w:shd w:val="clear" w:color="auto" w:fill="auto"/>
              </w:tcPr>
            </w:tcPrChange>
          </w:tcPr>
          <w:p w14:paraId="51AA9294" w14:textId="77777777" w:rsidR="007025A3" w:rsidRDefault="007025A3" w:rsidP="004F41D9">
            <w:pPr>
              <w:pStyle w:val="Paragraph"/>
            </w:pPr>
            <w:r>
              <w:t>DAPHNE Phase 1</w:t>
            </w:r>
          </w:p>
        </w:tc>
        <w:tc>
          <w:tcPr>
            <w:tcW w:w="3870" w:type="dxa"/>
            <w:shd w:val="clear" w:color="auto" w:fill="auto"/>
            <w:tcPrChange w:id="3835" w:author="Perrine, Martin L. (GSFC-5670)" w:date="2016-04-08T15:18:00Z">
              <w:tcPr>
                <w:tcW w:w="3551" w:type="dxa"/>
                <w:shd w:val="clear" w:color="auto" w:fill="auto"/>
              </w:tcPr>
            </w:tcPrChange>
          </w:tcPr>
          <w:p w14:paraId="17C60ADD" w14:textId="77777777" w:rsidR="007025A3" w:rsidRDefault="007025A3" w:rsidP="004F41D9">
            <w:pPr>
              <w:pStyle w:val="Paragraph"/>
            </w:pPr>
            <w:r>
              <w:t>Update M&amp;C Interface</w:t>
            </w:r>
          </w:p>
          <w:p w14:paraId="239B849F" w14:textId="77777777" w:rsidR="007025A3" w:rsidRDefault="007025A3" w:rsidP="004F41D9">
            <w:pPr>
              <w:pStyle w:val="Paragraph"/>
            </w:pPr>
            <w:r>
              <w:t>Streamline file generation</w:t>
            </w:r>
          </w:p>
          <w:p w14:paraId="203B946A" w14:textId="77777777" w:rsidR="007025A3" w:rsidRDefault="007025A3" w:rsidP="004F41D9">
            <w:pPr>
              <w:pStyle w:val="Paragraph"/>
            </w:pPr>
            <w:r>
              <w:t>Support IRIS mission</w:t>
            </w:r>
          </w:p>
        </w:tc>
        <w:tc>
          <w:tcPr>
            <w:tcW w:w="2160" w:type="dxa"/>
            <w:tcPrChange w:id="3836" w:author="Perrine, Martin L. (GSFC-5670)" w:date="2016-04-08T15:18:00Z">
              <w:tcPr>
                <w:tcW w:w="1276" w:type="dxa"/>
              </w:tcPr>
            </w:tcPrChange>
          </w:tcPr>
          <w:p w14:paraId="28B97961" w14:textId="725A36A9" w:rsidR="007025A3" w:rsidRDefault="00FE5A50" w:rsidP="004F41D9">
            <w:pPr>
              <w:pStyle w:val="Paragraph"/>
            </w:pPr>
            <w:r>
              <w:t>20</w:t>
            </w:r>
            <w:ins w:id="3837" w:author="Perrine, Martin L. (GSFC-5670)" w:date="2016-04-08T15:17:00Z">
              <w:r w:rsidR="00315C59">
                <w:t xml:space="preserve"> Mbps</w:t>
              </w:r>
            </w:ins>
          </w:p>
        </w:tc>
        <w:tc>
          <w:tcPr>
            <w:tcW w:w="1890" w:type="dxa"/>
            <w:shd w:val="clear" w:color="auto" w:fill="auto"/>
            <w:tcPrChange w:id="3838" w:author="Perrine, Martin L. (GSFC-5670)" w:date="2016-04-08T15:18:00Z">
              <w:tcPr>
                <w:tcW w:w="1992" w:type="dxa"/>
                <w:gridSpan w:val="3"/>
                <w:shd w:val="clear" w:color="auto" w:fill="auto"/>
              </w:tcPr>
            </w:tcPrChange>
          </w:tcPr>
          <w:p w14:paraId="330E8FEC" w14:textId="77777777" w:rsidR="007025A3" w:rsidRDefault="007025A3" w:rsidP="004F41D9">
            <w:pPr>
              <w:pStyle w:val="Paragraph"/>
            </w:pPr>
            <w:r>
              <w:t>June 2013</w:t>
            </w:r>
          </w:p>
        </w:tc>
      </w:tr>
      <w:tr w:rsidR="007025A3" w14:paraId="062FA0B6" w14:textId="77777777" w:rsidTr="00315C59">
        <w:trPr>
          <w:trPrChange w:id="3839" w:author="Perrine, Martin L. (GSFC-5670)" w:date="2016-04-08T15:18:00Z">
            <w:trPr>
              <w:gridAfter w:val="0"/>
            </w:trPr>
          </w:trPrChange>
        </w:trPr>
        <w:tc>
          <w:tcPr>
            <w:tcW w:w="1345" w:type="dxa"/>
            <w:shd w:val="clear" w:color="auto" w:fill="auto"/>
            <w:tcPrChange w:id="3840" w:author="Perrine, Martin L. (GSFC-5670)" w:date="2016-04-08T15:18:00Z">
              <w:tcPr>
                <w:tcW w:w="1255" w:type="dxa"/>
                <w:shd w:val="clear" w:color="auto" w:fill="auto"/>
              </w:tcPr>
            </w:tcPrChange>
          </w:tcPr>
          <w:p w14:paraId="299BA90B" w14:textId="77777777" w:rsidR="007025A3" w:rsidRDefault="007025A3" w:rsidP="004F41D9">
            <w:pPr>
              <w:pStyle w:val="Paragraph"/>
            </w:pPr>
            <w:r>
              <w:t>MTRS RIP Phase 1</w:t>
            </w:r>
          </w:p>
        </w:tc>
        <w:tc>
          <w:tcPr>
            <w:tcW w:w="3870" w:type="dxa"/>
            <w:shd w:val="clear" w:color="auto" w:fill="auto"/>
            <w:tcPrChange w:id="3841" w:author="Perrine, Martin L. (GSFC-5670)" w:date="2016-04-08T15:18:00Z">
              <w:tcPr>
                <w:tcW w:w="3551" w:type="dxa"/>
                <w:shd w:val="clear" w:color="auto" w:fill="auto"/>
              </w:tcPr>
            </w:tcPrChange>
          </w:tcPr>
          <w:p w14:paraId="53B0D519" w14:textId="77777777" w:rsidR="007025A3" w:rsidRDefault="007025A3" w:rsidP="004F41D9">
            <w:pPr>
              <w:pStyle w:val="Paragraph"/>
            </w:pPr>
            <w:r>
              <w:t>OS port from Macintosh to Linux</w:t>
            </w:r>
          </w:p>
          <w:p w14:paraId="41EC1293" w14:textId="77777777" w:rsidR="007025A3" w:rsidRDefault="007025A3" w:rsidP="004F41D9">
            <w:pPr>
              <w:pStyle w:val="Paragraph"/>
            </w:pPr>
            <w:r>
              <w:t>Integrate into MTRS system</w:t>
            </w:r>
          </w:p>
          <w:p w14:paraId="189159DC" w14:textId="77777777" w:rsidR="007025A3" w:rsidRDefault="007025A3" w:rsidP="004F41D9">
            <w:pPr>
              <w:pStyle w:val="Paragraph"/>
            </w:pPr>
            <w:r>
              <w:t>Support SMAP mission</w:t>
            </w:r>
          </w:p>
        </w:tc>
        <w:tc>
          <w:tcPr>
            <w:tcW w:w="2160" w:type="dxa"/>
            <w:tcPrChange w:id="3842" w:author="Perrine, Martin L. (GSFC-5670)" w:date="2016-04-08T15:18:00Z">
              <w:tcPr>
                <w:tcW w:w="1276" w:type="dxa"/>
              </w:tcPr>
            </w:tcPrChange>
          </w:tcPr>
          <w:p w14:paraId="1B311934" w14:textId="4AFAD26E" w:rsidR="007025A3" w:rsidRDefault="00FE5A50" w:rsidP="004F41D9">
            <w:pPr>
              <w:pStyle w:val="Paragraph"/>
            </w:pPr>
            <w:r>
              <w:t>20</w:t>
            </w:r>
            <w:ins w:id="3843" w:author="Perrine, Martin L. (GSFC-5670)" w:date="2016-04-08T15:17:00Z">
              <w:r w:rsidR="00315C59">
                <w:t xml:space="preserve"> Mbps</w:t>
              </w:r>
            </w:ins>
          </w:p>
        </w:tc>
        <w:tc>
          <w:tcPr>
            <w:tcW w:w="1890" w:type="dxa"/>
            <w:shd w:val="clear" w:color="auto" w:fill="auto"/>
            <w:tcPrChange w:id="3844" w:author="Perrine, Martin L. (GSFC-5670)" w:date="2016-04-08T15:18:00Z">
              <w:tcPr>
                <w:tcW w:w="1992" w:type="dxa"/>
                <w:gridSpan w:val="3"/>
                <w:shd w:val="clear" w:color="auto" w:fill="auto"/>
              </w:tcPr>
            </w:tcPrChange>
          </w:tcPr>
          <w:p w14:paraId="3BBE14C5" w14:textId="77777777" w:rsidR="007025A3" w:rsidRDefault="007025A3" w:rsidP="004F41D9">
            <w:pPr>
              <w:pStyle w:val="Paragraph"/>
            </w:pPr>
            <w:r>
              <w:t>January 2015</w:t>
            </w:r>
          </w:p>
        </w:tc>
      </w:tr>
      <w:tr w:rsidR="007025A3" w14:paraId="465E3B17" w14:textId="77777777" w:rsidTr="00315C59">
        <w:tc>
          <w:tcPr>
            <w:tcW w:w="1345" w:type="dxa"/>
            <w:shd w:val="clear" w:color="auto" w:fill="auto"/>
            <w:tcPrChange w:id="3845" w:author="Perrine, Martin L. (GSFC-5670)" w:date="2016-04-08T15:18:00Z">
              <w:tcPr>
                <w:tcW w:w="1255" w:type="dxa"/>
                <w:shd w:val="clear" w:color="auto" w:fill="auto"/>
              </w:tcPr>
            </w:tcPrChange>
          </w:tcPr>
          <w:p w14:paraId="6C35231B" w14:textId="40964A74" w:rsidR="007025A3" w:rsidRDefault="007025A3" w:rsidP="004F41D9">
            <w:pPr>
              <w:pStyle w:val="Paragraph"/>
            </w:pPr>
            <w:r>
              <w:t xml:space="preserve">DAPHNE </w:t>
            </w:r>
            <w:del w:id="3846" w:author="Koslosky, Anne Marie.J (GSFC-5860)" w:date="2016-04-06T14:19:00Z">
              <w:r w:rsidDel="004F41D9">
                <w:delText>Phase 2</w:delText>
              </w:r>
            </w:del>
          </w:p>
        </w:tc>
        <w:tc>
          <w:tcPr>
            <w:tcW w:w="3870" w:type="dxa"/>
            <w:shd w:val="clear" w:color="auto" w:fill="auto"/>
            <w:tcPrChange w:id="3847" w:author="Perrine, Martin L. (GSFC-5670)" w:date="2016-04-08T15:18:00Z">
              <w:tcPr>
                <w:tcW w:w="4860" w:type="dxa"/>
                <w:gridSpan w:val="3"/>
                <w:shd w:val="clear" w:color="auto" w:fill="auto"/>
              </w:tcPr>
            </w:tcPrChange>
          </w:tcPr>
          <w:p w14:paraId="4D90BD77" w14:textId="209E3D61" w:rsidR="007025A3" w:rsidRDefault="007025A3" w:rsidP="004F41D9">
            <w:pPr>
              <w:pStyle w:val="Paragraph"/>
            </w:pPr>
            <w:r>
              <w:t xml:space="preserve">Add </w:t>
            </w:r>
            <w:ins w:id="3848" w:author="Perrine, Martin L. (GSFC-5670)" w:date="2016-04-08T15:15:00Z">
              <w:r w:rsidR="00BC1B38">
                <w:t>a</w:t>
              </w:r>
            </w:ins>
            <w:del w:id="3849" w:author="Perrine, Martin L. (GSFC-5670)" w:date="2016-04-08T15:15:00Z">
              <w:r w:rsidDel="00BC1B38">
                <w:delText>A</w:delText>
              </w:r>
            </w:del>
            <w:r>
              <w:t>utomatic failover*</w:t>
            </w:r>
          </w:p>
          <w:p w14:paraId="44C16568" w14:textId="20D6CFE7" w:rsidR="007025A3" w:rsidRDefault="00FE5A50" w:rsidP="004F41D9">
            <w:pPr>
              <w:pStyle w:val="Paragraph"/>
            </w:pPr>
            <w:ins w:id="3850" w:author="Perrine, Martin L. (GSFC-5670)" w:date="2016-04-08T14:44:00Z">
              <w:r>
                <w:t xml:space="preserve">Two inputs at </w:t>
              </w:r>
            </w:ins>
            <w:del w:id="3851" w:author="Perrine, Martin L. (GSFC-5670)" w:date="2016-04-08T14:44:00Z">
              <w:r w:rsidR="007025A3" w:rsidDel="00FE5A50">
                <w:delText>2x</w:delText>
              </w:r>
            </w:del>
            <w:r w:rsidR="007025A3">
              <w:t>2 Gbps data rate</w:t>
            </w:r>
          </w:p>
          <w:p w14:paraId="4A5C2531" w14:textId="77777777" w:rsidR="007025A3" w:rsidRDefault="007025A3" w:rsidP="004F41D9">
            <w:pPr>
              <w:pStyle w:val="Paragraph"/>
            </w:pPr>
            <w:r>
              <w:t>SLE support</w:t>
            </w:r>
          </w:p>
        </w:tc>
        <w:tc>
          <w:tcPr>
            <w:tcW w:w="2160" w:type="dxa"/>
            <w:tcPrChange w:id="3852" w:author="Perrine, Martin L. (GSFC-5670)" w:date="2016-04-08T15:18:00Z">
              <w:tcPr>
                <w:tcW w:w="1260" w:type="dxa"/>
              </w:tcPr>
            </w:tcPrChange>
          </w:tcPr>
          <w:p w14:paraId="4C0B9D8B" w14:textId="722E0799" w:rsidR="007025A3" w:rsidRPr="002967D6" w:rsidDel="00737F19" w:rsidRDefault="00FE5A50" w:rsidP="00FE5A50">
            <w:pPr>
              <w:pStyle w:val="Paragraph"/>
              <w:rPr>
                <w:strike/>
              </w:rPr>
            </w:pPr>
            <w:ins w:id="3853" w:author="Perrine, Martin L. (GSFC-5670)" w:date="2016-04-08T14:43:00Z">
              <w:r>
                <w:t>4</w:t>
              </w:r>
              <w:r w:rsidR="00315C59">
                <w:t xml:space="preserve"> Gbps</w:t>
              </w:r>
            </w:ins>
            <w:del w:id="3854" w:author="Perrine, Martin L. (GSFC-5670)" w:date="2016-04-08T14:44:00Z">
              <w:r w:rsidDel="00FE5A50">
                <w:rPr>
                  <w:strike/>
                </w:rPr>
                <w:delText>4000</w:delText>
              </w:r>
            </w:del>
          </w:p>
        </w:tc>
        <w:tc>
          <w:tcPr>
            <w:tcW w:w="1890" w:type="dxa"/>
            <w:shd w:val="clear" w:color="auto" w:fill="auto"/>
            <w:tcPrChange w:id="3855" w:author="Perrine, Martin L. (GSFC-5670)" w:date="2016-04-08T15:18:00Z">
              <w:tcPr>
                <w:tcW w:w="1890" w:type="dxa"/>
                <w:gridSpan w:val="2"/>
                <w:shd w:val="clear" w:color="auto" w:fill="auto"/>
              </w:tcPr>
            </w:tcPrChange>
          </w:tcPr>
          <w:p w14:paraId="63B23313" w14:textId="450E2A55" w:rsidR="007025A3" w:rsidRDefault="007025A3" w:rsidP="004F41D9">
            <w:pPr>
              <w:pStyle w:val="Paragraph"/>
            </w:pPr>
            <w:r w:rsidRPr="00010349">
              <w:rPr>
                <w:color w:val="FF0000"/>
              </w:rPr>
              <w:t xml:space="preserve"> </w:t>
            </w:r>
            <w:r w:rsidRPr="00010349">
              <w:t xml:space="preserve">Jan </w:t>
            </w:r>
            <w:r w:rsidRPr="002967D6">
              <w:t>2018</w:t>
            </w:r>
            <w:ins w:id="3856" w:author="Perrine, Martin L. (GSFC-5670)" w:date="2016-04-08T15:18:00Z">
              <w:r w:rsidR="00315C59">
                <w:t xml:space="preserve"> (est.)</w:t>
              </w:r>
            </w:ins>
          </w:p>
        </w:tc>
      </w:tr>
    </w:tbl>
    <w:p w14:paraId="32269B16" w14:textId="0AEACAFA" w:rsidR="001E26B5" w:rsidRDefault="00C13F4B">
      <w:pPr>
        <w:pStyle w:val="Paragraph"/>
        <w:rPr>
          <w:rFonts w:eastAsia="ヒラギノ角ゴ Pro W3"/>
          <w:b/>
          <w:sz w:val="28"/>
        </w:rPr>
        <w:pPrChange w:id="3857" w:author="Perrine, Martin L. (GSFC-5670)" w:date="2016-04-01T09:28:00Z">
          <w:pPr>
            <w:spacing w:before="0" w:after="0"/>
            <w:jc w:val="left"/>
          </w:pPr>
        </w:pPrChange>
      </w:pPr>
      <w:r>
        <w:t>*DAPHNE can be built in a low cost configuration without built in redundancy. This configuration is referred to as “DAPHNE minimal”.  This configuration operates the same as DAPHNE but without the degraded mode and so has lower reliability specifications and requires repairs with external parts.</w:t>
      </w:r>
    </w:p>
    <w:p w14:paraId="149489C7" w14:textId="77777777" w:rsidR="00C13F4B" w:rsidRDefault="00C13F4B" w:rsidP="00C13F4B">
      <w:pPr>
        <w:pStyle w:val="Heading2"/>
        <w:numPr>
          <w:ilvl w:val="0"/>
          <w:numId w:val="0"/>
        </w:numPr>
        <w:ind w:left="936"/>
        <w:rPr>
          <w:rFonts w:eastAsia="ヒラギノ角ゴ Pro W3"/>
        </w:rPr>
      </w:pPr>
    </w:p>
    <w:p w14:paraId="0E186FF7" w14:textId="77777777" w:rsidR="00C13F4B" w:rsidRDefault="00C13F4B">
      <w:pPr>
        <w:pStyle w:val="Heading1"/>
        <w:jc w:val="left"/>
        <w:rPr>
          <w:rFonts w:eastAsia="ヒラギノ角ゴ Pro W3"/>
        </w:rPr>
        <w:pPrChange w:id="3858" w:author="Perrine, Martin L. (GSFC-5670)" w:date="2016-04-08T15:55:00Z">
          <w:pPr>
            <w:pStyle w:val="Heading2"/>
            <w:numPr>
              <w:numId w:val="2"/>
            </w:numPr>
          </w:pPr>
        </w:pPrChange>
      </w:pPr>
      <w:bookmarkStart w:id="3859" w:name="_Toc450640974"/>
      <w:r>
        <w:rPr>
          <w:rFonts w:eastAsia="ヒラギノ角ゴ Pro W3"/>
        </w:rPr>
        <w:t>Facilities</w:t>
      </w:r>
      <w:bookmarkEnd w:id="3859"/>
    </w:p>
    <w:p w14:paraId="5A8C0975" w14:textId="77777777" w:rsidR="00C13F4B" w:rsidRDefault="00C13F4B" w:rsidP="00C13F4B">
      <w:pPr>
        <w:pStyle w:val="Paragraph"/>
        <w:rPr>
          <w:rFonts w:eastAsia="ヒラギノ角ゴ Pro W3"/>
        </w:rPr>
      </w:pPr>
    </w:p>
    <w:p w14:paraId="4953A638" w14:textId="11612005" w:rsidR="00C13F4B" w:rsidRPr="00025957" w:rsidRDefault="00C13F4B" w:rsidP="00C13F4B">
      <w:pPr>
        <w:pStyle w:val="Paragraph"/>
        <w:rPr>
          <w:rFonts w:eastAsia="ヒラギノ角ゴ Pro W3"/>
        </w:rPr>
      </w:pPr>
      <w:r>
        <w:rPr>
          <w:rFonts w:eastAsia="ヒラギノ角ゴ Pro W3"/>
        </w:rPr>
        <w:t xml:space="preserve">The plans for future DAPHNE installations are </w:t>
      </w:r>
      <w:del w:id="3860" w:author="Perrine, Martin L. (GSFC-5670)" w:date="2016-04-08T14:45:00Z">
        <w:r w:rsidDel="003C4E82">
          <w:rPr>
            <w:rFonts w:eastAsia="ヒラギノ角ゴ Pro W3"/>
          </w:rPr>
          <w:delText>defined in</w:delText>
        </w:r>
      </w:del>
      <w:ins w:id="3861" w:author="Perrine, Martin L. (GSFC-5670)" w:date="2016-04-08T14:45:00Z">
        <w:r w:rsidR="003C4E82">
          <w:rPr>
            <w:rFonts w:eastAsia="ヒラギノ角ゴ Pro W3"/>
          </w:rPr>
          <w:t>determined by</w:t>
        </w:r>
      </w:ins>
      <w:r>
        <w:rPr>
          <w:rFonts w:eastAsia="ヒラギノ角ゴ Pro W3"/>
        </w:rPr>
        <w:t xml:space="preserve"> NEN</w:t>
      </w:r>
      <w:ins w:id="3862" w:author="Perrine, Martin L. (GSFC-5670)" w:date="2016-04-08T14:45:00Z">
        <w:r w:rsidR="003C4E82">
          <w:rPr>
            <w:rFonts w:eastAsia="ヒラギノ角ゴ Pro W3"/>
          </w:rPr>
          <w:t xml:space="preserve">. The </w:t>
        </w:r>
      </w:ins>
      <w:ins w:id="3863" w:author="Perrine, Martin L. (GSFC-5670)" w:date="2016-04-13T10:38:00Z">
        <w:r w:rsidR="000260FD">
          <w:rPr>
            <w:rFonts w:eastAsia="ヒラギノ角ゴ Pro W3"/>
          </w:rPr>
          <w:t>DAPHNE team’s</w:t>
        </w:r>
      </w:ins>
      <w:ins w:id="3864" w:author="Perrine, Martin L. (GSFC-5670)" w:date="2016-04-08T14:45:00Z">
        <w:r w:rsidR="003C4E82">
          <w:rPr>
            <w:rFonts w:eastAsia="ヒラギノ角ゴ Pro W3"/>
          </w:rPr>
          <w:t xml:space="preserve"> </w:t>
        </w:r>
      </w:ins>
      <w:ins w:id="3865" w:author="Perrine, Martin L. (GSFC-5670)" w:date="2016-04-13T10:38:00Z">
        <w:r w:rsidR="000260FD">
          <w:rPr>
            <w:rFonts w:eastAsia="ヒラギノ角ゴ Pro W3"/>
          </w:rPr>
          <w:t xml:space="preserve">current </w:t>
        </w:r>
      </w:ins>
      <w:ins w:id="3866" w:author="Perrine, Martin L. (GSFC-5670)" w:date="2016-04-08T14:45:00Z">
        <w:r w:rsidR="003C4E82">
          <w:rPr>
            <w:rFonts w:eastAsia="ヒラギノ角ゴ Pro W3"/>
          </w:rPr>
          <w:t xml:space="preserve">understanding </w:t>
        </w:r>
      </w:ins>
      <w:ins w:id="3867" w:author="Perrine, Martin L. (GSFC-5670)" w:date="2016-04-08T15:20:00Z">
        <w:r w:rsidR="00315C59">
          <w:rPr>
            <w:rFonts w:eastAsia="ヒラギノ角ゴ Pro W3"/>
          </w:rPr>
          <w:t xml:space="preserve">for these installations </w:t>
        </w:r>
      </w:ins>
      <w:ins w:id="3868" w:author="Perrine, Martin L. (GSFC-5670)" w:date="2016-04-08T14:45:00Z">
        <w:r w:rsidR="003C4E82">
          <w:rPr>
            <w:rFonts w:eastAsia="ヒラギノ角ゴ Pro W3"/>
          </w:rPr>
          <w:t>is</w:t>
        </w:r>
      </w:ins>
      <w:del w:id="3869" w:author="Perrine, Martin L. (GSFC-5670)" w:date="2016-04-08T14:46:00Z">
        <w:r w:rsidDel="003C4E82">
          <w:rPr>
            <w:rFonts w:eastAsia="ヒラギノ角ゴ Pro W3"/>
          </w:rPr>
          <w:delText xml:space="preserve"> </w:delText>
        </w:r>
      </w:del>
      <w:del w:id="3870" w:author="Perrine, Martin L. (GSFC-5670)" w:date="2016-04-08T14:45:00Z">
        <w:r w:rsidRPr="00010349" w:rsidDel="003C4E82">
          <w:rPr>
            <w:rFonts w:eastAsia="ヒラギノ角ゴ Pro W3"/>
            <w:color w:val="FF0000"/>
          </w:rPr>
          <w:delText>operations planning documents XYZ</w:delText>
        </w:r>
        <w:r w:rsidDel="003C4E82">
          <w:rPr>
            <w:rFonts w:eastAsia="ヒラギノ角ゴ Pro W3"/>
          </w:rPr>
          <w:delText xml:space="preserve"> </w:delText>
        </w:r>
      </w:del>
      <w:del w:id="3871" w:author="Perrine, Martin L. (GSFC-5670)" w:date="2016-04-08T14:46:00Z">
        <w:r w:rsidDel="003C4E82">
          <w:rPr>
            <w:rFonts w:eastAsia="ヒラギノ角ゴ Pro W3"/>
          </w:rPr>
          <w:delText>and</w:delText>
        </w:r>
      </w:del>
      <w:r>
        <w:rPr>
          <w:rFonts w:eastAsia="ヒラギノ角ゴ Pro W3"/>
        </w:rPr>
        <w:t xml:space="preserve"> summarized in Table 3-2.  Currently</w:t>
      </w:r>
      <w:ins w:id="3872" w:author="Perrine, Martin L. (GSFC-5670)" w:date="2016-04-08T15:20:00Z">
        <w:r w:rsidR="00315C59">
          <w:rPr>
            <w:rFonts w:eastAsia="ヒラギノ角ゴ Pro W3"/>
          </w:rPr>
          <w:t>,</w:t>
        </w:r>
      </w:ins>
      <w:r>
        <w:rPr>
          <w:rFonts w:eastAsia="ヒラギノ角ゴ Pro W3"/>
        </w:rPr>
        <w:t xml:space="preserve"> Phase 1 units are deployed </w:t>
      </w:r>
      <w:del w:id="3873" w:author="Perrine, Martin L. (GSFC-5670)" w:date="2016-04-08T14:46:00Z">
        <w:r w:rsidDel="003C4E82">
          <w:rPr>
            <w:rFonts w:eastAsia="ヒラギノ角ゴ Pro W3"/>
          </w:rPr>
          <w:delText xml:space="preserve">to  </w:delText>
        </w:r>
        <w:r w:rsidDel="003C4E82">
          <w:rPr>
            <w:color w:val="222222"/>
            <w:szCs w:val="24"/>
          </w:rPr>
          <w:delText>White</w:delText>
        </w:r>
      </w:del>
      <w:ins w:id="3874" w:author="Perrine, Martin L. (GSFC-5670)" w:date="2016-04-08T14:46:00Z">
        <w:r w:rsidR="003C4E82">
          <w:rPr>
            <w:rFonts w:eastAsia="ヒラギノ角ゴ Pro W3"/>
          </w:rPr>
          <w:t>to White</w:t>
        </w:r>
      </w:ins>
      <w:r>
        <w:rPr>
          <w:color w:val="222222"/>
          <w:szCs w:val="24"/>
        </w:rPr>
        <w:t xml:space="preserve"> Sands One (WS1) system, and </w:t>
      </w:r>
      <w:del w:id="3875" w:author="Perrine, Martin L. (GSFC-5670)" w:date="2016-04-08T15:19:00Z">
        <w:r w:rsidDel="00315C59">
          <w:rPr>
            <w:color w:val="222222"/>
            <w:szCs w:val="24"/>
          </w:rPr>
          <w:delText xml:space="preserve">to </w:delText>
        </w:r>
        <w:r w:rsidRPr="003D7411" w:rsidDel="00315C59">
          <w:rPr>
            <w:color w:val="222222"/>
            <w:szCs w:val="24"/>
          </w:rPr>
          <w:delText xml:space="preserve"> the</w:delText>
        </w:r>
      </w:del>
      <w:ins w:id="3876" w:author="Perrine, Martin L. (GSFC-5670)" w:date="2016-04-08T15:19:00Z">
        <w:r w:rsidR="00315C59">
          <w:rPr>
            <w:color w:val="222222"/>
            <w:szCs w:val="24"/>
          </w:rPr>
          <w:t xml:space="preserve">to </w:t>
        </w:r>
        <w:r w:rsidR="00315C59" w:rsidRPr="003D7411">
          <w:rPr>
            <w:color w:val="222222"/>
            <w:szCs w:val="24"/>
          </w:rPr>
          <w:t>the</w:t>
        </w:r>
      </w:ins>
      <w:r w:rsidRPr="003D7411">
        <w:rPr>
          <w:color w:val="222222"/>
          <w:szCs w:val="24"/>
        </w:rPr>
        <w:t xml:space="preserve"> McMurdo TDRSS Relay System (MTRS) Receive Ingest Portal (RIP) system</w:t>
      </w:r>
      <w:r>
        <w:rPr>
          <w:color w:val="222222"/>
          <w:szCs w:val="24"/>
        </w:rPr>
        <w:t>.  The deployed Phase 1 units will be upgraded to Phase 2 as NEN resources permit.</w:t>
      </w:r>
    </w:p>
    <w:p w14:paraId="291C8E95" w14:textId="77777777" w:rsidR="00C13F4B" w:rsidRDefault="00C13F4B" w:rsidP="00C13F4B">
      <w:pPr>
        <w:pStyle w:val="Caption"/>
        <w:keepNext/>
        <w:jc w:val="center"/>
      </w:pPr>
      <w:bookmarkStart w:id="3877" w:name="_Toc450640823"/>
      <w:r>
        <w:t xml:space="preserve">Table </w:t>
      </w:r>
      <w:fldSimple w:instr=" STYLEREF 1 \s ">
        <w:r>
          <w:rPr>
            <w:noProof/>
          </w:rPr>
          <w:t>3</w:t>
        </w:r>
      </w:fldSimple>
      <w:r>
        <w:noBreakHyphen/>
      </w:r>
      <w:fldSimple w:instr=" SEQ Table \* ARABIC \s 1 ">
        <w:r>
          <w:rPr>
            <w:noProof/>
          </w:rPr>
          <w:t>2</w:t>
        </w:r>
      </w:fldSimple>
      <w:r>
        <w:t xml:space="preserve"> Facilities</w:t>
      </w:r>
      <w:bookmarkEnd w:id="38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338"/>
        <w:gridCol w:w="2356"/>
        <w:gridCol w:w="2321"/>
      </w:tblGrid>
      <w:tr w:rsidR="00C13F4B" w:rsidRPr="002E25B7" w14:paraId="27769D86" w14:textId="77777777" w:rsidTr="004F41D9">
        <w:tc>
          <w:tcPr>
            <w:tcW w:w="2394" w:type="dxa"/>
            <w:shd w:val="clear" w:color="auto" w:fill="B3B3B3"/>
          </w:tcPr>
          <w:p w14:paraId="4796B49C" w14:textId="77777777" w:rsidR="00C13F4B" w:rsidRPr="002E25B7" w:rsidRDefault="00C13F4B" w:rsidP="004F41D9">
            <w:pPr>
              <w:pStyle w:val="Paragraph"/>
              <w:rPr>
                <w:rFonts w:eastAsia="ヒラギノ角ゴ Pro W3"/>
              </w:rPr>
            </w:pPr>
            <w:r w:rsidRPr="002E25B7">
              <w:rPr>
                <w:rFonts w:eastAsia="ヒラギノ角ゴ Pro W3"/>
              </w:rPr>
              <w:t>Facility</w:t>
            </w:r>
          </w:p>
        </w:tc>
        <w:tc>
          <w:tcPr>
            <w:tcW w:w="2394" w:type="dxa"/>
            <w:shd w:val="clear" w:color="auto" w:fill="B3B3B3"/>
          </w:tcPr>
          <w:p w14:paraId="7B9B8D46" w14:textId="77777777" w:rsidR="00C13F4B" w:rsidRPr="002E25B7" w:rsidRDefault="00C13F4B" w:rsidP="004F41D9">
            <w:pPr>
              <w:pStyle w:val="Paragraph"/>
              <w:rPr>
                <w:rFonts w:eastAsia="ヒラギノ角ゴ Pro W3"/>
              </w:rPr>
            </w:pPr>
            <w:r w:rsidRPr="002E25B7">
              <w:rPr>
                <w:rFonts w:eastAsia="ヒラギノ角ゴ Pro W3"/>
              </w:rPr>
              <w:t>Location</w:t>
            </w:r>
          </w:p>
        </w:tc>
        <w:tc>
          <w:tcPr>
            <w:tcW w:w="2394" w:type="dxa"/>
            <w:shd w:val="clear" w:color="auto" w:fill="B3B3B3"/>
          </w:tcPr>
          <w:p w14:paraId="1987B702" w14:textId="77777777" w:rsidR="00C13F4B" w:rsidRPr="002E25B7" w:rsidRDefault="00C13F4B" w:rsidP="004F41D9">
            <w:pPr>
              <w:pStyle w:val="Paragraph"/>
              <w:rPr>
                <w:rFonts w:eastAsia="ヒラギノ角ゴ Pro W3"/>
              </w:rPr>
            </w:pPr>
            <w:r>
              <w:rPr>
                <w:rFonts w:eastAsia="ヒラギノ角ゴ Pro W3"/>
              </w:rPr>
              <w:t>Version/Phase</w:t>
            </w:r>
          </w:p>
        </w:tc>
        <w:tc>
          <w:tcPr>
            <w:tcW w:w="2394" w:type="dxa"/>
            <w:shd w:val="clear" w:color="auto" w:fill="B3B3B3"/>
          </w:tcPr>
          <w:p w14:paraId="068495E1" w14:textId="77777777" w:rsidR="00C13F4B" w:rsidRPr="002E25B7" w:rsidRDefault="00C13F4B" w:rsidP="004F41D9">
            <w:pPr>
              <w:pStyle w:val="Paragraph"/>
              <w:rPr>
                <w:rFonts w:eastAsia="ヒラギノ角ゴ Pro W3"/>
              </w:rPr>
            </w:pPr>
            <w:r w:rsidRPr="002E25B7">
              <w:rPr>
                <w:rFonts w:eastAsia="ヒラギノ角ゴ Pro W3"/>
              </w:rPr>
              <w:t>Copies</w:t>
            </w:r>
          </w:p>
        </w:tc>
      </w:tr>
      <w:tr w:rsidR="00C13F4B" w:rsidRPr="002E25B7" w14:paraId="0DBC8750" w14:textId="77777777" w:rsidTr="004F41D9">
        <w:tc>
          <w:tcPr>
            <w:tcW w:w="2394" w:type="dxa"/>
            <w:shd w:val="clear" w:color="auto" w:fill="auto"/>
          </w:tcPr>
          <w:p w14:paraId="0C85EDC8" w14:textId="77777777" w:rsidR="00C13F4B" w:rsidRPr="002E25B7" w:rsidRDefault="00C13F4B" w:rsidP="004F41D9">
            <w:pPr>
              <w:pStyle w:val="Paragraph"/>
              <w:rPr>
                <w:rFonts w:eastAsia="ヒラギノ角ゴ Pro W3"/>
              </w:rPr>
            </w:pPr>
            <w:r w:rsidRPr="002E25B7">
              <w:rPr>
                <w:rFonts w:eastAsia="ヒラギノ角ゴ Pro W3"/>
              </w:rPr>
              <w:t>Alaska Satellite Facility (ASF)</w:t>
            </w:r>
          </w:p>
        </w:tc>
        <w:tc>
          <w:tcPr>
            <w:tcW w:w="2394" w:type="dxa"/>
            <w:shd w:val="clear" w:color="auto" w:fill="auto"/>
          </w:tcPr>
          <w:p w14:paraId="08FFCBCE" w14:textId="77777777" w:rsidR="00C13F4B" w:rsidRPr="002E25B7" w:rsidRDefault="00C13F4B" w:rsidP="004F41D9">
            <w:pPr>
              <w:pStyle w:val="Paragraph"/>
              <w:rPr>
                <w:rFonts w:eastAsia="ヒラギノ角ゴ Pro W3"/>
              </w:rPr>
            </w:pPr>
            <w:r w:rsidRPr="002E25B7">
              <w:rPr>
                <w:rFonts w:eastAsia="ヒラギノ角ゴ Pro W3"/>
              </w:rPr>
              <w:t>Fairbanks, Alaska</w:t>
            </w:r>
          </w:p>
        </w:tc>
        <w:tc>
          <w:tcPr>
            <w:tcW w:w="2394" w:type="dxa"/>
            <w:shd w:val="clear" w:color="auto" w:fill="auto"/>
          </w:tcPr>
          <w:p w14:paraId="583A4F83" w14:textId="77777777" w:rsidR="00C13F4B" w:rsidRPr="002E25B7" w:rsidRDefault="00C13F4B" w:rsidP="004F41D9">
            <w:pPr>
              <w:pStyle w:val="Paragraph"/>
              <w:rPr>
                <w:rFonts w:eastAsia="ヒラギノ角ゴ Pro W3"/>
              </w:rPr>
            </w:pPr>
            <w:r>
              <w:rPr>
                <w:rFonts w:eastAsia="ヒラギノ角ゴ Pro W3"/>
              </w:rPr>
              <w:t>DAPHNE</w:t>
            </w:r>
            <w:r w:rsidRPr="002E25B7">
              <w:rPr>
                <w:rFonts w:eastAsia="ヒラギノ角ゴ Pro W3"/>
              </w:rPr>
              <w:t xml:space="preserve"> </w:t>
            </w:r>
            <w:r>
              <w:rPr>
                <w:rFonts w:eastAsia="ヒラギノ角ゴ Pro W3"/>
              </w:rPr>
              <w:t xml:space="preserve">Currently Phase 1 </w:t>
            </w:r>
          </w:p>
        </w:tc>
        <w:tc>
          <w:tcPr>
            <w:tcW w:w="2394" w:type="dxa"/>
            <w:shd w:val="clear" w:color="auto" w:fill="auto"/>
          </w:tcPr>
          <w:p w14:paraId="50093ED6" w14:textId="77777777" w:rsidR="00C13F4B" w:rsidRPr="002E25B7" w:rsidRDefault="00C13F4B" w:rsidP="004F41D9">
            <w:pPr>
              <w:pStyle w:val="Paragraph"/>
              <w:rPr>
                <w:rFonts w:eastAsia="ヒラギノ角ゴ Pro W3"/>
              </w:rPr>
            </w:pPr>
            <w:r w:rsidRPr="002E25B7">
              <w:rPr>
                <w:rFonts w:eastAsia="ヒラギノ角ゴ Pro W3"/>
              </w:rPr>
              <w:t>3</w:t>
            </w:r>
          </w:p>
        </w:tc>
      </w:tr>
      <w:tr w:rsidR="00C13F4B" w:rsidRPr="002E25B7" w14:paraId="045852D1" w14:textId="77777777" w:rsidTr="004F41D9">
        <w:tc>
          <w:tcPr>
            <w:tcW w:w="2394" w:type="dxa"/>
            <w:shd w:val="clear" w:color="auto" w:fill="auto"/>
          </w:tcPr>
          <w:p w14:paraId="149FCD4D" w14:textId="77777777" w:rsidR="00C13F4B" w:rsidRPr="002E25B7" w:rsidRDefault="00C13F4B" w:rsidP="004F41D9">
            <w:pPr>
              <w:pStyle w:val="Paragraph"/>
              <w:rPr>
                <w:rFonts w:eastAsia="ヒラギノ角ゴ Pro W3"/>
              </w:rPr>
            </w:pPr>
            <w:r w:rsidRPr="002E25B7">
              <w:rPr>
                <w:rFonts w:eastAsia="ヒラギノ角ゴ Pro W3"/>
              </w:rPr>
              <w:t>Wallops Ground Stations (WGS)</w:t>
            </w:r>
          </w:p>
        </w:tc>
        <w:tc>
          <w:tcPr>
            <w:tcW w:w="2394" w:type="dxa"/>
            <w:shd w:val="clear" w:color="auto" w:fill="auto"/>
          </w:tcPr>
          <w:p w14:paraId="5193B027" w14:textId="77777777" w:rsidR="00C13F4B" w:rsidRPr="002E25B7" w:rsidRDefault="00C13F4B" w:rsidP="004F41D9">
            <w:pPr>
              <w:pStyle w:val="Paragraph"/>
              <w:rPr>
                <w:rFonts w:eastAsia="ヒラギノ角ゴ Pro W3"/>
              </w:rPr>
            </w:pPr>
            <w:r w:rsidRPr="002E25B7">
              <w:rPr>
                <w:rFonts w:eastAsia="ヒラギノ角ゴ Pro W3"/>
              </w:rPr>
              <w:t>Wallops, Virginia</w:t>
            </w:r>
          </w:p>
        </w:tc>
        <w:tc>
          <w:tcPr>
            <w:tcW w:w="2394" w:type="dxa"/>
            <w:shd w:val="clear" w:color="auto" w:fill="auto"/>
          </w:tcPr>
          <w:p w14:paraId="29D9B650" w14:textId="77777777" w:rsidR="00C13F4B" w:rsidRPr="002E25B7" w:rsidRDefault="00C13F4B" w:rsidP="004F41D9">
            <w:pPr>
              <w:pStyle w:val="Paragraph"/>
              <w:rPr>
                <w:rFonts w:eastAsia="ヒラギノ角ゴ Pro W3"/>
              </w:rPr>
            </w:pPr>
            <w:r>
              <w:rPr>
                <w:rFonts w:eastAsia="ヒラギノ角ゴ Pro W3"/>
              </w:rPr>
              <w:t>DAPHNE</w:t>
            </w:r>
            <w:r w:rsidRPr="002E25B7">
              <w:rPr>
                <w:rFonts w:eastAsia="ヒラギノ角ゴ Pro W3"/>
              </w:rPr>
              <w:t xml:space="preserve"> </w:t>
            </w:r>
            <w:r>
              <w:rPr>
                <w:rFonts w:eastAsia="ヒラギノ角ゴ Pro W3"/>
              </w:rPr>
              <w:t xml:space="preserve">Currently Phase 1 </w:t>
            </w:r>
          </w:p>
        </w:tc>
        <w:tc>
          <w:tcPr>
            <w:tcW w:w="2394" w:type="dxa"/>
            <w:shd w:val="clear" w:color="auto" w:fill="auto"/>
          </w:tcPr>
          <w:p w14:paraId="2033F55A" w14:textId="77777777" w:rsidR="00C13F4B" w:rsidRPr="002E25B7" w:rsidRDefault="00C13F4B" w:rsidP="004F41D9">
            <w:pPr>
              <w:pStyle w:val="Paragraph"/>
              <w:rPr>
                <w:rFonts w:eastAsia="ヒラギノ角ゴ Pro W3"/>
              </w:rPr>
            </w:pPr>
            <w:r w:rsidRPr="002E25B7">
              <w:rPr>
                <w:rFonts w:eastAsia="ヒラギノ角ゴ Pro W3"/>
              </w:rPr>
              <w:t>1</w:t>
            </w:r>
          </w:p>
        </w:tc>
      </w:tr>
      <w:tr w:rsidR="00C13F4B" w:rsidRPr="002E25B7" w14:paraId="3A6123BB" w14:textId="77777777" w:rsidTr="004F41D9">
        <w:tc>
          <w:tcPr>
            <w:tcW w:w="2394" w:type="dxa"/>
            <w:shd w:val="clear" w:color="auto" w:fill="auto"/>
          </w:tcPr>
          <w:p w14:paraId="4B6DDC97" w14:textId="77777777" w:rsidR="00C13F4B" w:rsidRPr="002E25B7" w:rsidRDefault="00C13F4B" w:rsidP="004F41D9">
            <w:pPr>
              <w:pStyle w:val="Paragraph"/>
              <w:rPr>
                <w:rFonts w:eastAsia="ヒラギノ角ゴ Pro W3"/>
              </w:rPr>
            </w:pPr>
            <w:r w:rsidRPr="002E25B7">
              <w:rPr>
                <w:rFonts w:eastAsia="ヒラギノ角ゴ Pro W3"/>
              </w:rPr>
              <w:t>White Sands One (WS1)</w:t>
            </w:r>
          </w:p>
        </w:tc>
        <w:tc>
          <w:tcPr>
            <w:tcW w:w="2394" w:type="dxa"/>
            <w:shd w:val="clear" w:color="auto" w:fill="auto"/>
          </w:tcPr>
          <w:p w14:paraId="50B45D54" w14:textId="77777777" w:rsidR="00C13F4B" w:rsidRPr="002E25B7" w:rsidRDefault="00C13F4B" w:rsidP="004F41D9">
            <w:pPr>
              <w:pStyle w:val="Paragraph"/>
              <w:rPr>
                <w:rFonts w:eastAsia="ヒラギノ角ゴ Pro W3"/>
              </w:rPr>
            </w:pPr>
            <w:r w:rsidRPr="002E25B7">
              <w:rPr>
                <w:rFonts w:eastAsia="ヒラギノ角ゴ Pro W3"/>
              </w:rPr>
              <w:t>White Sands, New Mexico</w:t>
            </w:r>
          </w:p>
        </w:tc>
        <w:tc>
          <w:tcPr>
            <w:tcW w:w="2394" w:type="dxa"/>
            <w:shd w:val="clear" w:color="auto" w:fill="auto"/>
          </w:tcPr>
          <w:p w14:paraId="326D3C81" w14:textId="77777777" w:rsidR="00C13F4B" w:rsidRPr="002E25B7" w:rsidRDefault="00C13F4B" w:rsidP="004F41D9">
            <w:pPr>
              <w:pStyle w:val="Paragraph"/>
              <w:rPr>
                <w:rFonts w:eastAsia="ヒラギノ角ゴ Pro W3"/>
              </w:rPr>
            </w:pPr>
            <w:r>
              <w:rPr>
                <w:rFonts w:eastAsia="ヒラギノ角ゴ Pro W3"/>
              </w:rPr>
              <w:t>DAPHNE</w:t>
            </w:r>
            <w:r w:rsidRPr="002E25B7">
              <w:rPr>
                <w:rFonts w:eastAsia="ヒラギノ角ゴ Pro W3"/>
              </w:rPr>
              <w:t xml:space="preserve"> </w:t>
            </w:r>
            <w:r>
              <w:rPr>
                <w:rFonts w:eastAsia="ヒラギノ角ゴ Pro W3"/>
              </w:rPr>
              <w:t xml:space="preserve">Currently Phase 1 </w:t>
            </w:r>
          </w:p>
        </w:tc>
        <w:tc>
          <w:tcPr>
            <w:tcW w:w="2394" w:type="dxa"/>
            <w:shd w:val="clear" w:color="auto" w:fill="auto"/>
          </w:tcPr>
          <w:p w14:paraId="23B6E44D" w14:textId="77777777" w:rsidR="00C13F4B" w:rsidRPr="002E25B7" w:rsidRDefault="00C13F4B" w:rsidP="004F41D9">
            <w:pPr>
              <w:pStyle w:val="Paragraph"/>
              <w:rPr>
                <w:rFonts w:eastAsia="ヒラギノ角ゴ Pro W3"/>
              </w:rPr>
            </w:pPr>
            <w:r w:rsidRPr="002E25B7">
              <w:rPr>
                <w:rFonts w:eastAsia="ヒラギノ角ゴ Pro W3"/>
              </w:rPr>
              <w:t>1</w:t>
            </w:r>
          </w:p>
        </w:tc>
      </w:tr>
      <w:tr w:rsidR="00C13F4B" w:rsidRPr="002E25B7" w14:paraId="42AB55A4" w14:textId="77777777" w:rsidTr="004F41D9">
        <w:tc>
          <w:tcPr>
            <w:tcW w:w="2394" w:type="dxa"/>
            <w:shd w:val="clear" w:color="auto" w:fill="auto"/>
          </w:tcPr>
          <w:p w14:paraId="3BA49AE5" w14:textId="77777777" w:rsidR="00C13F4B" w:rsidRPr="002E25B7" w:rsidRDefault="00C13F4B" w:rsidP="004F41D9">
            <w:pPr>
              <w:pStyle w:val="Paragraph"/>
              <w:rPr>
                <w:rFonts w:eastAsia="ヒラギノ角ゴ Pro W3"/>
              </w:rPr>
            </w:pPr>
            <w:r w:rsidRPr="002E25B7">
              <w:rPr>
                <w:rFonts w:eastAsia="ヒラギノ角ゴ Pro W3"/>
              </w:rPr>
              <w:t>McMurdo TDRSS Replay System (MTRS)</w:t>
            </w:r>
          </w:p>
        </w:tc>
        <w:tc>
          <w:tcPr>
            <w:tcW w:w="2394" w:type="dxa"/>
            <w:shd w:val="clear" w:color="auto" w:fill="auto"/>
          </w:tcPr>
          <w:p w14:paraId="34D7147D" w14:textId="77777777" w:rsidR="00C13F4B" w:rsidRPr="002E25B7" w:rsidRDefault="00C13F4B" w:rsidP="004F41D9">
            <w:pPr>
              <w:pStyle w:val="Paragraph"/>
              <w:rPr>
                <w:rFonts w:eastAsia="ヒラギノ角ゴ Pro W3"/>
              </w:rPr>
            </w:pPr>
            <w:r w:rsidRPr="002E25B7">
              <w:rPr>
                <w:rFonts w:eastAsia="ヒラギノ角ゴ Pro W3"/>
              </w:rPr>
              <w:t>McMurdo, Antarctica</w:t>
            </w:r>
          </w:p>
        </w:tc>
        <w:tc>
          <w:tcPr>
            <w:tcW w:w="2394" w:type="dxa"/>
            <w:shd w:val="clear" w:color="auto" w:fill="auto"/>
          </w:tcPr>
          <w:p w14:paraId="3A39DC52" w14:textId="77777777" w:rsidR="00C13F4B" w:rsidRPr="002E25B7" w:rsidRDefault="00C13F4B" w:rsidP="004F41D9">
            <w:pPr>
              <w:pStyle w:val="Paragraph"/>
              <w:rPr>
                <w:rFonts w:eastAsia="ヒラギノ角ゴ Pro W3"/>
              </w:rPr>
            </w:pPr>
            <w:r>
              <w:rPr>
                <w:rFonts w:eastAsia="ヒラギノ角ゴ Pro W3"/>
              </w:rPr>
              <w:t>DAPHNE</w:t>
            </w:r>
            <w:r w:rsidRPr="002E25B7">
              <w:rPr>
                <w:rFonts w:eastAsia="ヒラギノ角ゴ Pro W3"/>
              </w:rPr>
              <w:t xml:space="preserve"> </w:t>
            </w:r>
            <w:r>
              <w:rPr>
                <w:rFonts w:eastAsia="ヒラギノ角ゴ Pro W3"/>
              </w:rPr>
              <w:t>Currently Phase 1 “</w:t>
            </w:r>
            <w:r w:rsidRPr="002E25B7">
              <w:rPr>
                <w:rFonts w:eastAsia="ヒラギノ角ゴ Pro W3"/>
              </w:rPr>
              <w:t>Minimal</w:t>
            </w:r>
            <w:r>
              <w:rPr>
                <w:rFonts w:eastAsia="ヒラギノ角ゴ Pro W3"/>
              </w:rPr>
              <w:t>”</w:t>
            </w:r>
          </w:p>
        </w:tc>
        <w:tc>
          <w:tcPr>
            <w:tcW w:w="2394" w:type="dxa"/>
            <w:shd w:val="clear" w:color="auto" w:fill="auto"/>
          </w:tcPr>
          <w:p w14:paraId="58C6189E" w14:textId="77777777" w:rsidR="00C13F4B" w:rsidRPr="002E25B7" w:rsidRDefault="00C13F4B" w:rsidP="004F41D9">
            <w:pPr>
              <w:pStyle w:val="Paragraph"/>
              <w:rPr>
                <w:rFonts w:eastAsia="ヒラギノ角ゴ Pro W3"/>
              </w:rPr>
            </w:pPr>
            <w:r w:rsidRPr="002E25B7">
              <w:rPr>
                <w:rFonts w:eastAsia="ヒラギノ角ゴ Pro W3"/>
              </w:rPr>
              <w:t>1</w:t>
            </w:r>
          </w:p>
        </w:tc>
      </w:tr>
    </w:tbl>
    <w:p w14:paraId="42708555" w14:textId="77777777" w:rsidR="00C13F4B" w:rsidRPr="00600FF8" w:rsidDel="00480FF2" w:rsidRDefault="00C13F4B" w:rsidP="00C150BD">
      <w:pPr>
        <w:spacing w:before="0" w:after="0"/>
        <w:jc w:val="left"/>
        <w:rPr>
          <w:del w:id="3878" w:author="Perrine, Martin L. (GSFC-5670)" w:date="2016-04-01T09:54:00Z"/>
          <w:rFonts w:ascii="Times New Roman" w:hAnsi="Times New Roman"/>
          <w:strike/>
          <w:color w:val="FF0000"/>
          <w:szCs w:val="24"/>
          <w:rPrChange w:id="3879" w:author="Perrine, Martin L. (GSFC-5670)" w:date="2016-01-19T12:25:00Z">
            <w:rPr>
              <w:del w:id="3880" w:author="Perrine, Martin L. (GSFC-5670)" w:date="2016-04-01T09:54:00Z"/>
              <w:rFonts w:ascii="Times New Roman" w:hAnsi="Times New Roman"/>
              <w:szCs w:val="24"/>
            </w:rPr>
          </w:rPrChange>
        </w:rPr>
      </w:pPr>
    </w:p>
    <w:p w14:paraId="00C7AA2D" w14:textId="77777777" w:rsidR="00A038FC" w:rsidDel="00480FF2" w:rsidRDefault="00A038FC" w:rsidP="00A43FDC">
      <w:pPr>
        <w:pStyle w:val="Paragraph"/>
        <w:rPr>
          <w:del w:id="3881" w:author="Perrine, Martin L. (GSFC-5670)" w:date="2016-04-01T09:54:00Z"/>
        </w:rPr>
      </w:pPr>
    </w:p>
    <w:p w14:paraId="06D821FF" w14:textId="56161D7B" w:rsidR="00C150BD" w:rsidDel="000260FD" w:rsidRDefault="00C150BD" w:rsidP="00A43FDC">
      <w:pPr>
        <w:pStyle w:val="Paragraph"/>
        <w:rPr>
          <w:del w:id="3882" w:author="Perrine, Martin L. (GSFC-5670)" w:date="2016-04-13T10:38:00Z"/>
        </w:rPr>
      </w:pPr>
    </w:p>
    <w:p w14:paraId="2C9CD61B" w14:textId="2975E455" w:rsidR="00D440D5" w:rsidRDefault="00D440D5">
      <w:pPr>
        <w:spacing w:before="0" w:after="0"/>
        <w:jc w:val="left"/>
        <w:rPr>
          <w:ins w:id="3883" w:author="Koslosky, Anne Marie.J (GSFC-5860)" w:date="2016-04-06T14:36:00Z"/>
          <w:b/>
          <w:sz w:val="32"/>
        </w:rPr>
      </w:pPr>
      <w:ins w:id="3884" w:author="Koslosky, Anne Marie.J (GSFC-5860)" w:date="2016-04-06T14:36:00Z">
        <w:del w:id="3885" w:author="Perrine, Martin L. (GSFC-5670)" w:date="2016-04-13T10:38:00Z">
          <w:r w:rsidDel="000260FD">
            <w:br w:type="page"/>
          </w:r>
        </w:del>
      </w:ins>
    </w:p>
    <w:p w14:paraId="3B6CEA46" w14:textId="212DF27F" w:rsidR="0041780B" w:rsidRDefault="0041780B">
      <w:pPr>
        <w:spacing w:before="0" w:after="0"/>
        <w:jc w:val="left"/>
        <w:rPr>
          <w:ins w:id="3886" w:author="Perrine, Martin L. (GSFC-5670)" w:date="2016-05-10T10:49:00Z"/>
          <w:b/>
          <w:sz w:val="32"/>
        </w:rPr>
      </w:pPr>
      <w:ins w:id="3887" w:author="Perrine, Martin L. (GSFC-5670)" w:date="2016-05-10T10:49:00Z">
        <w:r>
          <w:br w:type="page"/>
        </w:r>
      </w:ins>
    </w:p>
    <w:p w14:paraId="7ABCA7DB" w14:textId="77777777" w:rsidR="00A43FDC" w:rsidRPr="008602F0" w:rsidDel="00480FF2" w:rsidRDefault="00A43FDC">
      <w:pPr>
        <w:pStyle w:val="Paragraph"/>
        <w:jc w:val="center"/>
        <w:rPr>
          <w:del w:id="3888" w:author="Perrine, Martin L. (GSFC-5670)" w:date="2016-04-01T09:54:00Z"/>
        </w:rPr>
        <w:sectPr w:rsidR="00A43FDC" w:rsidRPr="008602F0" w:rsidDel="00480FF2" w:rsidSect="00B04AC6">
          <w:headerReference w:type="default" r:id="rId21"/>
          <w:footerReference w:type="default" r:id="rId22"/>
          <w:pgSz w:w="12240" w:h="15840" w:code="1"/>
          <w:pgMar w:top="1440" w:right="1440" w:bottom="720" w:left="1440" w:header="720" w:footer="720" w:gutter="0"/>
          <w:pgNumType w:start="1" w:chapStyle="1"/>
          <w:cols w:space="720"/>
        </w:sectPr>
        <w:pPrChange w:id="3889" w:author="Perrine, Martin L. (GSFC-5670)" w:date="2016-04-01T09:54:00Z">
          <w:pPr>
            <w:pStyle w:val="Paragraph"/>
          </w:pPr>
        </w:pPrChange>
      </w:pPr>
    </w:p>
    <w:p w14:paraId="17CE9E11" w14:textId="77777777" w:rsidR="00A038FC" w:rsidRPr="008602F0" w:rsidRDefault="00A038FC">
      <w:pPr>
        <w:pStyle w:val="CenterHeadingTOC-marked"/>
      </w:pPr>
      <w:bookmarkStart w:id="3890" w:name="_Toc446143868"/>
      <w:bookmarkEnd w:id="582"/>
      <w:r w:rsidRPr="008602F0">
        <w:t>Abbreviations and Acronyms</w:t>
      </w:r>
      <w:bookmarkEnd w:id="3890"/>
    </w:p>
    <w:tbl>
      <w:tblPr>
        <w:tblW w:w="0" w:type="auto"/>
        <w:tblLayout w:type="fixed"/>
        <w:tblLook w:val="0000" w:firstRow="0" w:lastRow="0" w:firstColumn="0" w:lastColumn="0" w:noHBand="0" w:noVBand="0"/>
      </w:tblPr>
      <w:tblGrid>
        <w:gridCol w:w="2448"/>
        <w:gridCol w:w="7128"/>
      </w:tblGrid>
      <w:tr w:rsidR="00A038FC" w:rsidRPr="008602F0" w14:paraId="312CC6DA" w14:textId="77777777" w:rsidTr="00D07339">
        <w:trPr>
          <w:tblHeader/>
        </w:trPr>
        <w:tc>
          <w:tcPr>
            <w:tcW w:w="2448" w:type="dxa"/>
          </w:tcPr>
          <w:p w14:paraId="6C92C29C" w14:textId="77777777" w:rsidR="00A038FC" w:rsidRPr="008602F0" w:rsidRDefault="00A038FC" w:rsidP="00646549">
            <w:pPr>
              <w:pStyle w:val="AbbrevGlossaryDescriptions"/>
              <w:rPr>
                <w:b/>
              </w:rPr>
            </w:pPr>
            <w:r w:rsidRPr="008602F0">
              <w:rPr>
                <w:b/>
              </w:rPr>
              <w:t>Acronym</w:t>
            </w:r>
          </w:p>
        </w:tc>
        <w:tc>
          <w:tcPr>
            <w:tcW w:w="7128" w:type="dxa"/>
          </w:tcPr>
          <w:p w14:paraId="5540C75B" w14:textId="77777777" w:rsidR="00A038FC" w:rsidRPr="008602F0" w:rsidRDefault="00A038FC" w:rsidP="00646549">
            <w:pPr>
              <w:pStyle w:val="AbbrevGlossaryDescriptions"/>
              <w:rPr>
                <w:b/>
              </w:rPr>
            </w:pPr>
            <w:r w:rsidRPr="008602F0">
              <w:rPr>
                <w:b/>
              </w:rPr>
              <w:t>Definition</w:t>
            </w:r>
          </w:p>
        </w:tc>
      </w:tr>
      <w:tr w:rsidR="00A038FC" w:rsidRPr="008602F0" w14:paraId="249E7041" w14:textId="77777777" w:rsidTr="00D07339">
        <w:tc>
          <w:tcPr>
            <w:tcW w:w="2448" w:type="dxa"/>
          </w:tcPr>
          <w:p w14:paraId="0E570B4F" w14:textId="3C598761" w:rsidR="004F41D9" w:rsidRDefault="004F41D9" w:rsidP="00564AB6">
            <w:pPr>
              <w:pStyle w:val="BodyA"/>
              <w:spacing w:before="72" w:after="72" w:line="280" w:lineRule="atLeast"/>
              <w:rPr>
                <w:ins w:id="3891" w:author="Koslosky, Anne Marie.J (GSFC-5860)" w:date="2016-04-06T14:24:00Z"/>
                <w:rFonts w:ascii="Times New Roman" w:hAnsi="Times New Roman"/>
              </w:rPr>
            </w:pPr>
            <w:ins w:id="3892" w:author="Koslosky, Anne Marie.J (GSFC-5860)" w:date="2016-04-06T14:24:00Z">
              <w:r>
                <w:rPr>
                  <w:rFonts w:ascii="Times New Roman" w:hAnsi="Times New Roman"/>
                </w:rPr>
                <w:t>AOS</w:t>
              </w:r>
            </w:ins>
          </w:p>
          <w:p w14:paraId="38C88A4C" w14:textId="006E5D0E" w:rsidR="004F41D9" w:rsidRDefault="004F41D9" w:rsidP="00564AB6">
            <w:pPr>
              <w:pStyle w:val="BodyA"/>
              <w:spacing w:before="72" w:after="72" w:line="280" w:lineRule="atLeast"/>
              <w:rPr>
                <w:ins w:id="3893" w:author="Koslosky, Anne Marie.J (GSFC-5860)" w:date="2016-04-06T14:20:00Z"/>
                <w:rFonts w:ascii="Times New Roman" w:hAnsi="Times New Roman"/>
              </w:rPr>
            </w:pPr>
            <w:ins w:id="3894" w:author="Koslosky, Anne Marie.J (GSFC-5860)" w:date="2016-04-06T14:20:00Z">
              <w:r>
                <w:rPr>
                  <w:rFonts w:ascii="Times New Roman" w:hAnsi="Times New Roman"/>
                </w:rPr>
                <w:t>CCSDS</w:t>
              </w:r>
            </w:ins>
          </w:p>
          <w:p w14:paraId="46FD3019" w14:textId="7A2B1BF3" w:rsidR="004F41D9" w:rsidRDefault="004F41D9" w:rsidP="00564AB6">
            <w:pPr>
              <w:pStyle w:val="BodyA"/>
              <w:spacing w:before="72" w:after="72" w:line="280" w:lineRule="atLeast"/>
              <w:rPr>
                <w:ins w:id="3895" w:author="Koslosky, Anne Marie.J (GSFC-5860)" w:date="2016-04-06T14:21:00Z"/>
                <w:rFonts w:ascii="Times New Roman" w:hAnsi="Times New Roman"/>
              </w:rPr>
            </w:pPr>
            <w:ins w:id="3896" w:author="Koslosky, Anne Marie.J (GSFC-5860)" w:date="2016-04-06T14:21:00Z">
              <w:r>
                <w:rPr>
                  <w:rFonts w:ascii="Times New Roman" w:hAnsi="Times New Roman"/>
                </w:rPr>
                <w:t>CSO</w:t>
              </w:r>
            </w:ins>
          </w:p>
          <w:p w14:paraId="1DD5560A" w14:textId="77777777" w:rsidR="00A038FC" w:rsidRPr="008602F0" w:rsidRDefault="00564AB6" w:rsidP="00564AB6">
            <w:pPr>
              <w:pStyle w:val="BodyA"/>
              <w:spacing w:before="72" w:after="72" w:line="280" w:lineRule="atLeast"/>
              <w:rPr>
                <w:rFonts w:ascii="Times New Roman" w:hAnsi="Times New Roman"/>
              </w:rPr>
            </w:pPr>
            <w:r>
              <w:rPr>
                <w:rFonts w:ascii="Times New Roman" w:hAnsi="Times New Roman"/>
              </w:rPr>
              <w:t>CM</w:t>
            </w:r>
          </w:p>
        </w:tc>
        <w:tc>
          <w:tcPr>
            <w:tcW w:w="7128" w:type="dxa"/>
          </w:tcPr>
          <w:p w14:paraId="24F49497" w14:textId="30A51AF2" w:rsidR="004F41D9" w:rsidRDefault="004F41D9" w:rsidP="00564AB6">
            <w:pPr>
              <w:pStyle w:val="BodyA"/>
              <w:spacing w:before="72" w:after="72" w:line="280" w:lineRule="atLeast"/>
              <w:rPr>
                <w:ins w:id="3897" w:author="Koslosky, Anne Marie.J (GSFC-5860)" w:date="2016-04-06T14:24:00Z"/>
                <w:rFonts w:ascii="Times New Roman" w:hAnsi="Times New Roman"/>
              </w:rPr>
            </w:pPr>
            <w:ins w:id="3898" w:author="Koslosky, Anne Marie.J (GSFC-5860)" w:date="2016-04-06T14:25:00Z">
              <w:r>
                <w:rPr>
                  <w:rFonts w:ascii="Times New Roman" w:hAnsi="Times New Roman"/>
                </w:rPr>
                <w:t>Acquisition of Signal</w:t>
              </w:r>
            </w:ins>
          </w:p>
          <w:p w14:paraId="51AB581F" w14:textId="5E0DECDB" w:rsidR="004F41D9" w:rsidRDefault="00DC36E3" w:rsidP="00564AB6">
            <w:pPr>
              <w:pStyle w:val="BodyA"/>
              <w:spacing w:before="72" w:after="72" w:line="280" w:lineRule="atLeast"/>
              <w:rPr>
                <w:ins w:id="3899" w:author="Koslosky, Anne Marie.J (GSFC-5860)" w:date="2016-04-06T14:20:00Z"/>
                <w:rFonts w:ascii="Times New Roman" w:hAnsi="Times New Roman"/>
              </w:rPr>
            </w:pPr>
            <w:ins w:id="3900" w:author="Koslosky, Anne Marie.J (GSFC-5860)" w:date="2016-04-06T14:29:00Z">
              <w:r w:rsidRPr="00DC36E3">
                <w:rPr>
                  <w:rFonts w:ascii="Times New Roman" w:hAnsi="Times New Roman"/>
                </w:rPr>
                <w:t>Consultative Committee for Space Data Systems</w:t>
              </w:r>
            </w:ins>
          </w:p>
          <w:p w14:paraId="62DC368E" w14:textId="08070499" w:rsidR="004F41D9" w:rsidRDefault="00DC36E3" w:rsidP="00564AB6">
            <w:pPr>
              <w:pStyle w:val="BodyA"/>
              <w:spacing w:before="72" w:after="72" w:line="280" w:lineRule="atLeast"/>
              <w:rPr>
                <w:ins w:id="3901" w:author="Koslosky, Anne Marie.J (GSFC-5860)" w:date="2016-04-06T14:21:00Z"/>
                <w:rFonts w:ascii="Times New Roman" w:hAnsi="Times New Roman"/>
              </w:rPr>
            </w:pPr>
            <w:ins w:id="3902" w:author="Koslosky, Anne Marie.J (GSFC-5860)" w:date="2016-04-06T14:30:00Z">
              <w:r w:rsidRPr="00DC36E3">
                <w:rPr>
                  <w:rFonts w:ascii="Times New Roman" w:hAnsi="Times New Roman"/>
                </w:rPr>
                <w:t>Communications Service Office</w:t>
              </w:r>
            </w:ins>
          </w:p>
          <w:p w14:paraId="1C5283FE" w14:textId="77777777" w:rsidR="00A038FC" w:rsidRPr="008602F0" w:rsidRDefault="00564AB6" w:rsidP="00564AB6">
            <w:pPr>
              <w:pStyle w:val="BodyA"/>
              <w:spacing w:before="72" w:after="72" w:line="280" w:lineRule="atLeast"/>
              <w:rPr>
                <w:rFonts w:ascii="Times New Roman" w:hAnsi="Times New Roman"/>
              </w:rPr>
            </w:pPr>
            <w:r>
              <w:rPr>
                <w:rFonts w:ascii="Times New Roman" w:hAnsi="Times New Roman"/>
              </w:rPr>
              <w:t>Configuration Management</w:t>
            </w:r>
          </w:p>
        </w:tc>
      </w:tr>
      <w:tr w:rsidR="00A038FC" w:rsidRPr="008602F0" w14:paraId="27BFFAE8" w14:textId="77777777" w:rsidTr="00D07339">
        <w:tc>
          <w:tcPr>
            <w:tcW w:w="2448" w:type="dxa"/>
          </w:tcPr>
          <w:p w14:paraId="6D45444E" w14:textId="4504667D" w:rsidR="00A038FC" w:rsidRDefault="00564AB6" w:rsidP="00646549">
            <w:pPr>
              <w:pStyle w:val="BodyA"/>
              <w:spacing w:before="72" w:after="72" w:line="280" w:lineRule="atLeast"/>
              <w:rPr>
                <w:rFonts w:ascii="Times New Roman" w:hAnsi="Times New Roman"/>
              </w:rPr>
            </w:pPr>
            <w:del w:id="3903" w:author="Perrine, Martin L. (GSFC-5670)" w:date="2016-04-08T15:29:00Z">
              <w:r w:rsidDel="003533E3">
                <w:rPr>
                  <w:rFonts w:ascii="Times New Roman" w:hAnsi="Times New Roman"/>
                </w:rPr>
                <w:delText>ConOp</w:delText>
              </w:r>
            </w:del>
            <w:ins w:id="3904" w:author="Perrine, Martin L. (GSFC-5670)" w:date="2016-04-08T15:29:00Z">
              <w:r w:rsidR="003533E3">
                <w:rPr>
                  <w:rFonts w:ascii="Times New Roman" w:hAnsi="Times New Roman"/>
                </w:rPr>
                <w:t>ConOp</w:t>
              </w:r>
            </w:ins>
            <w:r>
              <w:rPr>
                <w:rFonts w:ascii="Times New Roman" w:hAnsi="Times New Roman"/>
              </w:rPr>
              <w:t>s</w:t>
            </w:r>
          </w:p>
          <w:p w14:paraId="155A443F" w14:textId="77777777" w:rsidR="00D07339" w:rsidRPr="008602F0" w:rsidRDefault="00D07339" w:rsidP="00646549">
            <w:pPr>
              <w:pStyle w:val="BodyA"/>
              <w:spacing w:before="72" w:after="72" w:line="280" w:lineRule="atLeast"/>
              <w:rPr>
                <w:rFonts w:ascii="Times New Roman" w:hAnsi="Times New Roman"/>
              </w:rPr>
            </w:pPr>
            <w:r>
              <w:rPr>
                <w:rFonts w:ascii="Times New Roman" w:hAnsi="Times New Roman"/>
              </w:rPr>
              <w:t>CRB</w:t>
            </w:r>
          </w:p>
        </w:tc>
        <w:tc>
          <w:tcPr>
            <w:tcW w:w="7128" w:type="dxa"/>
          </w:tcPr>
          <w:p w14:paraId="42F8EB8B" w14:textId="77777777" w:rsidR="00A038FC" w:rsidRDefault="00564AB6" w:rsidP="00646549">
            <w:pPr>
              <w:pStyle w:val="BodyA"/>
              <w:spacing w:before="72" w:after="72" w:line="280" w:lineRule="atLeast"/>
              <w:rPr>
                <w:rStyle w:val="st1"/>
                <w:rFonts w:ascii="Times New Roman" w:hAnsi="Times New Roman"/>
                <w:color w:val="222222"/>
              </w:rPr>
            </w:pPr>
            <w:r>
              <w:rPr>
                <w:rStyle w:val="st1"/>
                <w:rFonts w:ascii="Times New Roman" w:hAnsi="Times New Roman"/>
                <w:color w:val="222222"/>
              </w:rPr>
              <w:t>Concept of Operations</w:t>
            </w:r>
          </w:p>
          <w:p w14:paraId="62711859" w14:textId="77777777" w:rsidR="00D07339" w:rsidRPr="008602F0" w:rsidRDefault="00D07339" w:rsidP="00646549">
            <w:pPr>
              <w:pStyle w:val="BodyA"/>
              <w:spacing w:before="72" w:after="72" w:line="280" w:lineRule="atLeast"/>
              <w:rPr>
                <w:rFonts w:ascii="Times New Roman" w:hAnsi="Times New Roman"/>
              </w:rPr>
            </w:pPr>
            <w:r>
              <w:rPr>
                <w:rStyle w:val="st1"/>
                <w:rFonts w:ascii="Times New Roman" w:hAnsi="Times New Roman"/>
                <w:color w:val="222222"/>
              </w:rPr>
              <w:t>Configuration Review Board</w:t>
            </w:r>
          </w:p>
        </w:tc>
      </w:tr>
      <w:tr w:rsidR="00A038FC" w:rsidRPr="008602F0" w14:paraId="2F197727" w14:textId="77777777" w:rsidTr="00D07339">
        <w:tc>
          <w:tcPr>
            <w:tcW w:w="2448" w:type="dxa"/>
          </w:tcPr>
          <w:p w14:paraId="01E8BAE5" w14:textId="5352AF1D" w:rsidR="002D356C" w:rsidRDefault="002D356C" w:rsidP="00646549">
            <w:pPr>
              <w:pStyle w:val="BodyA"/>
              <w:spacing w:before="72" w:after="72" w:line="280" w:lineRule="atLeast"/>
              <w:rPr>
                <w:ins w:id="3905" w:author="Koslosky, Anne Marie.J (GSFC-5860)" w:date="2016-04-05T09:26:00Z"/>
                <w:rFonts w:ascii="Times New Roman" w:hAnsi="Times New Roman"/>
              </w:rPr>
            </w:pPr>
            <w:ins w:id="3906" w:author="Koslosky, Anne Marie.J (GSFC-5860)" w:date="2016-04-05T09:26:00Z">
              <w:r>
                <w:rPr>
                  <w:rFonts w:ascii="Times New Roman" w:hAnsi="Times New Roman"/>
                </w:rPr>
                <w:t>DAPHNE</w:t>
              </w:r>
            </w:ins>
          </w:p>
          <w:p w14:paraId="0B095154" w14:textId="77777777" w:rsidR="00A038FC" w:rsidRPr="008602F0" w:rsidRDefault="00564AB6" w:rsidP="00646549">
            <w:pPr>
              <w:pStyle w:val="BodyA"/>
              <w:spacing w:before="72" w:after="72" w:line="280" w:lineRule="atLeast"/>
              <w:rPr>
                <w:rFonts w:ascii="Times New Roman" w:hAnsi="Times New Roman"/>
              </w:rPr>
            </w:pPr>
            <w:r>
              <w:rPr>
                <w:rFonts w:ascii="Times New Roman" w:hAnsi="Times New Roman"/>
              </w:rPr>
              <w:t>DCN</w:t>
            </w:r>
          </w:p>
        </w:tc>
        <w:tc>
          <w:tcPr>
            <w:tcW w:w="7128" w:type="dxa"/>
          </w:tcPr>
          <w:p w14:paraId="7D7FCC45" w14:textId="7B076EC0" w:rsidR="002D356C" w:rsidRDefault="002D356C" w:rsidP="00646549">
            <w:pPr>
              <w:pStyle w:val="BodyA"/>
              <w:spacing w:before="72" w:after="72" w:line="280" w:lineRule="atLeast"/>
              <w:rPr>
                <w:ins w:id="3907" w:author="Koslosky, Anne Marie.J (GSFC-5860)" w:date="2016-04-05T09:26:00Z"/>
                <w:rFonts w:ascii="Times New Roman" w:hAnsi="Times New Roman"/>
              </w:rPr>
            </w:pPr>
            <w:ins w:id="3908" w:author="Koslosky, Anne Marie.J (GSFC-5860)" w:date="2016-04-05T09:28:00Z">
              <w:r>
                <w:rPr>
                  <w:rFonts w:ascii="Times New Roman" w:hAnsi="Times New Roman"/>
                </w:rPr>
                <w:t xml:space="preserve">Data </w:t>
              </w:r>
            </w:ins>
            <w:ins w:id="3909" w:author="Koslosky, Anne Marie.J (GSFC-5860)" w:date="2016-04-05T09:26:00Z">
              <w:r w:rsidRPr="002D356C">
                <w:rPr>
                  <w:rFonts w:ascii="Times New Roman" w:hAnsi="Times New Roman"/>
                </w:rPr>
                <w:t>Acquisition Processing and Handl</w:t>
              </w:r>
              <w:r>
                <w:rPr>
                  <w:rFonts w:ascii="Times New Roman" w:hAnsi="Times New Roman"/>
                </w:rPr>
                <w:t>ing Network Environment</w:t>
              </w:r>
            </w:ins>
          </w:p>
          <w:p w14:paraId="7F81BC15" w14:textId="77777777" w:rsidR="00A038FC" w:rsidRPr="008602F0" w:rsidRDefault="00564AB6" w:rsidP="00646549">
            <w:pPr>
              <w:pStyle w:val="BodyA"/>
              <w:spacing w:before="72" w:after="72" w:line="280" w:lineRule="atLeast"/>
              <w:rPr>
                <w:rFonts w:ascii="Times New Roman" w:hAnsi="Times New Roman"/>
              </w:rPr>
            </w:pPr>
            <w:r>
              <w:rPr>
                <w:rFonts w:ascii="Times New Roman" w:hAnsi="Times New Roman"/>
              </w:rPr>
              <w:t>Document Change Notice</w:t>
            </w:r>
          </w:p>
        </w:tc>
      </w:tr>
      <w:tr w:rsidR="00A038FC" w:rsidRPr="008602F0" w14:paraId="37E0EF17" w14:textId="77777777" w:rsidTr="00D07339">
        <w:tc>
          <w:tcPr>
            <w:tcW w:w="2448" w:type="dxa"/>
          </w:tcPr>
          <w:p w14:paraId="7EFCE104" w14:textId="77777777" w:rsidR="00A038FC" w:rsidRPr="008602F0" w:rsidRDefault="00564AB6" w:rsidP="00646549">
            <w:pPr>
              <w:pStyle w:val="BodyA"/>
              <w:spacing w:before="72" w:after="72" w:line="280" w:lineRule="atLeast"/>
              <w:rPr>
                <w:rFonts w:ascii="Times New Roman" w:hAnsi="Times New Roman"/>
              </w:rPr>
            </w:pPr>
            <w:r>
              <w:rPr>
                <w:rFonts w:ascii="Times New Roman" w:hAnsi="Times New Roman"/>
              </w:rPr>
              <w:t>DDS</w:t>
            </w:r>
          </w:p>
        </w:tc>
        <w:tc>
          <w:tcPr>
            <w:tcW w:w="7128" w:type="dxa"/>
          </w:tcPr>
          <w:p w14:paraId="46514C17" w14:textId="77777777" w:rsidR="00A038FC" w:rsidRPr="008602F0" w:rsidRDefault="00564AB6" w:rsidP="00646549">
            <w:pPr>
              <w:pStyle w:val="BodyA"/>
              <w:spacing w:before="72" w:after="72" w:line="280" w:lineRule="atLeast"/>
              <w:rPr>
                <w:rFonts w:ascii="Times New Roman" w:hAnsi="Times New Roman"/>
              </w:rPr>
            </w:pPr>
            <w:r>
              <w:rPr>
                <w:rFonts w:ascii="Times New Roman" w:hAnsi="Times New Roman"/>
              </w:rPr>
              <w:t>Data Distribution System</w:t>
            </w:r>
          </w:p>
        </w:tc>
      </w:tr>
      <w:tr w:rsidR="00A038FC" w:rsidRPr="008602F0" w14:paraId="0B9BA73C" w14:textId="77777777" w:rsidTr="00D07339">
        <w:tc>
          <w:tcPr>
            <w:tcW w:w="2448" w:type="dxa"/>
          </w:tcPr>
          <w:p w14:paraId="535F78E4" w14:textId="10ADAF41" w:rsidR="002A7EF5" w:rsidRDefault="002A7EF5" w:rsidP="00646549">
            <w:pPr>
              <w:pStyle w:val="BodyA"/>
              <w:spacing w:before="72" w:after="72" w:line="280" w:lineRule="atLeast"/>
              <w:rPr>
                <w:ins w:id="3910" w:author="Koslosky, Anne Marie.J (GSFC-5860)" w:date="2016-04-05T09:31:00Z"/>
                <w:rFonts w:ascii="Times New Roman" w:hAnsi="Times New Roman"/>
              </w:rPr>
            </w:pPr>
            <w:ins w:id="3911" w:author="Koslosky, Anne Marie.J (GSFC-5860)" w:date="2016-04-05T09:31:00Z">
              <w:r>
                <w:rPr>
                  <w:rFonts w:ascii="Times New Roman" w:hAnsi="Times New Roman"/>
                </w:rPr>
                <w:t>DTS</w:t>
              </w:r>
            </w:ins>
          </w:p>
          <w:p w14:paraId="4B410BF0" w14:textId="77777777" w:rsidR="00A038FC" w:rsidRPr="008602F0" w:rsidRDefault="00564AB6" w:rsidP="00646549">
            <w:pPr>
              <w:pStyle w:val="BodyA"/>
              <w:spacing w:before="72" w:after="72" w:line="280" w:lineRule="atLeast"/>
              <w:rPr>
                <w:rFonts w:ascii="Times New Roman" w:hAnsi="Times New Roman"/>
              </w:rPr>
            </w:pPr>
            <w:r>
              <w:rPr>
                <w:rFonts w:ascii="Times New Roman" w:hAnsi="Times New Roman"/>
              </w:rPr>
              <w:t>EOL</w:t>
            </w:r>
          </w:p>
        </w:tc>
        <w:tc>
          <w:tcPr>
            <w:tcW w:w="7128" w:type="dxa"/>
          </w:tcPr>
          <w:p w14:paraId="7228FDB8" w14:textId="299A6306" w:rsidR="002A7EF5" w:rsidRDefault="002A7EF5" w:rsidP="00646549">
            <w:pPr>
              <w:pStyle w:val="BodyA"/>
              <w:spacing w:before="72" w:after="72" w:line="280" w:lineRule="atLeast"/>
              <w:rPr>
                <w:ins w:id="3912" w:author="Koslosky, Anne Marie.J (GSFC-5860)" w:date="2016-04-05T09:31:00Z"/>
                <w:rFonts w:ascii="Times New Roman" w:hAnsi="Times New Roman"/>
              </w:rPr>
            </w:pPr>
            <w:ins w:id="3913" w:author="Koslosky, Anne Marie.J (GSFC-5860)" w:date="2016-04-05T09:31:00Z">
              <w:r>
                <w:rPr>
                  <w:rFonts w:ascii="Times New Roman" w:hAnsi="Times New Roman"/>
                </w:rPr>
                <w:t>Data Transfer System</w:t>
              </w:r>
            </w:ins>
          </w:p>
          <w:p w14:paraId="1973D413" w14:textId="77777777" w:rsidR="00A038FC" w:rsidRPr="008602F0" w:rsidRDefault="00564AB6" w:rsidP="00646549">
            <w:pPr>
              <w:pStyle w:val="BodyA"/>
              <w:spacing w:before="72" w:after="72" w:line="280" w:lineRule="atLeast"/>
              <w:rPr>
                <w:rFonts w:ascii="Times New Roman" w:hAnsi="Times New Roman"/>
              </w:rPr>
            </w:pPr>
            <w:r>
              <w:rPr>
                <w:rFonts w:ascii="Times New Roman" w:hAnsi="Times New Roman"/>
              </w:rPr>
              <w:t>End of Life</w:t>
            </w:r>
          </w:p>
        </w:tc>
      </w:tr>
      <w:tr w:rsidR="00A038FC" w:rsidRPr="008602F0" w14:paraId="12E1637E" w14:textId="77777777" w:rsidTr="00D07339">
        <w:tc>
          <w:tcPr>
            <w:tcW w:w="2448" w:type="dxa"/>
          </w:tcPr>
          <w:p w14:paraId="3525DA66" w14:textId="08385BB7" w:rsidR="004F41D9" w:rsidRDefault="004F41D9" w:rsidP="00646549">
            <w:pPr>
              <w:pStyle w:val="BodyA"/>
              <w:spacing w:before="72" w:after="72" w:line="280" w:lineRule="atLeast"/>
              <w:rPr>
                <w:ins w:id="3914" w:author="Koslosky, Anne Marie.J (GSFC-5860)" w:date="2016-04-06T14:23:00Z"/>
                <w:rFonts w:ascii="Times New Roman" w:hAnsi="Times New Roman"/>
              </w:rPr>
            </w:pPr>
            <w:ins w:id="3915" w:author="Koslosky, Anne Marie.J (GSFC-5860)" w:date="2016-04-06T14:21:00Z">
              <w:r>
                <w:rPr>
                  <w:rFonts w:ascii="Times New Roman" w:hAnsi="Times New Roman"/>
                </w:rPr>
                <w:t>IT</w:t>
              </w:r>
            </w:ins>
          </w:p>
          <w:p w14:paraId="1B2E75F2" w14:textId="606F8533" w:rsidR="004F41D9" w:rsidRDefault="004F41D9" w:rsidP="00646549">
            <w:pPr>
              <w:pStyle w:val="BodyA"/>
              <w:spacing w:before="72" w:after="72" w:line="280" w:lineRule="atLeast"/>
              <w:rPr>
                <w:ins w:id="3916" w:author="Koslosky, Anne Marie.J (GSFC-5860)" w:date="2016-04-06T14:21:00Z"/>
                <w:rFonts w:ascii="Times New Roman" w:hAnsi="Times New Roman"/>
              </w:rPr>
            </w:pPr>
            <w:ins w:id="3917" w:author="Koslosky, Anne Marie.J (GSFC-5860)" w:date="2016-04-06T14:23:00Z">
              <w:r>
                <w:rPr>
                  <w:rFonts w:ascii="Times New Roman" w:hAnsi="Times New Roman"/>
                </w:rPr>
                <w:t>IP</w:t>
              </w:r>
            </w:ins>
          </w:p>
          <w:p w14:paraId="6D6B6377" w14:textId="77777777" w:rsidR="00A038FC" w:rsidRPr="008602F0" w:rsidRDefault="00564AB6" w:rsidP="00646549">
            <w:pPr>
              <w:pStyle w:val="BodyA"/>
              <w:spacing w:before="72" w:after="72" w:line="280" w:lineRule="atLeast"/>
              <w:rPr>
                <w:rFonts w:ascii="Times New Roman" w:hAnsi="Times New Roman"/>
              </w:rPr>
            </w:pPr>
            <w:r>
              <w:rPr>
                <w:rFonts w:ascii="Times New Roman" w:hAnsi="Times New Roman"/>
              </w:rPr>
              <w:t>IRIS</w:t>
            </w:r>
          </w:p>
        </w:tc>
        <w:tc>
          <w:tcPr>
            <w:tcW w:w="7128" w:type="dxa"/>
          </w:tcPr>
          <w:p w14:paraId="75233B17" w14:textId="272A8648" w:rsidR="004F41D9" w:rsidRDefault="00DC36E3" w:rsidP="00646549">
            <w:pPr>
              <w:pStyle w:val="BodyA"/>
              <w:spacing w:before="72" w:after="72" w:line="280" w:lineRule="atLeast"/>
              <w:rPr>
                <w:ins w:id="3918" w:author="Koslosky, Anne Marie.J (GSFC-5860)" w:date="2016-04-06T14:21:00Z"/>
                <w:rFonts w:ascii="Times New Roman" w:hAnsi="Times New Roman"/>
              </w:rPr>
            </w:pPr>
            <w:ins w:id="3919" w:author="Koslosky, Anne Marie.J (GSFC-5860)" w:date="2016-04-06T14:31:00Z">
              <w:r w:rsidRPr="00DC36E3">
                <w:rPr>
                  <w:rFonts w:ascii="Times New Roman" w:hAnsi="Times New Roman"/>
                </w:rPr>
                <w:t>Information Technology</w:t>
              </w:r>
            </w:ins>
          </w:p>
          <w:p w14:paraId="3155EFE3" w14:textId="78CC7014" w:rsidR="004F41D9" w:rsidRDefault="00DC36E3" w:rsidP="00646549">
            <w:pPr>
              <w:pStyle w:val="BodyA"/>
              <w:spacing w:before="72" w:after="72" w:line="280" w:lineRule="atLeast"/>
              <w:rPr>
                <w:ins w:id="3920" w:author="Koslosky, Anne Marie.J (GSFC-5860)" w:date="2016-04-06T14:23:00Z"/>
                <w:rFonts w:ascii="Times New Roman" w:hAnsi="Times New Roman"/>
              </w:rPr>
            </w:pPr>
            <w:ins w:id="3921" w:author="Koslosky, Anne Marie.J (GSFC-5860)" w:date="2016-04-06T14:31:00Z">
              <w:r w:rsidRPr="00DC36E3">
                <w:rPr>
                  <w:rFonts w:ascii="Times New Roman" w:hAnsi="Times New Roman"/>
                </w:rPr>
                <w:t>Internet Protocol</w:t>
              </w:r>
            </w:ins>
          </w:p>
          <w:p w14:paraId="4BD3AEB0" w14:textId="77777777" w:rsidR="00A038FC" w:rsidRPr="008602F0" w:rsidRDefault="00C77C98" w:rsidP="00646549">
            <w:pPr>
              <w:pStyle w:val="BodyA"/>
              <w:spacing w:before="72" w:after="72" w:line="280" w:lineRule="atLeast"/>
              <w:rPr>
                <w:rFonts w:ascii="Times New Roman" w:hAnsi="Times New Roman"/>
              </w:rPr>
            </w:pPr>
            <w:r>
              <w:rPr>
                <w:rFonts w:ascii="Times New Roman" w:hAnsi="Times New Roman"/>
              </w:rPr>
              <w:t>Interface Region Imaging Spectrograph</w:t>
            </w:r>
          </w:p>
        </w:tc>
      </w:tr>
      <w:tr w:rsidR="00A038FC" w:rsidRPr="008602F0" w14:paraId="2C09814F" w14:textId="77777777" w:rsidTr="00D07339">
        <w:tc>
          <w:tcPr>
            <w:tcW w:w="2448" w:type="dxa"/>
          </w:tcPr>
          <w:p w14:paraId="209A6F52" w14:textId="5FAD7128" w:rsidR="004F41D9" w:rsidRDefault="004F41D9" w:rsidP="00646549">
            <w:pPr>
              <w:pStyle w:val="BodyA"/>
              <w:spacing w:before="72" w:after="72" w:line="280" w:lineRule="atLeast"/>
              <w:rPr>
                <w:ins w:id="3922" w:author="Koslosky, Anne Marie.J (GSFC-5860)" w:date="2016-04-06T14:23:00Z"/>
                <w:rFonts w:ascii="Times New Roman" w:hAnsi="Times New Roman"/>
              </w:rPr>
            </w:pPr>
            <w:ins w:id="3923" w:author="Koslosky, Anne Marie.J (GSFC-5860)" w:date="2016-04-06T14:23:00Z">
              <w:r>
                <w:rPr>
                  <w:rFonts w:ascii="Times New Roman" w:hAnsi="Times New Roman"/>
                </w:rPr>
                <w:t>LEO</w:t>
              </w:r>
            </w:ins>
          </w:p>
          <w:p w14:paraId="5044B25E" w14:textId="767B9A5C" w:rsidR="004F41D9" w:rsidRDefault="004F41D9" w:rsidP="00646549">
            <w:pPr>
              <w:pStyle w:val="BodyA"/>
              <w:spacing w:before="72" w:after="72" w:line="280" w:lineRule="atLeast"/>
              <w:rPr>
                <w:ins w:id="3924" w:author="Koslosky, Anne Marie.J (GSFC-5860)" w:date="2016-04-06T14:19:00Z"/>
                <w:rFonts w:ascii="Times New Roman" w:hAnsi="Times New Roman"/>
              </w:rPr>
            </w:pPr>
            <w:ins w:id="3925" w:author="Koslosky, Anne Marie.J (GSFC-5860)" w:date="2016-04-06T14:19:00Z">
              <w:r>
                <w:rPr>
                  <w:rFonts w:ascii="Times New Roman" w:hAnsi="Times New Roman"/>
                </w:rPr>
                <w:t>LOP</w:t>
              </w:r>
            </w:ins>
          </w:p>
          <w:p w14:paraId="6BB28C2C"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LRO</w:t>
            </w:r>
          </w:p>
        </w:tc>
        <w:tc>
          <w:tcPr>
            <w:tcW w:w="7128" w:type="dxa"/>
          </w:tcPr>
          <w:p w14:paraId="1BDAF99A" w14:textId="3AA65C44" w:rsidR="004F41D9" w:rsidRDefault="004F41D9" w:rsidP="00646549">
            <w:pPr>
              <w:pStyle w:val="BodyA"/>
              <w:spacing w:before="72" w:after="72" w:line="280" w:lineRule="atLeast"/>
              <w:rPr>
                <w:ins w:id="3926" w:author="Koslosky, Anne Marie.J (GSFC-5860)" w:date="2016-04-06T14:23:00Z"/>
                <w:rFonts w:ascii="Times New Roman" w:hAnsi="Times New Roman"/>
              </w:rPr>
            </w:pPr>
            <w:ins w:id="3927" w:author="Koslosky, Anne Marie.J (GSFC-5860)" w:date="2016-04-06T14:23:00Z">
              <w:r>
                <w:rPr>
                  <w:rFonts w:ascii="Times New Roman" w:hAnsi="Times New Roman"/>
                </w:rPr>
                <w:t>Low Earth Orbit</w:t>
              </w:r>
            </w:ins>
          </w:p>
          <w:p w14:paraId="7EDDAFEF" w14:textId="600B01E7" w:rsidR="004F41D9" w:rsidRDefault="00801C0D" w:rsidP="00646549">
            <w:pPr>
              <w:pStyle w:val="BodyA"/>
              <w:spacing w:before="72" w:after="72" w:line="280" w:lineRule="atLeast"/>
              <w:rPr>
                <w:ins w:id="3928" w:author="Koslosky, Anne Marie.J (GSFC-5860)" w:date="2016-04-06T14:19:00Z"/>
                <w:rFonts w:ascii="Times New Roman" w:hAnsi="Times New Roman"/>
              </w:rPr>
            </w:pPr>
            <w:ins w:id="3929" w:author="Koslosky, Anne Marie.J (GSFC-5860)" w:date="2016-04-06T14:19:00Z">
              <w:r>
                <w:rPr>
                  <w:rFonts w:ascii="Times New Roman" w:hAnsi="Times New Roman"/>
                </w:rPr>
                <w:t>Local</w:t>
              </w:r>
              <w:r w:rsidR="004F41D9">
                <w:rPr>
                  <w:rFonts w:ascii="Times New Roman" w:hAnsi="Times New Roman"/>
                </w:rPr>
                <w:t xml:space="preserve"> Operating Procedures</w:t>
              </w:r>
            </w:ins>
          </w:p>
          <w:p w14:paraId="3BB8650D"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Lunar Reconnaissance Orbiter</w:t>
            </w:r>
          </w:p>
        </w:tc>
      </w:tr>
      <w:tr w:rsidR="00A038FC" w:rsidRPr="008602F0" w14:paraId="7F0CD98C" w14:textId="77777777" w:rsidTr="00D07339">
        <w:tc>
          <w:tcPr>
            <w:tcW w:w="2448" w:type="dxa"/>
          </w:tcPr>
          <w:p w14:paraId="49077694" w14:textId="3E5CDC3D" w:rsidR="004F41D9" w:rsidRDefault="004F41D9" w:rsidP="00646549">
            <w:pPr>
              <w:pStyle w:val="BodyA"/>
              <w:spacing w:before="72" w:after="72" w:line="280" w:lineRule="atLeast"/>
              <w:rPr>
                <w:ins w:id="3930" w:author="Koslosky, Anne Marie.J (GSFC-5860)" w:date="2016-04-06T14:25:00Z"/>
                <w:rFonts w:ascii="Times New Roman" w:hAnsi="Times New Roman"/>
              </w:rPr>
            </w:pPr>
            <w:ins w:id="3931" w:author="Koslosky, Anne Marie.J (GSFC-5860)" w:date="2016-04-06T14:25:00Z">
              <w:r>
                <w:rPr>
                  <w:rFonts w:ascii="Times New Roman" w:hAnsi="Times New Roman"/>
                </w:rPr>
                <w:t>M&amp;C</w:t>
              </w:r>
            </w:ins>
          </w:p>
          <w:p w14:paraId="55F528AA" w14:textId="3925F5DC" w:rsidR="004F41D9" w:rsidRDefault="004F41D9" w:rsidP="00646549">
            <w:pPr>
              <w:pStyle w:val="BodyA"/>
              <w:spacing w:before="72" w:after="72" w:line="280" w:lineRule="atLeast"/>
              <w:rPr>
                <w:ins w:id="3932" w:author="Koslosky, Anne Marie.J (GSFC-5860)" w:date="2016-04-06T14:20:00Z"/>
                <w:rFonts w:ascii="Times New Roman" w:hAnsi="Times New Roman"/>
              </w:rPr>
            </w:pPr>
            <w:ins w:id="3933" w:author="Koslosky, Anne Marie.J (GSFC-5860)" w:date="2016-04-06T14:20:00Z">
              <w:r>
                <w:rPr>
                  <w:rFonts w:ascii="Times New Roman" w:hAnsi="Times New Roman"/>
                </w:rPr>
                <w:t>MOC</w:t>
              </w:r>
            </w:ins>
          </w:p>
          <w:p w14:paraId="03B28886"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MTRS</w:t>
            </w:r>
          </w:p>
        </w:tc>
        <w:tc>
          <w:tcPr>
            <w:tcW w:w="7128" w:type="dxa"/>
          </w:tcPr>
          <w:p w14:paraId="0B79ED26" w14:textId="5F8B8E3D" w:rsidR="004F41D9" w:rsidRDefault="004F41D9" w:rsidP="00646549">
            <w:pPr>
              <w:pStyle w:val="BodyA"/>
              <w:spacing w:before="72" w:after="72" w:line="280" w:lineRule="atLeast"/>
              <w:rPr>
                <w:ins w:id="3934" w:author="Koslosky, Anne Marie.J (GSFC-5860)" w:date="2016-04-06T14:25:00Z"/>
                <w:rFonts w:ascii="Times New Roman" w:hAnsi="Times New Roman"/>
              </w:rPr>
            </w:pPr>
            <w:ins w:id="3935" w:author="Koslosky, Anne Marie.J (GSFC-5860)" w:date="2016-04-06T14:25:00Z">
              <w:r>
                <w:rPr>
                  <w:rFonts w:ascii="Times New Roman" w:hAnsi="Times New Roman"/>
                </w:rPr>
                <w:t>Monitor Control System</w:t>
              </w:r>
            </w:ins>
          </w:p>
          <w:p w14:paraId="0055D0E4" w14:textId="773B77BE" w:rsidR="004F41D9" w:rsidRDefault="004F41D9" w:rsidP="00646549">
            <w:pPr>
              <w:pStyle w:val="BodyA"/>
              <w:spacing w:before="72" w:after="72" w:line="280" w:lineRule="atLeast"/>
              <w:rPr>
                <w:ins w:id="3936" w:author="Koslosky, Anne Marie.J (GSFC-5860)" w:date="2016-04-06T14:20:00Z"/>
                <w:rFonts w:ascii="Times New Roman" w:hAnsi="Times New Roman"/>
              </w:rPr>
            </w:pPr>
            <w:ins w:id="3937" w:author="Koslosky, Anne Marie.J (GSFC-5860)" w:date="2016-04-06T14:20:00Z">
              <w:r>
                <w:rPr>
                  <w:rFonts w:ascii="Times New Roman" w:hAnsi="Times New Roman"/>
                </w:rPr>
                <w:t>Mission Operations Center</w:t>
              </w:r>
            </w:ins>
          </w:p>
          <w:p w14:paraId="732C2177"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McMurdo TDRSS Relay System</w:t>
            </w:r>
          </w:p>
        </w:tc>
      </w:tr>
      <w:tr w:rsidR="00A038FC" w:rsidRPr="008602F0" w14:paraId="113286B0" w14:textId="77777777" w:rsidTr="00D07339">
        <w:tc>
          <w:tcPr>
            <w:tcW w:w="2448" w:type="dxa"/>
          </w:tcPr>
          <w:p w14:paraId="3F6DA7B7" w14:textId="5F3BD039" w:rsidR="004F41D9" w:rsidRDefault="004F41D9" w:rsidP="00646549">
            <w:pPr>
              <w:pStyle w:val="BodyA"/>
              <w:spacing w:before="72" w:after="72" w:line="280" w:lineRule="atLeast"/>
              <w:rPr>
                <w:ins w:id="3938" w:author="Koslosky, Anne Marie.J (GSFC-5860)" w:date="2016-04-06T14:20:00Z"/>
                <w:rFonts w:ascii="Times New Roman" w:hAnsi="Times New Roman"/>
              </w:rPr>
            </w:pPr>
            <w:ins w:id="3939" w:author="Koslosky, Anne Marie.J (GSFC-5860)" w:date="2016-04-06T14:20:00Z">
              <w:r>
                <w:rPr>
                  <w:rFonts w:ascii="Times New Roman" w:hAnsi="Times New Roman"/>
                </w:rPr>
                <w:t>NASA</w:t>
              </w:r>
            </w:ins>
          </w:p>
          <w:p w14:paraId="6730A3E6" w14:textId="500C9AFA" w:rsidR="002D356C" w:rsidRDefault="002D356C" w:rsidP="00646549">
            <w:pPr>
              <w:pStyle w:val="BodyA"/>
              <w:spacing w:before="72" w:after="72" w:line="280" w:lineRule="atLeast"/>
              <w:rPr>
                <w:ins w:id="3940" w:author="Koslosky, Anne Marie.J (GSFC-5860)" w:date="2016-04-05T09:29:00Z"/>
                <w:rFonts w:ascii="Times New Roman" w:hAnsi="Times New Roman"/>
              </w:rPr>
            </w:pPr>
            <w:ins w:id="3941" w:author="Koslosky, Anne Marie.J (GSFC-5860)" w:date="2016-04-05T09:29:00Z">
              <w:r>
                <w:rPr>
                  <w:rFonts w:ascii="Times New Roman" w:hAnsi="Times New Roman"/>
                </w:rPr>
                <w:t>NEN</w:t>
              </w:r>
            </w:ins>
          </w:p>
          <w:p w14:paraId="628DA064" w14:textId="6E4EFB56" w:rsidR="004F41D9" w:rsidRDefault="004F41D9" w:rsidP="00646549">
            <w:pPr>
              <w:pStyle w:val="BodyA"/>
              <w:spacing w:before="72" w:after="72" w:line="280" w:lineRule="atLeast"/>
              <w:rPr>
                <w:ins w:id="3942" w:author="Koslosky, Anne Marie.J (GSFC-5860)" w:date="2016-04-06T14:24:00Z"/>
                <w:rFonts w:ascii="Times New Roman" w:hAnsi="Times New Roman"/>
              </w:rPr>
            </w:pPr>
            <w:ins w:id="3943" w:author="Koslosky, Anne Marie.J (GSFC-5860)" w:date="2016-04-06T14:24:00Z">
              <w:r>
                <w:rPr>
                  <w:rFonts w:ascii="Times New Roman" w:hAnsi="Times New Roman"/>
                </w:rPr>
                <w:t>NENG</w:t>
              </w:r>
            </w:ins>
          </w:p>
          <w:p w14:paraId="6CDA817E" w14:textId="15A6B0AB" w:rsidR="004F41D9" w:rsidRDefault="004F41D9" w:rsidP="00646549">
            <w:pPr>
              <w:pStyle w:val="BodyA"/>
              <w:spacing w:before="72" w:after="72" w:line="280" w:lineRule="atLeast"/>
              <w:rPr>
                <w:ins w:id="3944" w:author="Koslosky, Anne Marie.J (GSFC-5860)" w:date="2016-04-06T14:22:00Z"/>
                <w:rFonts w:ascii="Times New Roman" w:hAnsi="Times New Roman"/>
              </w:rPr>
            </w:pPr>
            <w:ins w:id="3945" w:author="Koslosky, Anne Marie.J (GSFC-5860)" w:date="2016-04-06T14:22:00Z">
              <w:r>
                <w:rPr>
                  <w:rFonts w:ascii="Times New Roman" w:hAnsi="Times New Roman"/>
                </w:rPr>
                <w:t>NEE</w:t>
              </w:r>
            </w:ins>
          </w:p>
          <w:p w14:paraId="30FCBDF4" w14:textId="77777777" w:rsidR="00DC36E3" w:rsidRDefault="00DC36E3" w:rsidP="00646549">
            <w:pPr>
              <w:pStyle w:val="BodyA"/>
              <w:spacing w:before="72" w:after="72" w:line="280" w:lineRule="atLeast"/>
              <w:rPr>
                <w:ins w:id="3946" w:author="Koslosky, Anne Marie.J (GSFC-5860)" w:date="2016-04-06T14:27:00Z"/>
                <w:rFonts w:ascii="Times New Roman" w:hAnsi="Times New Roman"/>
              </w:rPr>
            </w:pPr>
          </w:p>
          <w:p w14:paraId="6B0FFBCD" w14:textId="77777777" w:rsidR="00DC36E3" w:rsidRDefault="00DC36E3" w:rsidP="00646549">
            <w:pPr>
              <w:pStyle w:val="BodyA"/>
              <w:spacing w:before="72" w:after="72" w:line="280" w:lineRule="atLeast"/>
              <w:rPr>
                <w:ins w:id="3947" w:author="Koslosky, Anne Marie.J (GSFC-5860)" w:date="2016-04-06T14:27:00Z"/>
                <w:rFonts w:ascii="Times New Roman" w:hAnsi="Times New Roman"/>
              </w:rPr>
            </w:pPr>
            <w:ins w:id="3948" w:author="Koslosky, Anne Marie.J (GSFC-5860)" w:date="2016-04-06T14:27:00Z">
              <w:r>
                <w:rPr>
                  <w:rFonts w:ascii="Times New Roman" w:hAnsi="Times New Roman"/>
                </w:rPr>
                <w:t>NENSE</w:t>
              </w:r>
            </w:ins>
          </w:p>
          <w:p w14:paraId="639EE9B9" w14:textId="77777777" w:rsidR="004F41D9" w:rsidRDefault="004F41D9" w:rsidP="00646549">
            <w:pPr>
              <w:pStyle w:val="BodyA"/>
              <w:spacing w:before="72" w:after="72" w:line="280" w:lineRule="atLeast"/>
              <w:rPr>
                <w:ins w:id="3949" w:author="Koslosky, Anne Marie.J (GSFC-5860)" w:date="2016-04-06T14:22:00Z"/>
                <w:rFonts w:ascii="Times New Roman" w:hAnsi="Times New Roman"/>
              </w:rPr>
            </w:pPr>
            <w:ins w:id="3950" w:author="Koslosky, Anne Marie.J (GSFC-5860)" w:date="2016-04-06T14:21:00Z">
              <w:r>
                <w:rPr>
                  <w:rFonts w:ascii="Times New Roman" w:hAnsi="Times New Roman"/>
                </w:rPr>
                <w:t>NISN</w:t>
              </w:r>
            </w:ins>
          </w:p>
          <w:p w14:paraId="08BC100D" w14:textId="31C06FC1" w:rsidR="004F41D9" w:rsidRDefault="004F41D9" w:rsidP="00646549">
            <w:pPr>
              <w:pStyle w:val="BodyA"/>
              <w:spacing w:before="72" w:after="72" w:line="280" w:lineRule="atLeast"/>
              <w:rPr>
                <w:ins w:id="3951" w:author="Koslosky, Anne Marie.J (GSFC-5860)" w:date="2016-04-06T14:21:00Z"/>
                <w:rFonts w:ascii="Times New Roman" w:hAnsi="Times New Roman"/>
              </w:rPr>
            </w:pPr>
            <w:ins w:id="3952" w:author="Koslosky, Anne Marie.J (GSFC-5860)" w:date="2016-04-06T14:22:00Z">
              <w:r>
                <w:rPr>
                  <w:rFonts w:ascii="Times New Roman" w:hAnsi="Times New Roman"/>
                </w:rPr>
                <w:t>NIMO</w:t>
              </w:r>
            </w:ins>
          </w:p>
          <w:p w14:paraId="2B02D1DD"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NPR</w:t>
            </w:r>
          </w:p>
        </w:tc>
        <w:tc>
          <w:tcPr>
            <w:tcW w:w="7128" w:type="dxa"/>
          </w:tcPr>
          <w:p w14:paraId="4C84B3D7" w14:textId="19F42A08" w:rsidR="004F41D9" w:rsidRDefault="004F41D9" w:rsidP="00646549">
            <w:pPr>
              <w:pStyle w:val="BodyA"/>
              <w:spacing w:before="72" w:after="72" w:line="280" w:lineRule="atLeast"/>
              <w:rPr>
                <w:ins w:id="3953" w:author="Koslosky, Anne Marie.J (GSFC-5860)" w:date="2016-04-06T14:21:00Z"/>
                <w:rFonts w:ascii="Times New Roman" w:hAnsi="Times New Roman"/>
              </w:rPr>
            </w:pPr>
            <w:ins w:id="3954" w:author="Koslosky, Anne Marie.J (GSFC-5860)" w:date="2016-04-06T14:21:00Z">
              <w:r>
                <w:rPr>
                  <w:rFonts w:ascii="Times New Roman" w:hAnsi="Times New Roman"/>
                </w:rPr>
                <w:t>National Aeronautics Space Administration</w:t>
              </w:r>
            </w:ins>
          </w:p>
          <w:p w14:paraId="0EA23C4B" w14:textId="0A277FDD" w:rsidR="002D356C" w:rsidRDefault="002D356C" w:rsidP="00646549">
            <w:pPr>
              <w:pStyle w:val="BodyA"/>
              <w:spacing w:before="72" w:after="72" w:line="280" w:lineRule="atLeast"/>
              <w:rPr>
                <w:ins w:id="3955" w:author="Koslosky, Anne Marie.J (GSFC-5860)" w:date="2016-04-06T14:24:00Z"/>
                <w:rFonts w:ascii="Times New Roman" w:hAnsi="Times New Roman"/>
              </w:rPr>
            </w:pPr>
            <w:ins w:id="3956" w:author="Koslosky, Anne Marie.J (GSFC-5860)" w:date="2016-04-05T09:29:00Z">
              <w:r>
                <w:rPr>
                  <w:rFonts w:ascii="Times New Roman" w:hAnsi="Times New Roman"/>
                </w:rPr>
                <w:t>Near Earth Network</w:t>
              </w:r>
            </w:ins>
          </w:p>
          <w:p w14:paraId="0FFBB0DA" w14:textId="45BC441B" w:rsidR="004F41D9" w:rsidRDefault="004F41D9" w:rsidP="00646549">
            <w:pPr>
              <w:pStyle w:val="BodyA"/>
              <w:spacing w:before="72" w:after="72" w:line="280" w:lineRule="atLeast"/>
              <w:rPr>
                <w:ins w:id="3957" w:author="Koslosky, Anne Marie.J (GSFC-5860)" w:date="2016-04-05T09:29:00Z"/>
                <w:rFonts w:ascii="Times New Roman" w:hAnsi="Times New Roman"/>
              </w:rPr>
            </w:pPr>
            <w:ins w:id="3958" w:author="Koslosky, Anne Marie.J (GSFC-5860)" w:date="2016-04-06T14:24:00Z">
              <w:r>
                <w:rPr>
                  <w:rFonts w:ascii="Times New Roman" w:hAnsi="Times New Roman"/>
                </w:rPr>
                <w:t>Near Earth Network Gateway</w:t>
              </w:r>
            </w:ins>
          </w:p>
          <w:p w14:paraId="62C64F3B" w14:textId="78F66CEA" w:rsidR="004F41D9" w:rsidRDefault="00D440D5" w:rsidP="00646549">
            <w:pPr>
              <w:pStyle w:val="BodyA"/>
              <w:spacing w:before="72" w:after="72" w:line="280" w:lineRule="atLeast"/>
              <w:rPr>
                <w:ins w:id="3959" w:author="Koslosky, Anne Marie.J (GSFC-5860)" w:date="2016-04-06T14:22:00Z"/>
                <w:rFonts w:ascii="Times New Roman" w:hAnsi="Times New Roman"/>
              </w:rPr>
            </w:pPr>
            <w:ins w:id="3960" w:author="Koslosky, Anne Marie.J (GSFC-5860)" w:date="2016-04-06T14:32:00Z">
              <w:r>
                <w:rPr>
                  <w:rFonts w:ascii="Times New Roman" w:hAnsi="Times New Roman"/>
                </w:rPr>
                <w:t>Near Earth Element</w:t>
              </w:r>
            </w:ins>
          </w:p>
          <w:p w14:paraId="36D44732" w14:textId="77777777" w:rsidR="004F41D9" w:rsidRDefault="004F41D9" w:rsidP="00646549">
            <w:pPr>
              <w:pStyle w:val="BodyA"/>
              <w:spacing w:before="72" w:after="72" w:line="280" w:lineRule="atLeast"/>
              <w:rPr>
                <w:ins w:id="3961" w:author="Koslosky, Anne Marie.J (GSFC-5860)" w:date="2016-04-06T14:22:00Z"/>
                <w:rFonts w:ascii="Times New Roman" w:hAnsi="Times New Roman"/>
              </w:rPr>
            </w:pPr>
          </w:p>
          <w:p w14:paraId="3E8C1F52" w14:textId="14AFF227" w:rsidR="004F41D9" w:rsidRDefault="00DC36E3" w:rsidP="00646549">
            <w:pPr>
              <w:pStyle w:val="BodyA"/>
              <w:spacing w:before="72" w:after="72" w:line="280" w:lineRule="atLeast"/>
              <w:rPr>
                <w:ins w:id="3962" w:author="Koslosky, Anne Marie.J (GSFC-5860)" w:date="2016-04-06T14:22:00Z"/>
                <w:rFonts w:ascii="Times New Roman" w:hAnsi="Times New Roman"/>
              </w:rPr>
            </w:pPr>
            <w:ins w:id="3963" w:author="Koslosky, Anne Marie.J (GSFC-5860)" w:date="2016-04-06T14:27:00Z">
              <w:r>
                <w:rPr>
                  <w:rFonts w:ascii="Times New Roman" w:hAnsi="Times New Roman"/>
                </w:rPr>
                <w:t>Near Earth Network Schedule Engine</w:t>
              </w:r>
            </w:ins>
          </w:p>
          <w:p w14:paraId="20BD4738" w14:textId="4EF7C916" w:rsidR="00D440D5" w:rsidRDefault="00D440D5" w:rsidP="00646549">
            <w:pPr>
              <w:pStyle w:val="BodyA"/>
              <w:spacing w:before="72" w:after="72" w:line="280" w:lineRule="atLeast"/>
              <w:rPr>
                <w:ins w:id="3964" w:author="Koslosky, Anne Marie.J (GSFC-5860)" w:date="2016-04-06T14:32:00Z"/>
                <w:rFonts w:ascii="Times New Roman" w:hAnsi="Times New Roman"/>
              </w:rPr>
            </w:pPr>
            <w:ins w:id="3965" w:author="Koslosky, Anne Marie.J (GSFC-5860)" w:date="2016-04-06T14:33:00Z">
              <w:r w:rsidRPr="00D440D5">
                <w:rPr>
                  <w:rFonts w:ascii="Times New Roman" w:hAnsi="Times New Roman"/>
                </w:rPr>
                <w:t>NASA Integrated Services Network</w:t>
              </w:r>
            </w:ins>
          </w:p>
          <w:p w14:paraId="1861ECB6" w14:textId="63F1F6AC" w:rsidR="00D440D5" w:rsidRDefault="00D440D5" w:rsidP="00646549">
            <w:pPr>
              <w:pStyle w:val="BodyA"/>
              <w:spacing w:before="72" w:after="72" w:line="280" w:lineRule="atLeast"/>
              <w:rPr>
                <w:ins w:id="3966" w:author="Koslosky, Anne Marie.J (GSFC-5860)" w:date="2016-04-06T14:32:00Z"/>
                <w:rFonts w:ascii="Times New Roman" w:hAnsi="Times New Roman"/>
              </w:rPr>
            </w:pPr>
            <w:ins w:id="3967" w:author="Koslosky, Anne Marie.J (GSFC-5860)" w:date="2016-04-06T14:33:00Z">
              <w:r w:rsidRPr="00D440D5">
                <w:rPr>
                  <w:rFonts w:ascii="Times New Roman" w:hAnsi="Times New Roman"/>
                </w:rPr>
                <w:t>Networks Integration Management Office</w:t>
              </w:r>
            </w:ins>
          </w:p>
          <w:p w14:paraId="2639C475"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NASA Procedural Requirements</w:t>
            </w:r>
          </w:p>
        </w:tc>
      </w:tr>
      <w:tr w:rsidR="00A038FC" w:rsidRPr="008602F0" w14:paraId="0AD970F2" w14:textId="77777777" w:rsidTr="00D07339">
        <w:tc>
          <w:tcPr>
            <w:tcW w:w="2448" w:type="dxa"/>
          </w:tcPr>
          <w:p w14:paraId="670CF85E" w14:textId="77A11E2A" w:rsidR="004F41D9" w:rsidRDefault="004F41D9" w:rsidP="00646549">
            <w:pPr>
              <w:pStyle w:val="BodyA"/>
              <w:spacing w:before="72" w:after="72" w:line="280" w:lineRule="atLeast"/>
              <w:rPr>
                <w:ins w:id="3968" w:author="Koslosky, Anne Marie.J (GSFC-5860)" w:date="2016-04-06T14:26:00Z"/>
                <w:rFonts w:ascii="Times New Roman" w:hAnsi="Times New Roman"/>
              </w:rPr>
            </w:pPr>
            <w:ins w:id="3969" w:author="Koslosky, Anne Marie.J (GSFC-5860)" w:date="2016-04-06T14:24:00Z">
              <w:r>
                <w:rPr>
                  <w:rFonts w:ascii="Times New Roman" w:hAnsi="Times New Roman"/>
                </w:rPr>
                <w:lastRenderedPageBreak/>
                <w:t>NTR</w:t>
              </w:r>
            </w:ins>
          </w:p>
          <w:p w14:paraId="6265AE32" w14:textId="71D89113" w:rsidR="00DC36E3" w:rsidRDefault="00DC36E3" w:rsidP="00646549">
            <w:pPr>
              <w:pStyle w:val="BodyA"/>
              <w:spacing w:before="72" w:after="72" w:line="280" w:lineRule="atLeast"/>
              <w:rPr>
                <w:ins w:id="3970" w:author="Koslosky, Anne Marie.J (GSFC-5860)" w:date="2016-04-06T14:24:00Z"/>
                <w:rFonts w:ascii="Times New Roman" w:hAnsi="Times New Roman"/>
              </w:rPr>
            </w:pPr>
            <w:ins w:id="3971" w:author="Koslosky, Anne Marie.J (GSFC-5860)" w:date="2016-04-06T14:26:00Z">
              <w:r>
                <w:rPr>
                  <w:rFonts w:ascii="Times New Roman" w:hAnsi="Times New Roman"/>
                </w:rPr>
                <w:t>NRT</w:t>
              </w:r>
            </w:ins>
          </w:p>
          <w:p w14:paraId="5A65BAAB"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RIP</w:t>
            </w:r>
          </w:p>
        </w:tc>
        <w:tc>
          <w:tcPr>
            <w:tcW w:w="7128" w:type="dxa"/>
          </w:tcPr>
          <w:p w14:paraId="7B0F204C" w14:textId="71870735" w:rsidR="004F41D9" w:rsidRDefault="00D440D5" w:rsidP="00646549">
            <w:pPr>
              <w:pStyle w:val="BodyA"/>
              <w:spacing w:before="72" w:after="72" w:line="280" w:lineRule="atLeast"/>
              <w:rPr>
                <w:ins w:id="3972" w:author="Koslosky, Anne Marie.J (GSFC-5860)" w:date="2016-04-06T14:24:00Z"/>
                <w:rFonts w:ascii="Times New Roman" w:hAnsi="Times New Roman"/>
              </w:rPr>
            </w:pPr>
            <w:ins w:id="3973" w:author="Koslosky, Anne Marie.J (GSFC-5860)" w:date="2016-04-06T14:34:00Z">
              <w:r w:rsidRPr="00D440D5">
                <w:rPr>
                  <w:rFonts w:ascii="Times New Roman" w:hAnsi="Times New Roman"/>
                </w:rPr>
                <w:t>New Technology Report</w:t>
              </w:r>
            </w:ins>
          </w:p>
          <w:p w14:paraId="1C4268BC" w14:textId="2C7B2F4C" w:rsidR="00DC36E3" w:rsidRDefault="00DC36E3" w:rsidP="00646549">
            <w:pPr>
              <w:pStyle w:val="BodyA"/>
              <w:spacing w:before="72" w:after="72" w:line="280" w:lineRule="atLeast"/>
              <w:rPr>
                <w:ins w:id="3974" w:author="Koslosky, Anne Marie.J (GSFC-5860)" w:date="2016-04-06T14:26:00Z"/>
                <w:rFonts w:ascii="Times New Roman" w:hAnsi="Times New Roman"/>
              </w:rPr>
            </w:pPr>
            <w:ins w:id="3975" w:author="Koslosky, Anne Marie.J (GSFC-5860)" w:date="2016-04-06T14:26:00Z">
              <w:r>
                <w:rPr>
                  <w:rFonts w:ascii="Times New Roman" w:hAnsi="Times New Roman"/>
                </w:rPr>
                <w:t>Near-real time</w:t>
              </w:r>
            </w:ins>
          </w:p>
          <w:p w14:paraId="0BB71CD3"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Receive Ingest Portal</w:t>
            </w:r>
          </w:p>
        </w:tc>
      </w:tr>
      <w:tr w:rsidR="00A038FC" w:rsidRPr="008602F0" w14:paraId="33B2568F" w14:textId="77777777" w:rsidTr="00D07339">
        <w:tc>
          <w:tcPr>
            <w:tcW w:w="2448" w:type="dxa"/>
          </w:tcPr>
          <w:p w14:paraId="3CE974AC" w14:textId="6A845BD8" w:rsidR="00DC36E3" w:rsidRDefault="00DC36E3" w:rsidP="00646549">
            <w:pPr>
              <w:pStyle w:val="BodyA"/>
              <w:spacing w:before="72" w:after="72" w:line="280" w:lineRule="atLeast"/>
              <w:rPr>
                <w:ins w:id="3976" w:author="Koslosky, Anne Marie.J (GSFC-5860)" w:date="2016-04-06T14:27:00Z"/>
                <w:rFonts w:ascii="Times New Roman" w:hAnsi="Times New Roman"/>
              </w:rPr>
            </w:pPr>
          </w:p>
          <w:p w14:paraId="632DAE4B" w14:textId="77777777" w:rsidR="00DC36E3" w:rsidRDefault="00DC36E3" w:rsidP="00646549">
            <w:pPr>
              <w:pStyle w:val="BodyA"/>
              <w:spacing w:before="72" w:after="72" w:line="280" w:lineRule="atLeast"/>
              <w:rPr>
                <w:ins w:id="3977" w:author="Koslosky, Anne Marie.J (GSFC-5860)" w:date="2016-04-06T14:27:00Z"/>
                <w:rFonts w:ascii="Times New Roman" w:hAnsi="Times New Roman"/>
              </w:rPr>
            </w:pPr>
            <w:ins w:id="3978" w:author="Koslosky, Anne Marie.J (GSFC-5860)" w:date="2016-04-06T14:27:00Z">
              <w:r>
                <w:rPr>
                  <w:rFonts w:ascii="Times New Roman" w:hAnsi="Times New Roman"/>
                </w:rPr>
                <w:t>SCP</w:t>
              </w:r>
            </w:ins>
          </w:p>
          <w:p w14:paraId="52CEA06C"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SDO</w:t>
            </w:r>
          </w:p>
        </w:tc>
        <w:tc>
          <w:tcPr>
            <w:tcW w:w="7128" w:type="dxa"/>
          </w:tcPr>
          <w:p w14:paraId="72C45D2F" w14:textId="77777777" w:rsidR="00DC36E3" w:rsidRDefault="00DC36E3" w:rsidP="00646549">
            <w:pPr>
              <w:pStyle w:val="BodyA"/>
              <w:spacing w:before="72" w:after="72" w:line="280" w:lineRule="atLeast"/>
              <w:rPr>
                <w:ins w:id="3979" w:author="Koslosky, Anne Marie.J (GSFC-5860)" w:date="2016-04-06T14:27:00Z"/>
                <w:rFonts w:ascii="Times New Roman" w:hAnsi="Times New Roman"/>
              </w:rPr>
            </w:pPr>
          </w:p>
          <w:p w14:paraId="7237CD9B" w14:textId="0CEFC6FF" w:rsidR="00DC36E3" w:rsidRDefault="00D440D5" w:rsidP="00646549">
            <w:pPr>
              <w:pStyle w:val="BodyA"/>
              <w:spacing w:before="72" w:after="72" w:line="280" w:lineRule="atLeast"/>
              <w:rPr>
                <w:ins w:id="3980" w:author="Koslosky, Anne Marie.J (GSFC-5860)" w:date="2016-04-06T14:27:00Z"/>
                <w:rFonts w:ascii="Times New Roman" w:hAnsi="Times New Roman"/>
              </w:rPr>
            </w:pPr>
            <w:ins w:id="3981" w:author="Koslosky, Anne Marie.J (GSFC-5860)" w:date="2016-04-06T14:35:00Z">
              <w:r w:rsidRPr="00D440D5">
                <w:rPr>
                  <w:rFonts w:ascii="Times New Roman" w:hAnsi="Times New Roman"/>
                </w:rPr>
                <w:t>Secure Copy</w:t>
              </w:r>
            </w:ins>
          </w:p>
          <w:p w14:paraId="5BED2507" w14:textId="77777777" w:rsidR="00A038FC" w:rsidRPr="008602F0" w:rsidRDefault="00AE55BF" w:rsidP="00646549">
            <w:pPr>
              <w:pStyle w:val="BodyA"/>
              <w:spacing w:before="72" w:after="72" w:line="280" w:lineRule="atLeast"/>
              <w:rPr>
                <w:rFonts w:ascii="Times New Roman" w:hAnsi="Times New Roman"/>
              </w:rPr>
            </w:pPr>
            <w:r>
              <w:rPr>
                <w:rFonts w:ascii="Times New Roman" w:hAnsi="Times New Roman"/>
              </w:rPr>
              <w:t>Solar Dynamics Observatory</w:t>
            </w:r>
          </w:p>
        </w:tc>
      </w:tr>
      <w:tr w:rsidR="00A038FC" w:rsidRPr="008602F0" w14:paraId="266C0E49" w14:textId="77777777" w:rsidTr="00D07339">
        <w:tc>
          <w:tcPr>
            <w:tcW w:w="2448" w:type="dxa"/>
          </w:tcPr>
          <w:p w14:paraId="28E6932B" w14:textId="30A8AA98" w:rsidR="00DC36E3" w:rsidRDefault="00DC36E3" w:rsidP="00646549">
            <w:pPr>
              <w:pStyle w:val="BodyA"/>
              <w:spacing w:before="72" w:after="72" w:line="280" w:lineRule="atLeast"/>
              <w:rPr>
                <w:ins w:id="3982" w:author="Koslosky, Anne Marie.J (GSFC-5860)" w:date="2016-04-06T14:28:00Z"/>
                <w:rFonts w:ascii="Times New Roman" w:hAnsi="Times New Roman"/>
              </w:rPr>
            </w:pPr>
            <w:ins w:id="3983" w:author="Koslosky, Anne Marie.J (GSFC-5860)" w:date="2016-04-06T14:28:00Z">
              <w:r>
                <w:rPr>
                  <w:rFonts w:ascii="Times New Roman" w:hAnsi="Times New Roman"/>
                </w:rPr>
                <w:t>SFTP</w:t>
              </w:r>
            </w:ins>
          </w:p>
          <w:p w14:paraId="5BAF7DB2" w14:textId="77777777" w:rsidR="00A038FC" w:rsidRPr="008602F0" w:rsidRDefault="00D07339" w:rsidP="00646549">
            <w:pPr>
              <w:pStyle w:val="BodyA"/>
              <w:spacing w:before="72" w:after="72" w:line="280" w:lineRule="atLeast"/>
              <w:rPr>
                <w:rFonts w:ascii="Times New Roman" w:hAnsi="Times New Roman"/>
              </w:rPr>
            </w:pPr>
            <w:r>
              <w:rPr>
                <w:rFonts w:ascii="Times New Roman" w:hAnsi="Times New Roman"/>
              </w:rPr>
              <w:t>SMAP</w:t>
            </w:r>
          </w:p>
        </w:tc>
        <w:tc>
          <w:tcPr>
            <w:tcW w:w="7128" w:type="dxa"/>
          </w:tcPr>
          <w:p w14:paraId="51A5581E" w14:textId="58DB874F" w:rsidR="00DC36E3" w:rsidRDefault="00D440D5" w:rsidP="00646549">
            <w:pPr>
              <w:pStyle w:val="BodyA"/>
              <w:spacing w:before="72" w:after="72" w:line="280" w:lineRule="atLeast"/>
              <w:rPr>
                <w:ins w:id="3984" w:author="Koslosky, Anne Marie.J (GSFC-5860)" w:date="2016-04-06T14:28:00Z"/>
                <w:rFonts w:ascii="Times New Roman" w:hAnsi="Times New Roman"/>
              </w:rPr>
            </w:pPr>
            <w:ins w:id="3985" w:author="Koslosky, Anne Marie.J (GSFC-5860)" w:date="2016-04-06T14:35:00Z">
              <w:r w:rsidRPr="00D440D5">
                <w:rPr>
                  <w:rFonts w:ascii="Times New Roman" w:hAnsi="Times New Roman"/>
                </w:rPr>
                <w:t>Secure File Transport Protocol</w:t>
              </w:r>
            </w:ins>
          </w:p>
          <w:p w14:paraId="7675F605" w14:textId="77777777" w:rsidR="00A038FC" w:rsidRPr="008602F0" w:rsidRDefault="00D07339" w:rsidP="00646549">
            <w:pPr>
              <w:pStyle w:val="BodyA"/>
              <w:spacing w:before="72" w:after="72" w:line="280" w:lineRule="atLeast"/>
              <w:rPr>
                <w:rFonts w:ascii="Times New Roman" w:hAnsi="Times New Roman"/>
              </w:rPr>
            </w:pPr>
            <w:r>
              <w:rPr>
                <w:rFonts w:ascii="Times New Roman" w:hAnsi="Times New Roman"/>
              </w:rPr>
              <w:t>Soil Moisture Active Passive</w:t>
            </w:r>
          </w:p>
        </w:tc>
      </w:tr>
      <w:tr w:rsidR="00A038FC" w:rsidRPr="008602F0" w14:paraId="41895902" w14:textId="77777777" w:rsidTr="00D07339">
        <w:tc>
          <w:tcPr>
            <w:tcW w:w="2448" w:type="dxa"/>
          </w:tcPr>
          <w:p w14:paraId="48E0A2B1" w14:textId="3066C18A" w:rsidR="004F41D9" w:rsidRDefault="004F41D9" w:rsidP="00646549">
            <w:pPr>
              <w:pStyle w:val="BodyA"/>
              <w:spacing w:before="72" w:after="72" w:line="280" w:lineRule="atLeast"/>
              <w:rPr>
                <w:ins w:id="3986" w:author="Koslosky, Anne Marie.J (GSFC-5860)" w:date="2016-04-06T14:23:00Z"/>
                <w:rFonts w:ascii="Times New Roman" w:hAnsi="Times New Roman"/>
              </w:rPr>
            </w:pPr>
            <w:ins w:id="3987" w:author="Koslosky, Anne Marie.J (GSFC-5860)" w:date="2016-04-06T14:23:00Z">
              <w:r>
                <w:rPr>
                  <w:rFonts w:ascii="Times New Roman" w:hAnsi="Times New Roman"/>
                </w:rPr>
                <w:t>SS</w:t>
              </w:r>
            </w:ins>
          </w:p>
          <w:p w14:paraId="0CD2540C" w14:textId="61D7A51F" w:rsidR="00DC36E3" w:rsidRDefault="004F41D9" w:rsidP="00646549">
            <w:pPr>
              <w:pStyle w:val="BodyA"/>
              <w:spacing w:before="72" w:after="72" w:line="280" w:lineRule="atLeast"/>
              <w:rPr>
                <w:ins w:id="3988" w:author="Koslosky, Anne Marie.J (GSFC-5860)" w:date="2016-04-06T14:26:00Z"/>
                <w:rFonts w:ascii="Times New Roman" w:hAnsi="Times New Roman"/>
              </w:rPr>
            </w:pPr>
            <w:ins w:id="3989" w:author="Koslosky, Anne Marie.J (GSFC-5860)" w:date="2016-04-06T14:20:00Z">
              <w:r>
                <w:rPr>
                  <w:rFonts w:ascii="Times New Roman" w:hAnsi="Times New Roman"/>
                </w:rPr>
                <w:t>TCT</w:t>
              </w:r>
            </w:ins>
          </w:p>
          <w:p w14:paraId="7BEF173D" w14:textId="77777777" w:rsidR="00DC36E3" w:rsidRDefault="00DC36E3" w:rsidP="00646549">
            <w:pPr>
              <w:pStyle w:val="BodyA"/>
              <w:spacing w:before="72" w:after="72" w:line="280" w:lineRule="atLeast"/>
              <w:rPr>
                <w:ins w:id="3990" w:author="Koslosky, Anne Marie.J (GSFC-5860)" w:date="2016-04-06T14:26:00Z"/>
                <w:rFonts w:ascii="Times New Roman" w:hAnsi="Times New Roman"/>
              </w:rPr>
            </w:pPr>
            <w:ins w:id="3991" w:author="Koslosky, Anne Marie.J (GSFC-5860)" w:date="2016-04-06T14:26:00Z">
              <w:r>
                <w:rPr>
                  <w:rFonts w:ascii="Times New Roman" w:hAnsi="Times New Roman"/>
                </w:rPr>
                <w:t>VC</w:t>
              </w:r>
            </w:ins>
          </w:p>
          <w:p w14:paraId="1A6CD2B9" w14:textId="77777777" w:rsidR="00A038FC" w:rsidRPr="008602F0" w:rsidRDefault="00D07339" w:rsidP="00646549">
            <w:pPr>
              <w:pStyle w:val="BodyA"/>
              <w:spacing w:before="72" w:after="72" w:line="280" w:lineRule="atLeast"/>
              <w:rPr>
                <w:rFonts w:ascii="Times New Roman" w:hAnsi="Times New Roman"/>
              </w:rPr>
            </w:pPr>
            <w:r>
              <w:rPr>
                <w:rFonts w:ascii="Times New Roman" w:hAnsi="Times New Roman"/>
              </w:rPr>
              <w:t>WGS</w:t>
            </w:r>
          </w:p>
        </w:tc>
        <w:tc>
          <w:tcPr>
            <w:tcW w:w="7128" w:type="dxa"/>
          </w:tcPr>
          <w:p w14:paraId="711B91B6" w14:textId="0A5CEF64" w:rsidR="004F41D9" w:rsidRDefault="00D440D5" w:rsidP="00646549">
            <w:pPr>
              <w:pStyle w:val="BodyA"/>
              <w:spacing w:before="72" w:after="72" w:line="280" w:lineRule="atLeast"/>
              <w:rPr>
                <w:ins w:id="3992" w:author="Koslosky, Anne Marie.J (GSFC-5860)" w:date="2016-04-06T14:23:00Z"/>
                <w:rFonts w:ascii="Times New Roman" w:hAnsi="Times New Roman"/>
              </w:rPr>
            </w:pPr>
            <w:ins w:id="3993" w:author="Koslosky, Anne Marie.J (GSFC-5860)" w:date="2016-04-06T14:36:00Z">
              <w:r w:rsidRPr="00D440D5">
                <w:rPr>
                  <w:rFonts w:ascii="Times New Roman" w:hAnsi="Times New Roman"/>
                </w:rPr>
                <w:t>Storage System</w:t>
              </w:r>
            </w:ins>
          </w:p>
          <w:p w14:paraId="7A3B5838" w14:textId="2ADF6363" w:rsidR="004F41D9" w:rsidRDefault="005821FA" w:rsidP="00646549">
            <w:pPr>
              <w:pStyle w:val="BodyA"/>
              <w:spacing w:before="72" w:after="72" w:line="280" w:lineRule="atLeast"/>
              <w:rPr>
                <w:ins w:id="3994" w:author="Koslosky, Anne Marie.J (GSFC-5860)" w:date="2016-04-06T14:23:00Z"/>
                <w:rFonts w:ascii="Times New Roman" w:hAnsi="Times New Roman"/>
              </w:rPr>
            </w:pPr>
            <w:ins w:id="3995" w:author="Koslosky, Anne Marie.J (GSFC-5860)" w:date="2016-04-06T14:36:00Z">
              <w:r>
                <w:rPr>
                  <w:rFonts w:ascii="Times New Roman" w:hAnsi="Times New Roman"/>
                </w:rPr>
                <w:t>Tracking</w:t>
              </w:r>
            </w:ins>
          </w:p>
          <w:p w14:paraId="0C158785" w14:textId="77777777" w:rsidR="00DC36E3" w:rsidRDefault="00DC36E3" w:rsidP="00DC36E3">
            <w:pPr>
              <w:pStyle w:val="BodyA"/>
              <w:spacing w:before="72" w:after="72" w:line="280" w:lineRule="atLeast"/>
              <w:rPr>
                <w:ins w:id="3996" w:author="Koslosky, Anne Marie.J (GSFC-5860)" w:date="2016-04-06T14:26:00Z"/>
                <w:rFonts w:ascii="Times New Roman" w:hAnsi="Times New Roman"/>
              </w:rPr>
            </w:pPr>
            <w:ins w:id="3997" w:author="Koslosky, Anne Marie.J (GSFC-5860)" w:date="2016-04-06T14:26:00Z">
              <w:r>
                <w:rPr>
                  <w:rFonts w:ascii="Times New Roman" w:hAnsi="Times New Roman"/>
                </w:rPr>
                <w:t>Virtual Channel</w:t>
              </w:r>
            </w:ins>
          </w:p>
          <w:p w14:paraId="5BDCD2A1" w14:textId="77777777" w:rsidR="00A038FC" w:rsidRPr="008602F0" w:rsidRDefault="00D07339" w:rsidP="00646549">
            <w:pPr>
              <w:pStyle w:val="BodyA"/>
              <w:spacing w:before="72" w:after="72" w:line="280" w:lineRule="atLeast"/>
              <w:rPr>
                <w:rFonts w:ascii="Times New Roman" w:hAnsi="Times New Roman"/>
              </w:rPr>
            </w:pPr>
            <w:r>
              <w:rPr>
                <w:rFonts w:ascii="Times New Roman" w:hAnsi="Times New Roman"/>
              </w:rPr>
              <w:t>Wallops Ground Station</w:t>
            </w:r>
          </w:p>
        </w:tc>
      </w:tr>
      <w:tr w:rsidR="00A038FC" w:rsidRPr="008602F0" w14:paraId="2ABFA935" w14:textId="77777777" w:rsidTr="00D07339">
        <w:tc>
          <w:tcPr>
            <w:tcW w:w="2448" w:type="dxa"/>
          </w:tcPr>
          <w:p w14:paraId="4D28787E" w14:textId="77777777" w:rsidR="00A038FC" w:rsidRPr="008602F0" w:rsidRDefault="00D07339" w:rsidP="00646549">
            <w:pPr>
              <w:pStyle w:val="BodyA"/>
              <w:spacing w:before="72" w:after="72" w:line="280" w:lineRule="atLeast"/>
              <w:rPr>
                <w:rFonts w:ascii="Times New Roman" w:hAnsi="Times New Roman"/>
              </w:rPr>
            </w:pPr>
            <w:r>
              <w:rPr>
                <w:rFonts w:ascii="Times New Roman" w:hAnsi="Times New Roman"/>
              </w:rPr>
              <w:t>WS1</w:t>
            </w:r>
          </w:p>
        </w:tc>
        <w:tc>
          <w:tcPr>
            <w:tcW w:w="7128" w:type="dxa"/>
          </w:tcPr>
          <w:p w14:paraId="24A360A7" w14:textId="77777777" w:rsidR="00A038FC" w:rsidRPr="008602F0" w:rsidRDefault="00D07339" w:rsidP="00646549">
            <w:pPr>
              <w:pStyle w:val="BodyA"/>
              <w:spacing w:before="72" w:after="72" w:line="280" w:lineRule="atLeast"/>
              <w:rPr>
                <w:rFonts w:ascii="Times New Roman" w:hAnsi="Times New Roman"/>
              </w:rPr>
            </w:pPr>
            <w:r>
              <w:rPr>
                <w:rFonts w:ascii="Times New Roman" w:hAnsi="Times New Roman"/>
              </w:rPr>
              <w:t>White Sands One</w:t>
            </w:r>
          </w:p>
        </w:tc>
      </w:tr>
    </w:tbl>
    <w:p w14:paraId="15CB151F" w14:textId="77777777" w:rsidR="00A038FC" w:rsidRDefault="00A038FC" w:rsidP="00962365">
      <w:pPr>
        <w:pStyle w:val="Paragraph"/>
      </w:pPr>
    </w:p>
    <w:p w14:paraId="2AF608F3" w14:textId="77777777" w:rsidR="00D82140" w:rsidRDefault="00D82140" w:rsidP="004B68FC">
      <w:pPr>
        <w:pStyle w:val="Paragraph"/>
      </w:pPr>
    </w:p>
    <w:sectPr w:rsidR="00D82140" w:rsidSect="00B04AC6">
      <w:headerReference w:type="even" r:id="rId23"/>
      <w:headerReference w:type="default" r:id="rId24"/>
      <w:footerReference w:type="default" r:id="rId25"/>
      <w:pgSz w:w="12240" w:h="15840" w:code="1"/>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errine, Martin L. (GSFC-5670)" w:date="2016-01-13T16:43:00Z" w:initials="PML(">
    <w:p w14:paraId="2D675B0F" w14:textId="77777777" w:rsidR="008E4930" w:rsidRDefault="008E4930">
      <w:pPr>
        <w:pStyle w:val="CommentText"/>
      </w:pPr>
      <w:r>
        <w:rPr>
          <w:rStyle w:val="CommentReference"/>
        </w:rPr>
        <w:annotationRef/>
      </w:r>
    </w:p>
  </w:comment>
  <w:comment w:id="983" w:author="Perrine, Martin L. (GSFC-5670)" w:date="2016-01-13T17:25:00Z" w:initials="PML(">
    <w:p w14:paraId="49251FCD" w14:textId="77777777" w:rsidR="008E4930" w:rsidRDefault="008E4930" w:rsidP="00AF1AEF">
      <w:pPr>
        <w:pStyle w:val="NormalWeb"/>
        <w:shd w:val="clear" w:color="auto" w:fill="FFFFFF"/>
        <w:spacing w:before="0" w:beforeAutospacing="0" w:after="150" w:afterAutospacing="0" w:line="338" w:lineRule="atLeast"/>
        <w:rPr>
          <w:rFonts w:ascii="Times New Roman" w:hAnsi="Times New Roman"/>
          <w:color w:val="222222"/>
          <w:sz w:val="24"/>
          <w:szCs w:val="24"/>
        </w:rPr>
      </w:pPr>
      <w:r>
        <w:rPr>
          <w:rStyle w:val="CommentReference"/>
        </w:rPr>
        <w:annotationRef/>
      </w:r>
      <w:r>
        <w:rPr>
          <w:rFonts w:ascii="Times New Roman" w:hAnsi="Times New Roman"/>
          <w:color w:val="222222"/>
          <w:sz w:val="24"/>
          <w:szCs w:val="24"/>
        </w:rPr>
        <w:t xml:space="preserve">Comment:  Include the Phase 1 description here.  The modification for the SMAP mission is referred to as Phase 1 under this project as it include a major transition in operating systems to Apple to LINUX. </w:t>
      </w:r>
    </w:p>
    <w:p w14:paraId="2998C0EB" w14:textId="642DB928" w:rsidR="008E4930" w:rsidRDefault="008E4930">
      <w:pPr>
        <w:pStyle w:val="CommentText"/>
      </w:pPr>
    </w:p>
  </w:comment>
  <w:comment w:id="1232" w:author="Perrine, Martin L. (GSFC-5670)" w:date="2016-01-13T17:08:00Z" w:initials="PML(">
    <w:p w14:paraId="30ED6903" w14:textId="0689E62F" w:rsidR="008E4930" w:rsidRDefault="008E4930">
      <w:pPr>
        <w:pStyle w:val="CommentText"/>
      </w:pPr>
      <w:r>
        <w:rPr>
          <w:rStyle w:val="CommentReference"/>
        </w:rPr>
        <w:annotationRef/>
      </w:r>
      <w:r>
        <w:t>Define first use (DFU)</w:t>
      </w:r>
    </w:p>
  </w:comment>
  <w:comment w:id="1264" w:author="Perrine, Martin L. (GSFC-5670)" w:date="2016-01-13T17:24:00Z" w:initials="PML(">
    <w:p w14:paraId="7D7CF040" w14:textId="61E4672D" w:rsidR="008E4930" w:rsidRDefault="008E4930">
      <w:pPr>
        <w:pStyle w:val="CommentText"/>
      </w:pPr>
      <w:r>
        <w:rPr>
          <w:rStyle w:val="CommentReference"/>
        </w:rPr>
        <w:annotationRef/>
      </w:r>
      <w:r>
        <w:t>Lets use the full block diagram here showing open and closed sides.</w:t>
      </w:r>
    </w:p>
  </w:comment>
  <w:comment w:id="1275" w:author="Perrine, Martin L. (GSFC-5670)" w:date="2016-01-13T17:39:00Z" w:initials="PML(">
    <w:p w14:paraId="6FC64A61" w14:textId="77777777" w:rsidR="008E4930" w:rsidRDefault="008E4930" w:rsidP="00DA47FC">
      <w:pPr>
        <w:pStyle w:val="CommentText"/>
      </w:pPr>
      <w:r>
        <w:rPr>
          <w:rStyle w:val="CommentReference"/>
        </w:rPr>
        <w:annotationRef/>
      </w:r>
      <w:r>
        <w:t>DFU</w:t>
      </w:r>
    </w:p>
  </w:comment>
  <w:comment w:id="1690" w:author="Perrine, Martin L. (GSFC-5670)" w:date="2016-01-13T17:39:00Z" w:initials="PML(">
    <w:p w14:paraId="3DC2AB00" w14:textId="2F12D88B" w:rsidR="008E4930" w:rsidRDefault="008E4930">
      <w:pPr>
        <w:pStyle w:val="CommentText"/>
      </w:pPr>
      <w:r>
        <w:rPr>
          <w:rStyle w:val="CommentReference"/>
        </w:rPr>
        <w:annotationRef/>
      </w:r>
      <w:r>
        <w:t>DFU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675B0F" w15:done="0"/>
  <w15:commentEx w15:paraId="2998C0EB" w15:done="0"/>
  <w15:commentEx w15:paraId="30ED6903" w15:done="0"/>
  <w15:commentEx w15:paraId="7D7CF040" w15:done="0"/>
  <w15:commentEx w15:paraId="6FC64A61" w15:done="0"/>
  <w15:commentEx w15:paraId="3DC2AB0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0903B" w14:textId="77777777" w:rsidR="00137BA6" w:rsidRDefault="00137BA6">
      <w:r>
        <w:separator/>
      </w:r>
    </w:p>
  </w:endnote>
  <w:endnote w:type="continuationSeparator" w:id="0">
    <w:p w14:paraId="673017ED" w14:textId="77777777" w:rsidR="00137BA6" w:rsidRDefault="00137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swiss"/>
    <w:pitch w:val="variable"/>
    <w:sig w:usb0="E00002FF" w:usb1="4000ACFF" w:usb2="00000001" w:usb3="00000000" w:csb0="0000019F" w:csb1="00000000"/>
    <w:embedRegular r:id="rId1" w:fontKey="{C6BCF83C-24E8-458B-9496-572FB18695D1}"/>
    <w:embedBold r:id="rId2" w:fontKey="{30A5AEEF-D2A7-41CA-B844-18731A2A397F}"/>
  </w:font>
  <w:font w:name="Calibri Light">
    <w:panose1 w:val="020F0302020204030204"/>
    <w:charset w:val="00"/>
    <w:family w:val="swiss"/>
    <w:pitch w:val="variable"/>
    <w:sig w:usb0="A00002EF" w:usb1="4000207B" w:usb2="00000000" w:usb3="00000000" w:csb0="0000019F" w:csb1="00000000"/>
    <w:embedRegular r:id="rId3" w:fontKey="{66850CB3-D909-4C67-B6FF-2549FD0BFFB2}"/>
    <w:embedBold r:id="rId4" w:fontKey="{5C1EB5B3-65E1-4CCF-93A1-51AB2951A0D6}"/>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5" w:fontKey="{91A8561F-56A1-41C3-A130-8ABB8C06593D}"/>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BoldMT">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Helvetica Neue">
    <w:altName w:val="Malgun Gothic"/>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835D4" w14:textId="77777777" w:rsidR="008E4930" w:rsidRDefault="008E49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15E69A" w14:textId="77777777" w:rsidR="008E4930" w:rsidRDefault="008E493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C38FD" w14:textId="0413F38D" w:rsidR="008E4930" w:rsidRPr="007419F5" w:rsidRDefault="008E4930">
    <w:pPr>
      <w:pStyle w:val="Footer"/>
      <w:rPr>
        <w:lang w:val="fr-FR"/>
      </w:rPr>
    </w:pPr>
    <w:r w:rsidRPr="007419F5">
      <w:rPr>
        <w:lang w:val="fr-FR"/>
      </w:rPr>
      <w:tab/>
    </w:r>
    <w:r>
      <w:rPr>
        <w:rStyle w:val="PageNumber"/>
      </w:rPr>
      <w:fldChar w:fldCharType="begin"/>
    </w:r>
    <w:r w:rsidRPr="007419F5">
      <w:rPr>
        <w:rStyle w:val="PageNumber"/>
        <w:lang w:val="fr-FR"/>
      </w:rPr>
      <w:instrText xml:space="preserve"> PAGE </w:instrText>
    </w:r>
    <w:r>
      <w:rPr>
        <w:rStyle w:val="PageNumber"/>
      </w:rPr>
      <w:fldChar w:fldCharType="separate"/>
    </w:r>
    <w:r w:rsidR="00F43EDB">
      <w:rPr>
        <w:rStyle w:val="PageNumber"/>
        <w:noProof/>
        <w:lang w:val="fr-FR"/>
      </w:rPr>
      <w:t>iii</w:t>
    </w:r>
    <w:r>
      <w:rPr>
        <w:rStyle w:val="PageNumber"/>
      </w:rPr>
      <w:fldChar w:fldCharType="end"/>
    </w:r>
    <w:r w:rsidRPr="007419F5">
      <w:rPr>
        <w:rStyle w:val="PageNumber"/>
        <w:lang w:val="fr-FR"/>
      </w:rPr>
      <w:t>/iv</w:t>
    </w:r>
    <w:r w:rsidRPr="007419F5">
      <w:rPr>
        <w:lang w:val="fr-FR"/>
      </w:rPr>
      <w:tab/>
    </w:r>
    <w:del w:id="44" w:author="Perrine, Martin L. (GSFC-5670)" w:date="2016-07-18T15:27:00Z">
      <w:r w:rsidDel="00F43EDB">
        <w:delText>SCNS-NEN-REQT-0001</w:delText>
      </w:r>
    </w:del>
    <w:r w:rsidRPr="007419F5">
      <w:rPr>
        <w:lang w:val="fr-FR"/>
      </w:rPr>
      <w:br/>
    </w:r>
    <w:r w:rsidRPr="007419F5">
      <w:rPr>
        <w:lang w:val="fr-FR"/>
      </w:rPr>
      <w:tab/>
    </w:r>
    <w:r w:rsidRPr="007419F5">
      <w:rPr>
        <w:lang w:val="fr-FR"/>
      </w:rPr>
      <w:tab/>
    </w:r>
    <w:r>
      <w:rPr>
        <w:lang w:val="fr-FR"/>
      </w:rPr>
      <w:t>Original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FC492" w14:textId="77777777" w:rsidR="008E4930" w:rsidRPr="007419F5" w:rsidRDefault="008E4930">
    <w:pPr>
      <w:pStyle w:val="Footer"/>
      <w:rPr>
        <w:lang w:val="fr-FR"/>
      </w:rPr>
    </w:pPr>
    <w:r w:rsidRPr="007419F5">
      <w:rPr>
        <w:lang w:val="fr-FR"/>
      </w:rPr>
      <w:tab/>
    </w:r>
    <w:r>
      <w:rPr>
        <w:rStyle w:val="PageNumber"/>
      </w:rPr>
      <w:fldChar w:fldCharType="begin"/>
    </w:r>
    <w:r w:rsidRPr="007419F5">
      <w:rPr>
        <w:rStyle w:val="PageNumber"/>
        <w:lang w:val="fr-FR"/>
      </w:rPr>
      <w:instrText xml:space="preserve"> PAGE </w:instrText>
    </w:r>
    <w:r>
      <w:rPr>
        <w:rStyle w:val="PageNumber"/>
      </w:rPr>
      <w:fldChar w:fldCharType="separate"/>
    </w:r>
    <w:r w:rsidR="00F43EDB">
      <w:rPr>
        <w:rStyle w:val="PageNumber"/>
        <w:noProof/>
        <w:lang w:val="fr-FR"/>
      </w:rPr>
      <w:t>v</w:t>
    </w:r>
    <w:r>
      <w:rPr>
        <w:rStyle w:val="PageNumber"/>
      </w:rPr>
      <w:fldChar w:fldCharType="end"/>
    </w:r>
    <w:r w:rsidRPr="007419F5">
      <w:rPr>
        <w:rStyle w:val="PageNumber"/>
        <w:lang w:val="fr-FR"/>
      </w:rPr>
      <w:t>/vi</w:t>
    </w:r>
    <w:r w:rsidRPr="007419F5">
      <w:rPr>
        <w:lang w:val="fr-FR"/>
      </w:rPr>
      <w:tab/>
    </w:r>
    <w:r>
      <w:t>NEN-CONOPS-0001</w:t>
    </w:r>
    <w:r w:rsidRPr="007419F5">
      <w:rPr>
        <w:lang w:val="fr-FR"/>
      </w:rPr>
      <w:br/>
    </w:r>
    <w:r w:rsidRPr="007419F5">
      <w:rPr>
        <w:lang w:val="fr-FR"/>
      </w:rPr>
      <w:tab/>
    </w:r>
    <w:r w:rsidRPr="007419F5">
      <w:rPr>
        <w:lang w:val="fr-FR"/>
      </w:rPr>
      <w:tab/>
    </w:r>
    <w:r>
      <w:rPr>
        <w:lang w:val="fr-FR"/>
      </w:rPr>
      <w:t>Orignal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6B2CF" w14:textId="77777777" w:rsidR="008E4930" w:rsidRDefault="008E4930">
    <w:pPr>
      <w:pStyle w:val="Footer"/>
    </w:pPr>
    <w:r>
      <w:tab/>
    </w:r>
    <w:r>
      <w:rPr>
        <w:rStyle w:val="PageNumber"/>
      </w:rPr>
      <w:fldChar w:fldCharType="begin"/>
    </w:r>
    <w:r>
      <w:rPr>
        <w:rStyle w:val="PageNumber"/>
      </w:rPr>
      <w:instrText xml:space="preserve"> PAGE </w:instrText>
    </w:r>
    <w:r>
      <w:rPr>
        <w:rStyle w:val="PageNumber"/>
      </w:rPr>
      <w:fldChar w:fldCharType="separate"/>
    </w:r>
    <w:r w:rsidR="00F43EDB">
      <w:rPr>
        <w:rStyle w:val="PageNumber"/>
        <w:noProof/>
      </w:rPr>
      <w:t>vii</w:t>
    </w:r>
    <w:r>
      <w:rPr>
        <w:rStyle w:val="PageNumber"/>
      </w:rPr>
      <w:fldChar w:fldCharType="end"/>
    </w:r>
    <w:r>
      <w:rPr>
        <w:rStyle w:val="PageNumber"/>
      </w:rPr>
      <w:t>/viii</w:t>
    </w:r>
    <w:r>
      <w:tab/>
      <w:t>NEN-CONOPS-0001</w:t>
    </w:r>
    <w:r>
      <w:br/>
    </w:r>
    <w:r>
      <w:tab/>
    </w:r>
    <w:r>
      <w:tab/>
      <w:t>Original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ECB82" w14:textId="77777777" w:rsidR="008E4930" w:rsidRDefault="008E4930">
    <w:pPr>
      <w:pStyle w:val="Footer"/>
    </w:pPr>
    <w:r>
      <w:tab/>
      <w:t>2-</w:t>
    </w:r>
    <w:r>
      <w:fldChar w:fldCharType="begin"/>
    </w:r>
    <w:r>
      <w:instrText xml:space="preserve"> PAGE   \* MERGEFORMAT </w:instrText>
    </w:r>
    <w:r>
      <w:fldChar w:fldCharType="separate"/>
    </w:r>
    <w:r>
      <w:rPr>
        <w:noProof/>
      </w:rPr>
      <w:t>4-7</w:t>
    </w:r>
    <w:r>
      <w:fldChar w:fldCharType="end"/>
    </w:r>
    <w:r>
      <w:t>/2-4</w:t>
    </w:r>
    <w:r>
      <w:tab/>
      <w:t>NENG-CONOPS-0001</w:t>
    </w:r>
    <w:r>
      <w:br/>
    </w:r>
    <w:r>
      <w:tab/>
    </w:r>
    <w:r>
      <w:tab/>
      <w:t>Original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B9CCC" w14:textId="77777777" w:rsidR="008E4930" w:rsidRDefault="008E4930">
    <w:pPr>
      <w:pStyle w:val="Footer"/>
    </w:pPr>
    <w:r>
      <w:tab/>
      <w:t>3-</w:t>
    </w:r>
    <w:r>
      <w:fldChar w:fldCharType="begin"/>
    </w:r>
    <w:r>
      <w:instrText xml:space="preserve"> PAGE   \* MERGEFORMAT </w:instrText>
    </w:r>
    <w:r>
      <w:fldChar w:fldCharType="separate"/>
    </w:r>
    <w:r>
      <w:rPr>
        <w:noProof/>
      </w:rPr>
      <w:t>5-11</w:t>
    </w:r>
    <w:r>
      <w:fldChar w:fldCharType="end"/>
    </w:r>
    <w:r>
      <w:tab/>
      <w:t>NENG-CONOPS-0001</w:t>
    </w:r>
    <w:r>
      <w:br/>
    </w:r>
    <w:r>
      <w:tab/>
    </w:r>
    <w:r>
      <w:tab/>
      <w:t>Original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AD4BC" w14:textId="77777777" w:rsidR="008E4930" w:rsidRDefault="008E4930">
    <w:pPr>
      <w:pStyle w:val="Footer"/>
    </w:pPr>
    <w:r>
      <w:tab/>
      <w:t>AB-</w:t>
    </w:r>
    <w:r>
      <w:rPr>
        <w:rStyle w:val="PageNumber"/>
      </w:rPr>
      <w:fldChar w:fldCharType="begin"/>
    </w:r>
    <w:r>
      <w:rPr>
        <w:rStyle w:val="PageNumber"/>
      </w:rPr>
      <w:instrText xml:space="preserve"> PAGE </w:instrText>
    </w:r>
    <w:r>
      <w:rPr>
        <w:rStyle w:val="PageNumber"/>
      </w:rPr>
      <w:fldChar w:fldCharType="separate"/>
    </w:r>
    <w:r w:rsidR="00F43EDB">
      <w:rPr>
        <w:rStyle w:val="PageNumber"/>
        <w:noProof/>
      </w:rPr>
      <w:t>13</w:t>
    </w:r>
    <w:r>
      <w:rPr>
        <w:rStyle w:val="PageNumber"/>
      </w:rPr>
      <w:fldChar w:fldCharType="end"/>
    </w:r>
    <w:r>
      <w:tab/>
      <w:t>NENG-CONOPS-0001</w:t>
    </w:r>
    <w:r>
      <w:br/>
    </w:r>
    <w:r>
      <w:tab/>
    </w:r>
    <w:r>
      <w:tab/>
      <w:t>Original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9489B" w14:textId="77777777" w:rsidR="00137BA6" w:rsidRDefault="00137BA6">
      <w:r>
        <w:separator/>
      </w:r>
    </w:p>
  </w:footnote>
  <w:footnote w:type="continuationSeparator" w:id="0">
    <w:p w14:paraId="1C8454A7" w14:textId="77777777" w:rsidR="00137BA6" w:rsidRDefault="00137BA6">
      <w:r>
        <w:continuationSeparator/>
      </w:r>
    </w:p>
  </w:footnote>
  <w:footnote w:id="1">
    <w:p w14:paraId="17F24AE3" w14:textId="34D052F0" w:rsidR="008E4930" w:rsidRPr="001B39EE" w:rsidRDefault="008E4930" w:rsidP="001B39EE">
      <w:pPr>
        <w:spacing w:before="0" w:after="0"/>
        <w:jc w:val="left"/>
        <w:rPr>
          <w:ins w:id="1743" w:author="Perrine, Martin L. (GSFC-5670)" w:date="2016-04-28T17:10:00Z"/>
          <w:rFonts w:ascii="Times New Roman" w:hAnsi="Times New Roman"/>
          <w:color w:val="222222"/>
          <w:szCs w:val="24"/>
          <w:shd w:val="clear" w:color="auto" w:fill="FFFFFF"/>
        </w:rPr>
      </w:pPr>
      <w:ins w:id="1744" w:author="Perrine, Martin L. (GSFC-5670)" w:date="2016-04-28T17:10:00Z">
        <w:r>
          <w:rPr>
            <w:rStyle w:val="FootnoteReference"/>
          </w:rPr>
          <w:footnoteRef/>
        </w:r>
        <w:r>
          <w:t xml:space="preserve"> </w:t>
        </w:r>
        <w:r w:rsidRPr="005F4540">
          <w:rPr>
            <w:rFonts w:ascii="Times New Roman" w:hAnsi="Times New Roman"/>
            <w:szCs w:val="24"/>
            <w:shd w:val="clear" w:color="auto" w:fill="FFFFFF"/>
          </w:rPr>
          <w:t xml:space="preserve">It is understood that: </w:t>
        </w:r>
        <w:r>
          <w:rPr>
            <w:rFonts w:ascii="Times New Roman" w:hAnsi="Times New Roman"/>
            <w:b/>
            <w:szCs w:val="24"/>
            <w:shd w:val="clear" w:color="auto" w:fill="FFFFFF"/>
          </w:rPr>
          <w:t xml:space="preserve">a) </w:t>
        </w:r>
        <w:r w:rsidRPr="005F4540">
          <w:rPr>
            <w:rFonts w:ascii="Times New Roman" w:hAnsi="Times New Roman"/>
            <w:szCs w:val="24"/>
            <w:shd w:val="clear" w:color="auto" w:fill="FFFFFF"/>
          </w:rPr>
          <w:t xml:space="preserve">AOS frame removal is the last formatting </w:t>
        </w:r>
        <w:r w:rsidRPr="001B39EE">
          <w:rPr>
            <w:rFonts w:ascii="Times New Roman" w:hAnsi="Times New Roman"/>
            <w:szCs w:val="24"/>
            <w:shd w:val="clear" w:color="auto" w:fill="FFFFFF"/>
          </w:rPr>
          <w:t xml:space="preserve">step </w:t>
        </w:r>
        <w:r w:rsidRPr="001B39EE">
          <w:rPr>
            <w:rFonts w:ascii="Times New Roman" w:hAnsi="Times New Roman"/>
            <w:szCs w:val="24"/>
            <w:shd w:val="clear" w:color="auto" w:fill="FFFFFF"/>
            <w:rPrChange w:id="1745" w:author="Perrine, Martin L. (GSFC-5670)" w:date="2016-04-28T17:11:00Z">
              <w:rPr>
                <w:rFonts w:ascii="Times New Roman" w:hAnsi="Times New Roman"/>
                <w:b/>
                <w:szCs w:val="24"/>
                <w:shd w:val="clear" w:color="auto" w:fill="FFFFFF"/>
              </w:rPr>
            </w:rPrChange>
          </w:rPr>
          <w:t xml:space="preserve">typically </w:t>
        </w:r>
        <w:r w:rsidRPr="001B39EE">
          <w:rPr>
            <w:rFonts w:ascii="Times New Roman" w:hAnsi="Times New Roman"/>
            <w:szCs w:val="24"/>
            <w:shd w:val="clear" w:color="auto" w:fill="FFFFFF"/>
          </w:rPr>
          <w:t>performed</w:t>
        </w:r>
        <w:r w:rsidRPr="001B39EE">
          <w:rPr>
            <w:rFonts w:ascii="Times New Roman" w:hAnsi="Times New Roman"/>
            <w:szCs w:val="24"/>
            <w:shd w:val="clear" w:color="auto" w:fill="FFFFFF"/>
            <w:rPrChange w:id="1746" w:author="Perrine, Martin L. (GSFC-5670)" w:date="2016-04-28T17:11:00Z">
              <w:rPr>
                <w:rFonts w:ascii="Times New Roman" w:hAnsi="Times New Roman"/>
                <w:b/>
                <w:szCs w:val="24"/>
                <w:shd w:val="clear" w:color="auto" w:fill="FFFFFF"/>
              </w:rPr>
            </w:rPrChange>
          </w:rPr>
          <w:t xml:space="preserve"> by the receiver</w:t>
        </w:r>
        <w:r w:rsidRPr="001B39EE">
          <w:rPr>
            <w:rFonts w:ascii="Times New Roman" w:hAnsi="Times New Roman"/>
            <w:szCs w:val="24"/>
            <w:shd w:val="clear" w:color="auto" w:fill="FFFFFF"/>
          </w:rPr>
          <w:t xml:space="preserve"> </w:t>
        </w:r>
        <w:r>
          <w:rPr>
            <w:rFonts w:ascii="Times New Roman" w:hAnsi="Times New Roman"/>
            <w:szCs w:val="24"/>
            <w:shd w:val="clear" w:color="auto" w:fill="FFFFFF"/>
          </w:rPr>
          <w:t>b</w:t>
        </w:r>
        <w:r w:rsidRPr="001B39EE">
          <w:rPr>
            <w:rFonts w:ascii="Times New Roman" w:hAnsi="Times New Roman"/>
            <w:szCs w:val="24"/>
            <w:shd w:val="clear" w:color="auto" w:fill="FFFFFF"/>
            <w:rPrChange w:id="1747" w:author="Perrine, Martin L. (GSFC-5670)" w:date="2016-04-28T17:11:00Z">
              <w:rPr>
                <w:rFonts w:ascii="Times New Roman" w:hAnsi="Times New Roman"/>
                <w:b/>
                <w:szCs w:val="24"/>
                <w:shd w:val="clear" w:color="auto" w:fill="FFFFFF"/>
              </w:rPr>
            </w:rPrChange>
          </w:rPr>
          <w:t xml:space="preserve">) </w:t>
        </w:r>
      </w:ins>
      <w:ins w:id="1748" w:author="Perrine, Martin L. (GSFC-5670)" w:date="2016-05-10T08:09:00Z">
        <w:r>
          <w:rPr>
            <w:rFonts w:ascii="Times New Roman" w:hAnsi="Times New Roman"/>
            <w:szCs w:val="24"/>
            <w:shd w:val="clear" w:color="auto" w:fill="FFFFFF"/>
          </w:rPr>
          <w:t xml:space="preserve">Data is sent to DAPHNE </w:t>
        </w:r>
      </w:ins>
      <w:ins w:id="1749" w:author="Perrine, Martin L. (GSFC-5670)" w:date="2016-04-28T17:10:00Z">
        <w:r w:rsidRPr="001B39EE">
          <w:rPr>
            <w:rFonts w:ascii="Times New Roman" w:hAnsi="Times New Roman"/>
            <w:szCs w:val="24"/>
            <w:shd w:val="clear" w:color="auto" w:fill="FFFFFF"/>
          </w:rPr>
          <w:t xml:space="preserve">in the form of IP packets, and at the maximum rate </w:t>
        </w:r>
      </w:ins>
      <w:ins w:id="1750" w:author="Perrine, Martin L. (GSFC-5670)" w:date="2016-04-28T17:13:00Z">
        <w:r>
          <w:rPr>
            <w:rFonts w:ascii="Times New Roman" w:hAnsi="Times New Roman"/>
            <w:szCs w:val="24"/>
            <w:shd w:val="clear" w:color="auto" w:fill="FFFFFF"/>
          </w:rPr>
          <w:t>the receiver,</w:t>
        </w:r>
      </w:ins>
      <w:ins w:id="1751" w:author="Perrine, Martin L. (GSFC-5670)" w:date="2016-04-28T17:10:00Z">
        <w:r w:rsidRPr="001B39EE">
          <w:rPr>
            <w:rFonts w:ascii="Times New Roman" w:hAnsi="Times New Roman"/>
            <w:szCs w:val="24"/>
            <w:shd w:val="clear" w:color="auto" w:fill="FFFFFF"/>
          </w:rPr>
          <w:t xml:space="preserve"> </w:t>
        </w:r>
        <w:r w:rsidRPr="001B39EE">
          <w:rPr>
            <w:rFonts w:ascii="Times New Roman" w:hAnsi="Times New Roman"/>
            <w:szCs w:val="24"/>
            <w:shd w:val="clear" w:color="auto" w:fill="FFFFFF"/>
            <w:rPrChange w:id="1752" w:author="Perrine, Martin L. (GSFC-5670)" w:date="2016-04-28T17:11:00Z">
              <w:rPr>
                <w:rFonts w:ascii="Times New Roman" w:hAnsi="Times New Roman"/>
                <w:b/>
                <w:szCs w:val="24"/>
                <w:shd w:val="clear" w:color="auto" w:fill="FFFFFF"/>
              </w:rPr>
            </w:rPrChange>
          </w:rPr>
          <w:t>interface</w:t>
        </w:r>
      </w:ins>
      <w:ins w:id="1753" w:author="Perrine, Martin L. (GSFC-5670)" w:date="2016-04-28T17:13:00Z">
        <w:r>
          <w:rPr>
            <w:rFonts w:ascii="Times New Roman" w:hAnsi="Times New Roman"/>
            <w:szCs w:val="24"/>
            <w:shd w:val="clear" w:color="auto" w:fill="FFFFFF"/>
          </w:rPr>
          <w:t xml:space="preserve"> switch</w:t>
        </w:r>
      </w:ins>
      <w:ins w:id="1754" w:author="Perrine, Martin L. (GSFC-5670)" w:date="2016-04-28T17:10:00Z">
        <w:r w:rsidRPr="001B39EE">
          <w:rPr>
            <w:rFonts w:ascii="Times New Roman" w:hAnsi="Times New Roman"/>
            <w:szCs w:val="24"/>
            <w:shd w:val="clear" w:color="auto" w:fill="FFFFFF"/>
          </w:rPr>
          <w:t xml:space="preserve"> and DAPHNE can </w:t>
        </w:r>
      </w:ins>
      <w:ins w:id="1755" w:author="Perrine, Martin L. (GSFC-5670)" w:date="2016-04-28T17:13:00Z">
        <w:r>
          <w:rPr>
            <w:rFonts w:ascii="Times New Roman" w:hAnsi="Times New Roman"/>
            <w:szCs w:val="24"/>
            <w:shd w:val="clear" w:color="auto" w:fill="FFFFFF"/>
          </w:rPr>
          <w:t xml:space="preserve">all </w:t>
        </w:r>
      </w:ins>
      <w:ins w:id="1756" w:author="Perrine, Martin L. (GSFC-5670)" w:date="2016-04-28T17:10:00Z">
        <w:r>
          <w:rPr>
            <w:rFonts w:ascii="Times New Roman" w:hAnsi="Times New Roman"/>
            <w:szCs w:val="24"/>
            <w:shd w:val="clear" w:color="auto" w:fill="FFFFFF"/>
          </w:rPr>
          <w:t xml:space="preserve">support c) </w:t>
        </w:r>
      </w:ins>
      <w:ins w:id="1757" w:author="Perrine, Martin L. (GSFC-5670)" w:date="2016-05-10T08:10:00Z">
        <w:r w:rsidRPr="001B39EE">
          <w:rPr>
            <w:rFonts w:ascii="Times New Roman" w:hAnsi="Times New Roman"/>
            <w:szCs w:val="24"/>
            <w:shd w:val="clear" w:color="auto" w:fill="FFFFFF"/>
          </w:rPr>
          <w:t xml:space="preserve">the </w:t>
        </w:r>
        <w:r>
          <w:rPr>
            <w:rFonts w:ascii="Times New Roman" w:hAnsi="Times New Roman"/>
            <w:szCs w:val="24"/>
            <w:shd w:val="clear" w:color="auto" w:fill="FFFFFF"/>
          </w:rPr>
          <w:t xml:space="preserve">NEN </w:t>
        </w:r>
        <w:r w:rsidRPr="001B39EE">
          <w:rPr>
            <w:rFonts w:ascii="Times New Roman" w:hAnsi="Times New Roman"/>
            <w:szCs w:val="24"/>
            <w:shd w:val="clear" w:color="auto" w:fill="FFFFFF"/>
          </w:rPr>
          <w:t xml:space="preserve">receiver will only forward </w:t>
        </w:r>
        <w:r>
          <w:rPr>
            <w:rFonts w:ascii="Times New Roman" w:hAnsi="Times New Roman"/>
            <w:szCs w:val="24"/>
            <w:shd w:val="clear" w:color="auto" w:fill="FFFFFF"/>
          </w:rPr>
          <w:t xml:space="preserve">AOS </w:t>
        </w:r>
        <w:r w:rsidRPr="001B39EE">
          <w:rPr>
            <w:rFonts w:ascii="Times New Roman" w:hAnsi="Times New Roman"/>
            <w:szCs w:val="24"/>
            <w:shd w:val="clear" w:color="auto" w:fill="FFFFFF"/>
          </w:rPr>
          <w:t>frames of data</w:t>
        </w:r>
      </w:ins>
      <w:ins w:id="1758" w:author="Perrine, Martin L. (GSFC-5670)" w:date="2016-05-10T08:11:00Z">
        <w:r>
          <w:rPr>
            <w:rFonts w:ascii="Times New Roman" w:hAnsi="Times New Roman"/>
            <w:szCs w:val="24"/>
            <w:shd w:val="clear" w:color="auto" w:fill="FFFFFF"/>
          </w:rPr>
          <w:t xml:space="preserve"> that were received without error</w:t>
        </w:r>
      </w:ins>
      <w:ins w:id="1759" w:author="Perrine, Martin L. (GSFC-5670)" w:date="2016-05-10T08:10:00Z">
        <w:r w:rsidRPr="001B39EE">
          <w:rPr>
            <w:rFonts w:ascii="Times New Roman" w:hAnsi="Times New Roman"/>
            <w:szCs w:val="24"/>
            <w:shd w:val="clear" w:color="auto" w:fill="FFFFFF"/>
          </w:rPr>
          <w:t xml:space="preserve">. </w:t>
        </w:r>
      </w:ins>
    </w:p>
    <w:p w14:paraId="1A13B23F" w14:textId="0C75C1F0" w:rsidR="008E4930" w:rsidRDefault="008E4930">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5CBC2" w14:textId="77777777" w:rsidR="008E4930" w:rsidRDefault="008E49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4277B" w14:textId="77777777" w:rsidR="008E4930" w:rsidRDefault="008E49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06FC" w14:textId="77777777" w:rsidR="008E4930" w:rsidRDefault="008E493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CE62" w14:textId="77777777" w:rsidR="008E4930" w:rsidRDefault="008E49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D3E1D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45EA77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81ADA5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08268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49AC9D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69EDE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B3CDDE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87E50A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CB2E96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A64B9C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43868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57D82"/>
    <w:multiLevelType w:val="hybridMultilevel"/>
    <w:tmpl w:val="4C72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9C337C"/>
    <w:multiLevelType w:val="singleLevel"/>
    <w:tmpl w:val="81C4AC40"/>
    <w:lvl w:ilvl="0">
      <w:start w:val="1"/>
      <w:numFmt w:val="lowerLetter"/>
      <w:lvlText w:val="(%1)"/>
      <w:legacy w:legacy="1" w:legacySpace="0" w:legacyIndent="576"/>
      <w:lvlJc w:val="left"/>
      <w:pPr>
        <w:ind w:left="2016" w:hanging="576"/>
      </w:pPr>
    </w:lvl>
  </w:abstractNum>
  <w:abstractNum w:abstractNumId="13" w15:restartNumberingAfterBreak="0">
    <w:nsid w:val="044906CE"/>
    <w:multiLevelType w:val="singleLevel"/>
    <w:tmpl w:val="81C4AC40"/>
    <w:lvl w:ilvl="0">
      <w:start w:val="1"/>
      <w:numFmt w:val="lowerLetter"/>
      <w:lvlText w:val="(%1)"/>
      <w:legacy w:legacy="1" w:legacySpace="0" w:legacyIndent="576"/>
      <w:lvlJc w:val="left"/>
      <w:pPr>
        <w:ind w:left="2016" w:hanging="576"/>
      </w:pPr>
    </w:lvl>
  </w:abstractNum>
  <w:abstractNum w:abstractNumId="14" w15:restartNumberingAfterBreak="0">
    <w:nsid w:val="05C50550"/>
    <w:multiLevelType w:val="hybridMultilevel"/>
    <w:tmpl w:val="8FE82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F5400"/>
    <w:multiLevelType w:val="hybridMultilevel"/>
    <w:tmpl w:val="B47C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C406E3"/>
    <w:multiLevelType w:val="hybridMultilevel"/>
    <w:tmpl w:val="C7B2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D741DA"/>
    <w:multiLevelType w:val="multilevel"/>
    <w:tmpl w:val="1654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7B3B64"/>
    <w:multiLevelType w:val="multilevel"/>
    <w:tmpl w:val="07E655C8"/>
    <w:lvl w:ilvl="0">
      <w:start w:val="1"/>
      <w:numFmt w:val="decimal"/>
      <w:pStyle w:val="Heading1"/>
      <w:isLgl/>
      <w:suff w:val="nothing"/>
      <w:lvlText w:val="Section %1.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isLgl/>
      <w:lvlText w:val="%1.%2"/>
      <w:lvlJc w:val="left"/>
      <w:pPr>
        <w:tabs>
          <w:tab w:val="num" w:pos="936"/>
        </w:tabs>
        <w:ind w:left="936" w:hanging="936"/>
      </w:pPr>
      <w:rPr>
        <w:rFonts w:ascii="Arial" w:hAnsi="Arial" w:hint="default"/>
        <w:b/>
        <w:i w:val="0"/>
        <w:caps w:val="0"/>
        <w:strike w:val="0"/>
        <w:dstrike w:val="0"/>
        <w:vanish w:val="0"/>
        <w:color w:val="000000"/>
        <w:spacing w:val="0"/>
        <w:w w:val="100"/>
        <w:kern w:val="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tabs>
          <w:tab w:val="num" w:pos="1152"/>
        </w:tabs>
        <w:ind w:left="1152" w:hanging="1152"/>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440"/>
        </w:tabs>
        <w:ind w:left="1440" w:hanging="144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nothing"/>
      <w:lvlText w:val="%1.%2.%5"/>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nothing"/>
      <w:lvlText w:val="%1.%2.%3.%6"/>
      <w:lvlJc w:val="left"/>
      <w:pPr>
        <w:ind w:left="0" w:firstLine="0"/>
      </w:pPr>
      <w:rPr>
        <w:rFonts w:ascii="Arial" w:hAnsi="Arial" w:hint="default"/>
        <w:b/>
        <w:i w:val="0"/>
        <w:spacing w:val="0"/>
        <w:w w:val="100"/>
        <w:kern w:val="0"/>
        <w:position w:val="0"/>
        <w:sz w:val="24"/>
        <w:effect w:val="none"/>
      </w:rPr>
    </w:lvl>
    <w:lvl w:ilvl="6">
      <w:start w:val="1"/>
      <w:numFmt w:val="decimal"/>
      <w:pStyle w:val="Heading7"/>
      <w:isLgl/>
      <w:suff w:val="nothing"/>
      <w:lvlText w:val="%1.%7"/>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lvlRestart w:val="0"/>
      <w:pStyle w:val="Heading8"/>
      <w:suff w:val="nothing"/>
      <w:lvlText w:val="Appendix %8.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1.%2.%3.%4.%9"/>
      <w:lvlJc w:val="left"/>
      <w:pPr>
        <w:tabs>
          <w:tab w:val="num" w:pos="1872"/>
        </w:tabs>
        <w:ind w:left="1872" w:hanging="1872"/>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C4B0FF5"/>
    <w:multiLevelType w:val="singleLevel"/>
    <w:tmpl w:val="B9A6BD90"/>
    <w:lvl w:ilvl="0">
      <w:start w:val="1"/>
      <w:numFmt w:val="lowerLetter"/>
      <w:pStyle w:val="List-aul5thlevel"/>
      <w:lvlText w:val="%1."/>
      <w:lvlJc w:val="left"/>
      <w:pPr>
        <w:tabs>
          <w:tab w:val="num" w:pos="3024"/>
        </w:tabs>
        <w:ind w:left="3024" w:hanging="432"/>
      </w:pPr>
      <w:rPr>
        <w:rFonts w:ascii="Times New Roman" w:hAnsi="Times New Roman" w:hint="default"/>
        <w:b w:val="0"/>
        <w:i w:val="0"/>
        <w:caps w:val="0"/>
        <w:strike w:val="0"/>
        <w:dstrike w:val="0"/>
        <w:vanish w:val="0"/>
        <w:color w:val="000000"/>
        <w:spacing w:val="0"/>
        <w:w w:val="100"/>
        <w:kern w:val="24"/>
        <w:position w:val="0"/>
        <w:sz w:val="24"/>
        <w:u w:val="singl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20FA43DD"/>
    <w:multiLevelType w:val="hybridMultilevel"/>
    <w:tmpl w:val="8FE82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5015DC0"/>
    <w:multiLevelType w:val="singleLevel"/>
    <w:tmpl w:val="845EA77A"/>
    <w:lvl w:ilvl="0">
      <w:start w:val="1"/>
      <w:numFmt w:val="decimal"/>
      <w:lvlText w:val="%1."/>
      <w:legacy w:legacy="1" w:legacySpace="0" w:legacyIndent="576"/>
      <w:lvlJc w:val="left"/>
      <w:pPr>
        <w:ind w:left="1440" w:hanging="576"/>
      </w:pPr>
    </w:lvl>
  </w:abstractNum>
  <w:abstractNum w:abstractNumId="22" w15:restartNumberingAfterBreak="0">
    <w:nsid w:val="26D20603"/>
    <w:multiLevelType w:val="singleLevel"/>
    <w:tmpl w:val="81C4AC40"/>
    <w:lvl w:ilvl="0">
      <w:start w:val="1"/>
      <w:numFmt w:val="lowerLetter"/>
      <w:lvlText w:val="(%1)"/>
      <w:legacy w:legacy="1" w:legacySpace="0" w:legacyIndent="576"/>
      <w:lvlJc w:val="left"/>
      <w:pPr>
        <w:ind w:left="2016" w:hanging="576"/>
      </w:pPr>
    </w:lvl>
  </w:abstractNum>
  <w:abstractNum w:abstractNumId="23" w15:restartNumberingAfterBreak="0">
    <w:nsid w:val="27535AA1"/>
    <w:multiLevelType w:val="hybridMultilevel"/>
    <w:tmpl w:val="EEAE4C16"/>
    <w:lvl w:ilvl="0" w:tplc="C04EE482">
      <w:start w:val="1"/>
      <w:numFmt w:val="lowerLetter"/>
      <w:lvlText w:val="%1."/>
      <w:lvlJc w:val="left"/>
      <w:pPr>
        <w:ind w:left="864" w:hanging="432"/>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28155983"/>
    <w:multiLevelType w:val="singleLevel"/>
    <w:tmpl w:val="845EA77A"/>
    <w:lvl w:ilvl="0">
      <w:start w:val="1"/>
      <w:numFmt w:val="decimal"/>
      <w:lvlText w:val="%1."/>
      <w:legacy w:legacy="1" w:legacySpace="0" w:legacyIndent="576"/>
      <w:lvlJc w:val="left"/>
      <w:pPr>
        <w:ind w:left="1440" w:hanging="576"/>
      </w:pPr>
    </w:lvl>
  </w:abstractNum>
  <w:abstractNum w:abstractNumId="25" w15:restartNumberingAfterBreak="0">
    <w:nsid w:val="2F906EE5"/>
    <w:multiLevelType w:val="singleLevel"/>
    <w:tmpl w:val="171E1F44"/>
    <w:lvl w:ilvl="0">
      <w:start w:val="1"/>
      <w:numFmt w:val="decimal"/>
      <w:lvlText w:val="(%1)"/>
      <w:legacy w:legacy="1" w:legacySpace="0" w:legacyIndent="576"/>
      <w:lvlJc w:val="left"/>
      <w:pPr>
        <w:ind w:left="2592" w:hanging="576"/>
      </w:pPr>
    </w:lvl>
  </w:abstractNum>
  <w:abstractNum w:abstractNumId="26" w15:restartNumberingAfterBreak="0">
    <w:nsid w:val="340607DD"/>
    <w:multiLevelType w:val="hybridMultilevel"/>
    <w:tmpl w:val="998284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364D601E"/>
    <w:multiLevelType w:val="hybridMultilevel"/>
    <w:tmpl w:val="619ABB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38ED11B4"/>
    <w:multiLevelType w:val="singleLevel"/>
    <w:tmpl w:val="363E37CC"/>
    <w:lvl w:ilvl="0">
      <w:start w:val="1"/>
      <w:numFmt w:val="lowerLetter"/>
      <w:lvlText w:val="%1."/>
      <w:legacy w:legacy="1" w:legacySpace="0" w:legacyIndent="432"/>
      <w:lvlJc w:val="left"/>
      <w:pPr>
        <w:ind w:left="864" w:hanging="432"/>
      </w:pPr>
    </w:lvl>
  </w:abstractNum>
  <w:abstractNum w:abstractNumId="29" w15:restartNumberingAfterBreak="0">
    <w:nsid w:val="3D675C67"/>
    <w:multiLevelType w:val="hybridMultilevel"/>
    <w:tmpl w:val="30EC4E2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C56796"/>
    <w:multiLevelType w:val="multilevel"/>
    <w:tmpl w:val="71C87410"/>
    <w:lvl w:ilvl="0">
      <w:start w:val="1"/>
      <w:numFmt w:val="decimal"/>
      <w:isLgl/>
      <w:suff w:val="nothing"/>
      <w:lvlText w:val="Section %1.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936"/>
        </w:tabs>
        <w:ind w:left="936" w:hanging="936"/>
      </w:pPr>
      <w:rPr>
        <w:rFonts w:ascii="Arial" w:hAnsi="Arial" w:hint="default"/>
        <w:b/>
        <w:i w:val="0"/>
        <w:caps w:val="0"/>
        <w:strike w:val="0"/>
        <w:dstrike w:val="0"/>
        <w:vanish w:val="0"/>
        <w:color w:val="000000"/>
        <w:spacing w:val="0"/>
        <w:w w:val="100"/>
        <w:kern w:val="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152"/>
        </w:tabs>
        <w:ind w:left="1152" w:hanging="1152"/>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num" w:pos="1440"/>
        </w:tabs>
        <w:ind w:left="1440" w:hanging="1440"/>
      </w:pPr>
      <w:rPr>
        <w:rFonts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5"/>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6"/>
      <w:lvlJc w:val="left"/>
      <w:pPr>
        <w:ind w:left="0" w:firstLine="0"/>
      </w:pPr>
      <w:rPr>
        <w:rFonts w:ascii="Arial" w:hAnsi="Arial" w:hint="default"/>
        <w:b/>
        <w:i w:val="0"/>
        <w:spacing w:val="0"/>
        <w:w w:val="100"/>
        <w:kern w:val="0"/>
        <w:position w:val="0"/>
        <w:sz w:val="24"/>
        <w:effect w:val="none"/>
      </w:rPr>
    </w:lvl>
    <w:lvl w:ilvl="6">
      <w:start w:val="1"/>
      <w:numFmt w:val="decimal"/>
      <w:isLgl/>
      <w:suff w:val="nothing"/>
      <w:lvlText w:val="%1.%7"/>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lvlRestart w:val="0"/>
      <w:suff w:val="nothing"/>
      <w:lvlText w:val="Appendix %8.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9"/>
      <w:lvlJc w:val="left"/>
      <w:pPr>
        <w:tabs>
          <w:tab w:val="num" w:pos="1872"/>
        </w:tabs>
        <w:ind w:left="1872" w:hanging="1872"/>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430B4305"/>
    <w:multiLevelType w:val="multilevel"/>
    <w:tmpl w:val="0DC49632"/>
    <w:lvl w:ilvl="0">
      <w:start w:val="1"/>
      <w:numFmt w:val="decimal"/>
      <w:isLgl/>
      <w:suff w:val="nothing"/>
      <w:lvlText w:val="Section %1.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936"/>
        </w:tabs>
        <w:ind w:left="936" w:hanging="936"/>
      </w:pPr>
      <w:rPr>
        <w:rFonts w:ascii="Arial" w:hAnsi="Arial" w:hint="default"/>
        <w:b/>
        <w:i w:val="0"/>
        <w:caps w:val="0"/>
        <w:strike w:val="0"/>
        <w:dstrike w:val="0"/>
        <w:vanish w:val="0"/>
        <w:color w:val="000000"/>
        <w:spacing w:val="0"/>
        <w:w w:val="100"/>
        <w:kern w:val="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152"/>
        </w:tabs>
        <w:ind w:left="1152" w:hanging="1152"/>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1440" w:hanging="144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5"/>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6"/>
      <w:lvlJc w:val="left"/>
      <w:pPr>
        <w:ind w:left="0" w:firstLine="0"/>
      </w:pPr>
      <w:rPr>
        <w:rFonts w:ascii="Arial" w:hAnsi="Arial" w:hint="default"/>
        <w:b/>
        <w:i w:val="0"/>
        <w:spacing w:val="0"/>
        <w:w w:val="100"/>
        <w:kern w:val="0"/>
        <w:position w:val="0"/>
        <w:sz w:val="24"/>
        <w:effect w:val="none"/>
      </w:rPr>
    </w:lvl>
    <w:lvl w:ilvl="6">
      <w:start w:val="1"/>
      <w:numFmt w:val="decimal"/>
      <w:isLgl/>
      <w:suff w:val="nothing"/>
      <w:lvlText w:val="%1.%7"/>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lvlRestart w:val="0"/>
      <w:suff w:val="nothing"/>
      <w:lvlText w:val="Appendix %8.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9"/>
      <w:lvlJc w:val="left"/>
      <w:pPr>
        <w:tabs>
          <w:tab w:val="num" w:pos="1080"/>
        </w:tabs>
        <w:ind w:left="0" w:firstLine="0"/>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44220B5B"/>
    <w:multiLevelType w:val="singleLevel"/>
    <w:tmpl w:val="845EA77A"/>
    <w:lvl w:ilvl="0">
      <w:start w:val="1"/>
      <w:numFmt w:val="decimal"/>
      <w:lvlText w:val="%1."/>
      <w:legacy w:legacy="1" w:legacySpace="0" w:legacyIndent="576"/>
      <w:lvlJc w:val="left"/>
      <w:pPr>
        <w:ind w:left="1440" w:hanging="576"/>
      </w:pPr>
    </w:lvl>
  </w:abstractNum>
  <w:abstractNum w:abstractNumId="33" w15:restartNumberingAfterBreak="0">
    <w:nsid w:val="46B541CD"/>
    <w:multiLevelType w:val="multilevel"/>
    <w:tmpl w:val="10E6AEEE"/>
    <w:lvl w:ilvl="0">
      <w:start w:val="1"/>
      <w:numFmt w:val="decimal"/>
      <w:isLgl/>
      <w:suff w:val="nothing"/>
      <w:lvlText w:val="Section %1.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936"/>
        </w:tabs>
        <w:ind w:left="936" w:hanging="936"/>
      </w:pPr>
      <w:rPr>
        <w:rFonts w:ascii="Arial" w:hAnsi="Arial" w:hint="default"/>
        <w:b/>
        <w:i w:val="0"/>
        <w:caps w:val="0"/>
        <w:strike w:val="0"/>
        <w:dstrike w:val="0"/>
        <w:vanish w:val="0"/>
        <w:color w:val="000000"/>
        <w:spacing w:val="0"/>
        <w:w w:val="100"/>
        <w:kern w:val="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152"/>
        </w:tabs>
        <w:ind w:left="1152" w:hanging="1152"/>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1440"/>
        </w:tabs>
        <w:ind w:left="1440" w:hanging="1440"/>
      </w:pPr>
      <w:rPr>
        <w:rFonts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5"/>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6"/>
      <w:lvlJc w:val="left"/>
      <w:pPr>
        <w:ind w:left="0" w:firstLine="0"/>
      </w:pPr>
      <w:rPr>
        <w:rFonts w:ascii="Arial" w:hAnsi="Arial" w:hint="default"/>
        <w:b/>
        <w:i w:val="0"/>
        <w:spacing w:val="0"/>
        <w:w w:val="100"/>
        <w:kern w:val="0"/>
        <w:position w:val="0"/>
        <w:sz w:val="24"/>
        <w:effect w:val="none"/>
      </w:rPr>
    </w:lvl>
    <w:lvl w:ilvl="6">
      <w:start w:val="1"/>
      <w:numFmt w:val="decimal"/>
      <w:isLgl/>
      <w:suff w:val="nothing"/>
      <w:lvlText w:val="%1.%7"/>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lvlRestart w:val="0"/>
      <w:suff w:val="nothing"/>
      <w:lvlText w:val="Appendix %8.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9"/>
      <w:lvlJc w:val="left"/>
      <w:pPr>
        <w:tabs>
          <w:tab w:val="num" w:pos="1872"/>
        </w:tabs>
        <w:ind w:left="1872" w:hanging="1872"/>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4CB321C9"/>
    <w:multiLevelType w:val="multilevel"/>
    <w:tmpl w:val="10E214F0"/>
    <w:lvl w:ilvl="0">
      <w:start w:val="1"/>
      <w:numFmt w:val="decimal"/>
      <w:isLgl/>
      <w:suff w:val="nothing"/>
      <w:lvlText w:val="Section %1.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936"/>
        </w:tabs>
        <w:ind w:left="936" w:hanging="936"/>
      </w:pPr>
      <w:rPr>
        <w:rFonts w:ascii="Arial" w:hAnsi="Arial" w:hint="default"/>
        <w:b/>
        <w:i w:val="0"/>
        <w:caps w:val="0"/>
        <w:strike w:val="0"/>
        <w:dstrike w:val="0"/>
        <w:vanish w:val="0"/>
        <w:color w:val="000000"/>
        <w:spacing w:val="0"/>
        <w:w w:val="100"/>
        <w:kern w:val="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152"/>
        </w:tabs>
        <w:ind w:left="1152" w:hanging="1152"/>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1440" w:hanging="144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5"/>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6"/>
      <w:lvlJc w:val="left"/>
      <w:pPr>
        <w:ind w:left="0" w:firstLine="0"/>
      </w:pPr>
      <w:rPr>
        <w:rFonts w:ascii="Arial" w:hAnsi="Arial" w:hint="default"/>
        <w:b/>
        <w:i w:val="0"/>
        <w:spacing w:val="0"/>
        <w:w w:val="100"/>
        <w:kern w:val="0"/>
        <w:position w:val="0"/>
        <w:sz w:val="24"/>
        <w:effect w:val="none"/>
      </w:rPr>
    </w:lvl>
    <w:lvl w:ilvl="6">
      <w:start w:val="1"/>
      <w:numFmt w:val="decimal"/>
      <w:isLgl/>
      <w:suff w:val="nothing"/>
      <w:lvlText w:val="%1.%7"/>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lvlRestart w:val="0"/>
      <w:suff w:val="nothing"/>
      <w:lvlText w:val="Appendix %8.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9"/>
      <w:lvlJc w:val="left"/>
      <w:pPr>
        <w:tabs>
          <w:tab w:val="num" w:pos="1872"/>
        </w:tabs>
        <w:ind w:left="1872" w:hanging="1872"/>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4DE17811"/>
    <w:multiLevelType w:val="hybridMultilevel"/>
    <w:tmpl w:val="E264C5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626F1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549E6CA2"/>
    <w:multiLevelType w:val="hybridMultilevel"/>
    <w:tmpl w:val="FF200D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6D9ECD44">
      <w:start w:val="1"/>
      <w:numFmt w:val="decimal"/>
      <w:lvlText w:val="%7)"/>
      <w:lvlJc w:val="left"/>
      <w:pPr>
        <w:ind w:left="5040" w:hanging="360"/>
      </w:pPr>
      <w:rPr>
        <w:rFonts w:eastAsia="ヒラギノ角ゴ Pro W3" w:hint="default"/>
        <w:b w:val="0"/>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361778"/>
    <w:multiLevelType w:val="multilevel"/>
    <w:tmpl w:val="F2428706"/>
    <w:lvl w:ilvl="0">
      <w:start w:val="1"/>
      <w:numFmt w:val="decimal"/>
      <w:isLgl/>
      <w:suff w:val="nothing"/>
      <w:lvlText w:val="Section %1.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936"/>
        </w:tabs>
        <w:ind w:left="936" w:hanging="936"/>
      </w:pPr>
      <w:rPr>
        <w:rFonts w:ascii="Arial" w:hAnsi="Arial" w:hint="default"/>
        <w:b/>
        <w:i w:val="0"/>
        <w:caps w:val="0"/>
        <w:strike w:val="0"/>
        <w:dstrike w:val="0"/>
        <w:vanish w:val="0"/>
        <w:color w:val="000000"/>
        <w:spacing w:val="0"/>
        <w:w w:val="100"/>
        <w:kern w:val="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152"/>
        </w:tabs>
        <w:ind w:left="1152" w:hanging="1152"/>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1440" w:hanging="144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5"/>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6"/>
      <w:lvlJc w:val="left"/>
      <w:pPr>
        <w:ind w:left="0" w:firstLine="0"/>
      </w:pPr>
      <w:rPr>
        <w:rFonts w:ascii="Arial" w:hAnsi="Arial" w:hint="default"/>
        <w:b/>
        <w:i w:val="0"/>
        <w:spacing w:val="0"/>
        <w:w w:val="100"/>
        <w:kern w:val="0"/>
        <w:position w:val="0"/>
        <w:sz w:val="24"/>
        <w:effect w:val="none"/>
      </w:rPr>
    </w:lvl>
    <w:lvl w:ilvl="6">
      <w:start w:val="1"/>
      <w:numFmt w:val="bullet"/>
      <w:lvlText w:val=""/>
      <w:lvlJc w:val="left"/>
      <w:pPr>
        <w:ind w:left="0" w:firstLine="0"/>
      </w:pPr>
      <w:rPr>
        <w:rFonts w:ascii="Symbol" w:hAnsi="Symbo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lvlRestart w:val="0"/>
      <w:suff w:val="nothing"/>
      <w:lvlText w:val="Appendix %8.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9"/>
      <w:lvlJc w:val="left"/>
      <w:pPr>
        <w:tabs>
          <w:tab w:val="num" w:pos="1872"/>
        </w:tabs>
        <w:ind w:left="1872" w:hanging="1872"/>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5B4363EA"/>
    <w:multiLevelType w:val="hybridMultilevel"/>
    <w:tmpl w:val="86F61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4C154B"/>
    <w:multiLevelType w:val="singleLevel"/>
    <w:tmpl w:val="363E37CC"/>
    <w:lvl w:ilvl="0">
      <w:start w:val="1"/>
      <w:numFmt w:val="lowerLetter"/>
      <w:lvlText w:val="%1."/>
      <w:legacy w:legacy="1" w:legacySpace="0" w:legacyIndent="432"/>
      <w:lvlJc w:val="left"/>
      <w:pPr>
        <w:ind w:left="864" w:hanging="432"/>
      </w:pPr>
    </w:lvl>
  </w:abstractNum>
  <w:abstractNum w:abstractNumId="41" w15:restartNumberingAfterBreak="0">
    <w:nsid w:val="5CB378CD"/>
    <w:multiLevelType w:val="singleLevel"/>
    <w:tmpl w:val="171E1F44"/>
    <w:lvl w:ilvl="0">
      <w:start w:val="1"/>
      <w:numFmt w:val="decimal"/>
      <w:lvlText w:val="(%1)"/>
      <w:legacy w:legacy="1" w:legacySpace="0" w:legacyIndent="576"/>
      <w:lvlJc w:val="left"/>
      <w:pPr>
        <w:ind w:left="2592" w:hanging="576"/>
      </w:pPr>
    </w:lvl>
  </w:abstractNum>
  <w:abstractNum w:abstractNumId="42" w15:restartNumberingAfterBreak="0">
    <w:nsid w:val="5D1D7969"/>
    <w:multiLevelType w:val="multilevel"/>
    <w:tmpl w:val="02665FE6"/>
    <w:lvl w:ilvl="0">
      <w:start w:val="1"/>
      <w:numFmt w:val="decimal"/>
      <w:isLgl/>
      <w:suff w:val="nothing"/>
      <w:lvlText w:val="Section %1.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936"/>
        </w:tabs>
        <w:ind w:left="936" w:hanging="936"/>
      </w:pPr>
      <w:rPr>
        <w:rFonts w:ascii="Arial" w:hAnsi="Arial" w:hint="default"/>
        <w:b/>
        <w:i w:val="0"/>
        <w:caps w:val="0"/>
        <w:strike w:val="0"/>
        <w:dstrike w:val="0"/>
        <w:vanish w:val="0"/>
        <w:color w:val="000000"/>
        <w:spacing w:val="0"/>
        <w:w w:val="100"/>
        <w:kern w:val="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152"/>
        </w:tabs>
        <w:ind w:left="1152" w:hanging="1152"/>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num" w:pos="1440"/>
        </w:tabs>
        <w:ind w:left="1440" w:hanging="1440"/>
      </w:pPr>
      <w:rPr>
        <w:rFonts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5"/>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6"/>
      <w:lvlJc w:val="left"/>
      <w:pPr>
        <w:ind w:left="0" w:firstLine="0"/>
      </w:pPr>
      <w:rPr>
        <w:rFonts w:ascii="Arial" w:hAnsi="Arial" w:hint="default"/>
        <w:b/>
        <w:i w:val="0"/>
        <w:spacing w:val="0"/>
        <w:w w:val="100"/>
        <w:kern w:val="0"/>
        <w:position w:val="0"/>
        <w:sz w:val="24"/>
        <w:effect w:val="none"/>
      </w:rPr>
    </w:lvl>
    <w:lvl w:ilvl="6">
      <w:start w:val="1"/>
      <w:numFmt w:val="decimal"/>
      <w:isLgl/>
      <w:suff w:val="nothing"/>
      <w:lvlText w:val="%1.%7"/>
      <w:lvlJc w:val="left"/>
      <w:pPr>
        <w:ind w:left="0" w:firstLine="0"/>
      </w:pPr>
      <w:rPr>
        <w:rFonts w:ascii="Arial" w:hAnsi="Arial" w:hint="default"/>
        <w:b/>
        <w:i w:val="0"/>
        <w:caps w:val="0"/>
        <w:strike w:val="0"/>
        <w:dstrike w:val="0"/>
        <w:vanish w:val="0"/>
        <w:color w:val="000000"/>
        <w:spacing w:val="0"/>
        <w:w w:val="100"/>
        <w:kern w:val="0"/>
        <w:position w:val="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lvlRestart w:val="0"/>
      <w:suff w:val="nothing"/>
      <w:lvlText w:val="Appendix %8.  "/>
      <w:lvlJc w:val="left"/>
      <w:pPr>
        <w:ind w:left="0" w:firstLine="0"/>
      </w:pPr>
      <w:rPr>
        <w:rFonts w:ascii="Arial" w:hAnsi="Arial" w:hint="default"/>
        <w:b/>
        <w:i w:val="0"/>
        <w:caps w:val="0"/>
        <w:strike w:val="0"/>
        <w:dstrike w:val="0"/>
        <w:vanish w:val="0"/>
        <w:color w:val="000000"/>
        <w:spacing w:val="0"/>
        <w:w w:val="100"/>
        <w:kern w:val="0"/>
        <w:position w:val="0"/>
        <w:sz w:val="3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9"/>
      <w:lvlJc w:val="left"/>
      <w:pPr>
        <w:tabs>
          <w:tab w:val="num" w:pos="1872"/>
        </w:tabs>
        <w:ind w:left="1872" w:hanging="1872"/>
      </w:pPr>
      <w:rPr>
        <w:rFonts w:ascii="Arial" w:hAnsi="Arial" w:hint="default"/>
        <w:b/>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64E56974"/>
    <w:multiLevelType w:val="singleLevel"/>
    <w:tmpl w:val="363E37CC"/>
    <w:lvl w:ilvl="0">
      <w:start w:val="1"/>
      <w:numFmt w:val="lowerLetter"/>
      <w:lvlText w:val="%1."/>
      <w:legacy w:legacy="1" w:legacySpace="0" w:legacyIndent="432"/>
      <w:lvlJc w:val="left"/>
      <w:pPr>
        <w:ind w:left="864" w:hanging="432"/>
      </w:pPr>
    </w:lvl>
  </w:abstractNum>
  <w:abstractNum w:abstractNumId="44" w15:restartNumberingAfterBreak="0">
    <w:nsid w:val="72A56F9D"/>
    <w:multiLevelType w:val="hybridMultilevel"/>
    <w:tmpl w:val="EEAE4C16"/>
    <w:lvl w:ilvl="0" w:tplc="C04EE482">
      <w:start w:val="1"/>
      <w:numFmt w:val="lowerLetter"/>
      <w:lvlText w:val="%1."/>
      <w:lvlJc w:val="left"/>
      <w:pPr>
        <w:ind w:left="864" w:hanging="432"/>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5" w15:restartNumberingAfterBreak="0">
    <w:nsid w:val="746B7220"/>
    <w:multiLevelType w:val="hybridMultilevel"/>
    <w:tmpl w:val="EA4ADA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8D69E4"/>
    <w:multiLevelType w:val="singleLevel"/>
    <w:tmpl w:val="171E1F44"/>
    <w:lvl w:ilvl="0">
      <w:start w:val="1"/>
      <w:numFmt w:val="decimal"/>
      <w:lvlText w:val="(%1)"/>
      <w:legacy w:legacy="1" w:legacySpace="0" w:legacyIndent="576"/>
      <w:lvlJc w:val="left"/>
      <w:pPr>
        <w:ind w:left="2592" w:hanging="576"/>
      </w:pPr>
    </w:lvl>
  </w:abstractNum>
  <w:abstractNum w:abstractNumId="47" w15:restartNumberingAfterBreak="0">
    <w:nsid w:val="76B66826"/>
    <w:multiLevelType w:val="singleLevel"/>
    <w:tmpl w:val="171E1F44"/>
    <w:lvl w:ilvl="0">
      <w:start w:val="1"/>
      <w:numFmt w:val="decimal"/>
      <w:lvlText w:val="(%1)"/>
      <w:legacy w:legacy="1" w:legacySpace="0" w:legacyIndent="576"/>
      <w:lvlJc w:val="left"/>
      <w:pPr>
        <w:ind w:left="2592" w:hanging="576"/>
      </w:pPr>
    </w:lvl>
  </w:abstractNum>
  <w:abstractNum w:abstractNumId="48" w15:restartNumberingAfterBreak="0">
    <w:nsid w:val="77E844E7"/>
    <w:multiLevelType w:val="hybridMultilevel"/>
    <w:tmpl w:val="26607E48"/>
    <w:lvl w:ilvl="0" w:tplc="958A338E">
      <w:start w:val="1"/>
      <w:numFmt w:val="lowerLetter"/>
      <w:lvlText w:val="%1."/>
      <w:lvlJc w:val="left"/>
      <w:pPr>
        <w:ind w:left="867" w:hanging="435"/>
      </w:pPr>
      <w:rPr>
        <w:rFonts w:eastAsia="ヒラギノ角ゴ Pro W3"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9" w15:restartNumberingAfterBreak="0">
    <w:nsid w:val="787C76F0"/>
    <w:multiLevelType w:val="hybridMultilevel"/>
    <w:tmpl w:val="CB46BECC"/>
    <w:lvl w:ilvl="0" w:tplc="071281D2">
      <w:start w:val="1"/>
      <w:numFmt w:val="lowerLetter"/>
      <w:lvlText w:val="%1."/>
      <w:lvlJc w:val="left"/>
      <w:pPr>
        <w:ind w:left="867" w:hanging="435"/>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0" w15:restartNumberingAfterBreak="0">
    <w:nsid w:val="7A9A3C0E"/>
    <w:multiLevelType w:val="hybridMultilevel"/>
    <w:tmpl w:val="34CCD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EE0FDD"/>
    <w:multiLevelType w:val="multilevel"/>
    <w:tmpl w:val="6D4C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8"/>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46"/>
  </w:num>
  <w:num w:numId="22">
    <w:abstractNumId w:val="41"/>
  </w:num>
  <w:num w:numId="23">
    <w:abstractNumId w:val="22"/>
  </w:num>
  <w:num w:numId="24">
    <w:abstractNumId w:val="13"/>
  </w:num>
  <w:num w:numId="25">
    <w:abstractNumId w:val="21"/>
  </w:num>
  <w:num w:numId="26">
    <w:abstractNumId w:val="24"/>
  </w:num>
  <w:num w:numId="27">
    <w:abstractNumId w:val="40"/>
  </w:num>
  <w:num w:numId="28">
    <w:abstractNumId w:val="43"/>
  </w:num>
  <w:num w:numId="29">
    <w:abstractNumId w:val="31"/>
  </w:num>
  <w:num w:numId="30">
    <w:abstractNumId w:val="36"/>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34"/>
  </w:num>
  <w:num w:numId="41">
    <w:abstractNumId w:val="28"/>
  </w:num>
  <w:num w:numId="42">
    <w:abstractNumId w:val="32"/>
  </w:num>
  <w:num w:numId="43">
    <w:abstractNumId w:val="12"/>
  </w:num>
  <w:num w:numId="44">
    <w:abstractNumId w:val="25"/>
  </w:num>
  <w:num w:numId="45">
    <w:abstractNumId w:val="47"/>
  </w:num>
  <w:num w:numId="46">
    <w:abstractNumId w:val="45"/>
  </w:num>
  <w:num w:numId="47">
    <w:abstractNumId w:val="11"/>
  </w:num>
  <w:num w:numId="48">
    <w:abstractNumId w:val="15"/>
  </w:num>
  <w:num w:numId="49">
    <w:abstractNumId w:val="16"/>
  </w:num>
  <w:num w:numId="50">
    <w:abstractNumId w:val="49"/>
  </w:num>
  <w:num w:numId="51">
    <w:abstractNumId w:val="48"/>
  </w:num>
  <w:num w:numId="52">
    <w:abstractNumId w:val="0"/>
  </w:num>
  <w:num w:numId="53">
    <w:abstractNumId w:val="17"/>
  </w:num>
  <w:num w:numId="54">
    <w:abstractNumId w:val="51"/>
  </w:num>
  <w:num w:numId="55">
    <w:abstractNumId w:val="18"/>
  </w:num>
  <w:num w:numId="56">
    <w:abstractNumId w:val="18"/>
  </w:num>
  <w:num w:numId="57">
    <w:abstractNumId w:val="18"/>
  </w:num>
  <w:num w:numId="58">
    <w:abstractNumId w:val="18"/>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59">
    <w:abstractNumId w:val="18"/>
  </w:num>
  <w:num w:numId="60">
    <w:abstractNumId w:val="38"/>
  </w:num>
  <w:num w:numId="61">
    <w:abstractNumId w:val="42"/>
  </w:num>
  <w:num w:numId="62">
    <w:abstractNumId w:val="30"/>
  </w:num>
  <w:num w:numId="63">
    <w:abstractNumId w:val="37"/>
  </w:num>
  <w:num w:numId="64">
    <w:abstractNumId w:val="18"/>
  </w:num>
  <w:num w:numId="65">
    <w:abstractNumId w:val="18"/>
  </w:num>
  <w:num w:numId="66">
    <w:abstractNumId w:val="18"/>
  </w:num>
  <w:num w:numId="67">
    <w:abstractNumId w:val="50"/>
  </w:num>
  <w:num w:numId="68">
    <w:abstractNumId w:val="35"/>
  </w:num>
  <w:num w:numId="69">
    <w:abstractNumId w:val="39"/>
  </w:num>
  <w:num w:numId="70">
    <w:abstractNumId w:val="18"/>
  </w:num>
  <w:num w:numId="71">
    <w:abstractNumId w:val="18"/>
  </w:num>
  <w:num w:numId="72">
    <w:abstractNumId w:val="18"/>
  </w:num>
  <w:num w:numId="73">
    <w:abstractNumId w:val="29"/>
  </w:num>
  <w:num w:numId="74">
    <w:abstractNumId w:val="23"/>
  </w:num>
  <w:num w:numId="75">
    <w:abstractNumId w:val="18"/>
  </w:num>
  <w:num w:numId="76">
    <w:abstractNumId w:val="18"/>
  </w:num>
  <w:num w:numId="77">
    <w:abstractNumId w:val="44"/>
  </w:num>
  <w:num w:numId="78">
    <w:abstractNumId w:val="18"/>
  </w:num>
  <w:num w:numId="79">
    <w:abstractNumId w:val="18"/>
  </w:num>
  <w:num w:numId="80">
    <w:abstractNumId w:val="18"/>
  </w:num>
  <w:num w:numId="81">
    <w:abstractNumId w:val="18"/>
  </w:num>
  <w:num w:numId="82">
    <w:abstractNumId w:val="18"/>
  </w:num>
  <w:num w:numId="83">
    <w:abstractNumId w:val="26"/>
  </w:num>
  <w:num w:numId="84">
    <w:abstractNumId w:val="27"/>
  </w:num>
  <w:num w:numId="85">
    <w:abstractNumId w:val="18"/>
  </w:num>
  <w:num w:numId="86">
    <w:abstractNumId w:val="18"/>
  </w:num>
  <w:num w:numId="87">
    <w:abstractNumId w:val="18"/>
  </w:num>
  <w:num w:numId="88">
    <w:abstractNumId w:val="37"/>
    <w:lvlOverride w:ilvl="0">
      <w:lvl w:ilvl="0" w:tplc="0409000F">
        <w:start w:val="1"/>
        <w:numFmt w:val="lowerLetter"/>
        <w:lvlText w:val="%1."/>
        <w:lvlJc w:val="left"/>
        <w:pPr>
          <w:ind w:left="144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6D9ECD44"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9">
    <w:abstractNumId w:val="20"/>
  </w:num>
  <w:num w:numId="90">
    <w:abstractNumId w:val="14"/>
  </w:num>
  <w:num w:numId="91">
    <w:abstractNumId w:val="33"/>
  </w:num>
  <w:num w:numId="92">
    <w:abstractNumId w:val="18"/>
  </w:num>
  <w:numIdMacAtCleanup w:val="8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rrine, Martin L. (GSFC-5670)">
    <w15:presenceInfo w15:providerId="AD" w15:userId="S-1-5-21-330711430-3775241029-4075259233-972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2"/>
  <w:displayBackgroundShape/>
  <w:embedTrueTypeFonts/>
  <w:saveSubset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8FC"/>
    <w:rsid w:val="00001247"/>
    <w:rsid w:val="00002550"/>
    <w:rsid w:val="0000332D"/>
    <w:rsid w:val="0000332E"/>
    <w:rsid w:val="00012D3C"/>
    <w:rsid w:val="000163AC"/>
    <w:rsid w:val="00025957"/>
    <w:rsid w:val="000260FD"/>
    <w:rsid w:val="0002623C"/>
    <w:rsid w:val="0003358F"/>
    <w:rsid w:val="0005170D"/>
    <w:rsid w:val="000767A7"/>
    <w:rsid w:val="000800D8"/>
    <w:rsid w:val="000A1680"/>
    <w:rsid w:val="000A46B1"/>
    <w:rsid w:val="000A64F1"/>
    <w:rsid w:val="000B4F9A"/>
    <w:rsid w:val="000D10EA"/>
    <w:rsid w:val="000F0741"/>
    <w:rsid w:val="000F1477"/>
    <w:rsid w:val="000F1532"/>
    <w:rsid w:val="000F2D2B"/>
    <w:rsid w:val="000F2EE4"/>
    <w:rsid w:val="000F7B4F"/>
    <w:rsid w:val="001038A7"/>
    <w:rsid w:val="001174E1"/>
    <w:rsid w:val="00117EB6"/>
    <w:rsid w:val="00122838"/>
    <w:rsid w:val="00133BF6"/>
    <w:rsid w:val="00137BA6"/>
    <w:rsid w:val="00140653"/>
    <w:rsid w:val="00142B1E"/>
    <w:rsid w:val="001430EB"/>
    <w:rsid w:val="00144E63"/>
    <w:rsid w:val="00152159"/>
    <w:rsid w:val="00160836"/>
    <w:rsid w:val="0016217A"/>
    <w:rsid w:val="00171842"/>
    <w:rsid w:val="0018304C"/>
    <w:rsid w:val="00185B88"/>
    <w:rsid w:val="001A2921"/>
    <w:rsid w:val="001A4CE8"/>
    <w:rsid w:val="001B39EE"/>
    <w:rsid w:val="001B7EED"/>
    <w:rsid w:val="001C483C"/>
    <w:rsid w:val="001D03F7"/>
    <w:rsid w:val="001D6924"/>
    <w:rsid w:val="001E1561"/>
    <w:rsid w:val="001E1742"/>
    <w:rsid w:val="001E1F36"/>
    <w:rsid w:val="001E206A"/>
    <w:rsid w:val="001E26B5"/>
    <w:rsid w:val="001E2C61"/>
    <w:rsid w:val="001E3A39"/>
    <w:rsid w:val="001F223C"/>
    <w:rsid w:val="001F433D"/>
    <w:rsid w:val="001F52AD"/>
    <w:rsid w:val="001F6018"/>
    <w:rsid w:val="001F7338"/>
    <w:rsid w:val="00204658"/>
    <w:rsid w:val="002131F0"/>
    <w:rsid w:val="0022544C"/>
    <w:rsid w:val="00226A88"/>
    <w:rsid w:val="00227D11"/>
    <w:rsid w:val="00246668"/>
    <w:rsid w:val="0025438E"/>
    <w:rsid w:val="00263332"/>
    <w:rsid w:val="00277D78"/>
    <w:rsid w:val="00277D99"/>
    <w:rsid w:val="002856B1"/>
    <w:rsid w:val="00294F22"/>
    <w:rsid w:val="00295740"/>
    <w:rsid w:val="002967D6"/>
    <w:rsid w:val="002A050C"/>
    <w:rsid w:val="002A0E21"/>
    <w:rsid w:val="002A221C"/>
    <w:rsid w:val="002A470C"/>
    <w:rsid w:val="002A7EF5"/>
    <w:rsid w:val="002C6E54"/>
    <w:rsid w:val="002C72F4"/>
    <w:rsid w:val="002D356C"/>
    <w:rsid w:val="002D4896"/>
    <w:rsid w:val="002E10D8"/>
    <w:rsid w:val="002E1DC9"/>
    <w:rsid w:val="002E25B7"/>
    <w:rsid w:val="002E667D"/>
    <w:rsid w:val="002E7814"/>
    <w:rsid w:val="00304408"/>
    <w:rsid w:val="0030589F"/>
    <w:rsid w:val="00306A9F"/>
    <w:rsid w:val="00307096"/>
    <w:rsid w:val="00307BA8"/>
    <w:rsid w:val="00315C59"/>
    <w:rsid w:val="00316A2F"/>
    <w:rsid w:val="00317E94"/>
    <w:rsid w:val="00323770"/>
    <w:rsid w:val="003346F2"/>
    <w:rsid w:val="00336132"/>
    <w:rsid w:val="003519A4"/>
    <w:rsid w:val="003533E3"/>
    <w:rsid w:val="00353E8C"/>
    <w:rsid w:val="0035432D"/>
    <w:rsid w:val="00363DD1"/>
    <w:rsid w:val="003643B5"/>
    <w:rsid w:val="003757E9"/>
    <w:rsid w:val="00385363"/>
    <w:rsid w:val="003858B2"/>
    <w:rsid w:val="00390BAA"/>
    <w:rsid w:val="003A5E3B"/>
    <w:rsid w:val="003A73BA"/>
    <w:rsid w:val="003C06B5"/>
    <w:rsid w:val="003C1189"/>
    <w:rsid w:val="003C4E82"/>
    <w:rsid w:val="003C73EB"/>
    <w:rsid w:val="003D0565"/>
    <w:rsid w:val="003D6AA5"/>
    <w:rsid w:val="003D7411"/>
    <w:rsid w:val="003D7952"/>
    <w:rsid w:val="003F1AE8"/>
    <w:rsid w:val="003F43A7"/>
    <w:rsid w:val="00406A7C"/>
    <w:rsid w:val="0041780B"/>
    <w:rsid w:val="004257E5"/>
    <w:rsid w:val="00455656"/>
    <w:rsid w:val="004619DA"/>
    <w:rsid w:val="00480FF2"/>
    <w:rsid w:val="00494328"/>
    <w:rsid w:val="004A4500"/>
    <w:rsid w:val="004A529B"/>
    <w:rsid w:val="004B3277"/>
    <w:rsid w:val="004B33D8"/>
    <w:rsid w:val="004B4C14"/>
    <w:rsid w:val="004B67DA"/>
    <w:rsid w:val="004B68FC"/>
    <w:rsid w:val="004B75E2"/>
    <w:rsid w:val="004C5CA8"/>
    <w:rsid w:val="004E23F5"/>
    <w:rsid w:val="004E2B98"/>
    <w:rsid w:val="004E5F49"/>
    <w:rsid w:val="004E7A90"/>
    <w:rsid w:val="004F1954"/>
    <w:rsid w:val="004F210F"/>
    <w:rsid w:val="004F41D9"/>
    <w:rsid w:val="004F5D33"/>
    <w:rsid w:val="004F6327"/>
    <w:rsid w:val="004F6F6F"/>
    <w:rsid w:val="00512BE2"/>
    <w:rsid w:val="00513A0A"/>
    <w:rsid w:val="00515F5E"/>
    <w:rsid w:val="00517352"/>
    <w:rsid w:val="00522C44"/>
    <w:rsid w:val="00531854"/>
    <w:rsid w:val="00532649"/>
    <w:rsid w:val="0055251A"/>
    <w:rsid w:val="0055690D"/>
    <w:rsid w:val="00564AB6"/>
    <w:rsid w:val="00565498"/>
    <w:rsid w:val="0057111F"/>
    <w:rsid w:val="0057560F"/>
    <w:rsid w:val="00581867"/>
    <w:rsid w:val="005821FA"/>
    <w:rsid w:val="005833AB"/>
    <w:rsid w:val="00596145"/>
    <w:rsid w:val="005B0D5D"/>
    <w:rsid w:val="005B57C6"/>
    <w:rsid w:val="005C2C5A"/>
    <w:rsid w:val="005D4238"/>
    <w:rsid w:val="005F7355"/>
    <w:rsid w:val="00600FF8"/>
    <w:rsid w:val="006103A3"/>
    <w:rsid w:val="006125CA"/>
    <w:rsid w:val="00612CC4"/>
    <w:rsid w:val="00613ECD"/>
    <w:rsid w:val="00630280"/>
    <w:rsid w:val="00645BBB"/>
    <w:rsid w:val="00646549"/>
    <w:rsid w:val="00647D2D"/>
    <w:rsid w:val="00656362"/>
    <w:rsid w:val="006611E0"/>
    <w:rsid w:val="006651A6"/>
    <w:rsid w:val="006860C7"/>
    <w:rsid w:val="00690CCC"/>
    <w:rsid w:val="006915EA"/>
    <w:rsid w:val="00691BE9"/>
    <w:rsid w:val="00692A9B"/>
    <w:rsid w:val="006A1AB5"/>
    <w:rsid w:val="006A2AE5"/>
    <w:rsid w:val="006A63AD"/>
    <w:rsid w:val="006A74D8"/>
    <w:rsid w:val="006B6AC2"/>
    <w:rsid w:val="006C532A"/>
    <w:rsid w:val="006D42CB"/>
    <w:rsid w:val="006F718C"/>
    <w:rsid w:val="00700B65"/>
    <w:rsid w:val="007025A3"/>
    <w:rsid w:val="0070538C"/>
    <w:rsid w:val="00714563"/>
    <w:rsid w:val="0071599F"/>
    <w:rsid w:val="00715F4F"/>
    <w:rsid w:val="00717436"/>
    <w:rsid w:val="007238D1"/>
    <w:rsid w:val="00730D97"/>
    <w:rsid w:val="00737843"/>
    <w:rsid w:val="00737F19"/>
    <w:rsid w:val="00741938"/>
    <w:rsid w:val="007419F5"/>
    <w:rsid w:val="007421F7"/>
    <w:rsid w:val="007454A1"/>
    <w:rsid w:val="007477F8"/>
    <w:rsid w:val="00762E7D"/>
    <w:rsid w:val="007631D7"/>
    <w:rsid w:val="007675D1"/>
    <w:rsid w:val="00770869"/>
    <w:rsid w:val="007710E5"/>
    <w:rsid w:val="00777789"/>
    <w:rsid w:val="00777D23"/>
    <w:rsid w:val="00790E4B"/>
    <w:rsid w:val="00793FA8"/>
    <w:rsid w:val="007A568D"/>
    <w:rsid w:val="007B1F58"/>
    <w:rsid w:val="007B679B"/>
    <w:rsid w:val="007C62D2"/>
    <w:rsid w:val="007D6E7C"/>
    <w:rsid w:val="007E09F4"/>
    <w:rsid w:val="007E2E23"/>
    <w:rsid w:val="007F345B"/>
    <w:rsid w:val="007F3FA1"/>
    <w:rsid w:val="007F7E89"/>
    <w:rsid w:val="00801C0D"/>
    <w:rsid w:val="00807DA8"/>
    <w:rsid w:val="00810779"/>
    <w:rsid w:val="00817B00"/>
    <w:rsid w:val="00825DCE"/>
    <w:rsid w:val="00833EB8"/>
    <w:rsid w:val="00835311"/>
    <w:rsid w:val="00843F4D"/>
    <w:rsid w:val="0085389F"/>
    <w:rsid w:val="008561A9"/>
    <w:rsid w:val="008602F0"/>
    <w:rsid w:val="00862678"/>
    <w:rsid w:val="00866377"/>
    <w:rsid w:val="008674F4"/>
    <w:rsid w:val="00872BF8"/>
    <w:rsid w:val="00872DAE"/>
    <w:rsid w:val="00872ECF"/>
    <w:rsid w:val="00873998"/>
    <w:rsid w:val="00877D0C"/>
    <w:rsid w:val="00881AEC"/>
    <w:rsid w:val="00885637"/>
    <w:rsid w:val="00895EA5"/>
    <w:rsid w:val="00897F7A"/>
    <w:rsid w:val="008B1975"/>
    <w:rsid w:val="008B1EC5"/>
    <w:rsid w:val="008B26C8"/>
    <w:rsid w:val="008C56F6"/>
    <w:rsid w:val="008C58FB"/>
    <w:rsid w:val="008D73FD"/>
    <w:rsid w:val="008E4930"/>
    <w:rsid w:val="008E4D81"/>
    <w:rsid w:val="008F5032"/>
    <w:rsid w:val="008F5190"/>
    <w:rsid w:val="008F76D4"/>
    <w:rsid w:val="00901B50"/>
    <w:rsid w:val="00902BE3"/>
    <w:rsid w:val="00906928"/>
    <w:rsid w:val="00907305"/>
    <w:rsid w:val="00913FDA"/>
    <w:rsid w:val="00920EC8"/>
    <w:rsid w:val="00922C7F"/>
    <w:rsid w:val="00925A43"/>
    <w:rsid w:val="009265B5"/>
    <w:rsid w:val="009272A7"/>
    <w:rsid w:val="00936573"/>
    <w:rsid w:val="00937B33"/>
    <w:rsid w:val="0094787C"/>
    <w:rsid w:val="009556A4"/>
    <w:rsid w:val="009559BC"/>
    <w:rsid w:val="009567F8"/>
    <w:rsid w:val="00962365"/>
    <w:rsid w:val="00964244"/>
    <w:rsid w:val="00971349"/>
    <w:rsid w:val="00975EB1"/>
    <w:rsid w:val="00982546"/>
    <w:rsid w:val="00993582"/>
    <w:rsid w:val="009A00A4"/>
    <w:rsid w:val="009A419E"/>
    <w:rsid w:val="009A5F87"/>
    <w:rsid w:val="009B4BD8"/>
    <w:rsid w:val="009C1755"/>
    <w:rsid w:val="009C51A3"/>
    <w:rsid w:val="009C783E"/>
    <w:rsid w:val="009D21F7"/>
    <w:rsid w:val="009D283E"/>
    <w:rsid w:val="009F382C"/>
    <w:rsid w:val="009F42ED"/>
    <w:rsid w:val="009F5C4D"/>
    <w:rsid w:val="009F5E89"/>
    <w:rsid w:val="009F6255"/>
    <w:rsid w:val="009F78AB"/>
    <w:rsid w:val="00A00DFC"/>
    <w:rsid w:val="00A00E5A"/>
    <w:rsid w:val="00A02E0F"/>
    <w:rsid w:val="00A038FC"/>
    <w:rsid w:val="00A159FA"/>
    <w:rsid w:val="00A165C3"/>
    <w:rsid w:val="00A253AB"/>
    <w:rsid w:val="00A330AE"/>
    <w:rsid w:val="00A35C30"/>
    <w:rsid w:val="00A36709"/>
    <w:rsid w:val="00A36F33"/>
    <w:rsid w:val="00A42BDC"/>
    <w:rsid w:val="00A43FDC"/>
    <w:rsid w:val="00A506A5"/>
    <w:rsid w:val="00A51E6F"/>
    <w:rsid w:val="00A521E7"/>
    <w:rsid w:val="00A55689"/>
    <w:rsid w:val="00A6445A"/>
    <w:rsid w:val="00A646AA"/>
    <w:rsid w:val="00A744CD"/>
    <w:rsid w:val="00A9077F"/>
    <w:rsid w:val="00A907FE"/>
    <w:rsid w:val="00A9241C"/>
    <w:rsid w:val="00AA6497"/>
    <w:rsid w:val="00AB115D"/>
    <w:rsid w:val="00AB1B91"/>
    <w:rsid w:val="00AC33FD"/>
    <w:rsid w:val="00AC3EC1"/>
    <w:rsid w:val="00AC7011"/>
    <w:rsid w:val="00AC7A3E"/>
    <w:rsid w:val="00AD5A5F"/>
    <w:rsid w:val="00AE39DE"/>
    <w:rsid w:val="00AE55BF"/>
    <w:rsid w:val="00AE798F"/>
    <w:rsid w:val="00AF1AEF"/>
    <w:rsid w:val="00AF3F55"/>
    <w:rsid w:val="00AF459A"/>
    <w:rsid w:val="00AF4EFB"/>
    <w:rsid w:val="00AF58CA"/>
    <w:rsid w:val="00B00DD6"/>
    <w:rsid w:val="00B0270B"/>
    <w:rsid w:val="00B04AC6"/>
    <w:rsid w:val="00B071E0"/>
    <w:rsid w:val="00B12B0B"/>
    <w:rsid w:val="00B15EF9"/>
    <w:rsid w:val="00B17427"/>
    <w:rsid w:val="00B27DBF"/>
    <w:rsid w:val="00B40293"/>
    <w:rsid w:val="00B604F3"/>
    <w:rsid w:val="00B6310D"/>
    <w:rsid w:val="00B65DD0"/>
    <w:rsid w:val="00B66342"/>
    <w:rsid w:val="00B6702E"/>
    <w:rsid w:val="00B67033"/>
    <w:rsid w:val="00B74F98"/>
    <w:rsid w:val="00B76A4E"/>
    <w:rsid w:val="00B81208"/>
    <w:rsid w:val="00B81F2A"/>
    <w:rsid w:val="00B904C8"/>
    <w:rsid w:val="00B9163C"/>
    <w:rsid w:val="00B9364C"/>
    <w:rsid w:val="00BB1143"/>
    <w:rsid w:val="00BB19CF"/>
    <w:rsid w:val="00BC1B38"/>
    <w:rsid w:val="00BC3E4A"/>
    <w:rsid w:val="00BD7589"/>
    <w:rsid w:val="00BE3468"/>
    <w:rsid w:val="00BE6741"/>
    <w:rsid w:val="00BE6A61"/>
    <w:rsid w:val="00C01E4E"/>
    <w:rsid w:val="00C05FD1"/>
    <w:rsid w:val="00C13F4B"/>
    <w:rsid w:val="00C150BD"/>
    <w:rsid w:val="00C23090"/>
    <w:rsid w:val="00C236E3"/>
    <w:rsid w:val="00C23707"/>
    <w:rsid w:val="00C25F54"/>
    <w:rsid w:val="00C27D44"/>
    <w:rsid w:val="00C43B93"/>
    <w:rsid w:val="00C44F05"/>
    <w:rsid w:val="00C54E4B"/>
    <w:rsid w:val="00C6560E"/>
    <w:rsid w:val="00C739A8"/>
    <w:rsid w:val="00C77C98"/>
    <w:rsid w:val="00C82379"/>
    <w:rsid w:val="00C95091"/>
    <w:rsid w:val="00C95585"/>
    <w:rsid w:val="00CA3029"/>
    <w:rsid w:val="00CA4BB0"/>
    <w:rsid w:val="00CA5281"/>
    <w:rsid w:val="00CB1E61"/>
    <w:rsid w:val="00CB380E"/>
    <w:rsid w:val="00CB3DEB"/>
    <w:rsid w:val="00CB5E43"/>
    <w:rsid w:val="00CC0BD7"/>
    <w:rsid w:val="00CC5419"/>
    <w:rsid w:val="00CC6706"/>
    <w:rsid w:val="00CD13AA"/>
    <w:rsid w:val="00CD1B7A"/>
    <w:rsid w:val="00CD305A"/>
    <w:rsid w:val="00CD4A82"/>
    <w:rsid w:val="00CD70FA"/>
    <w:rsid w:val="00CE1CD8"/>
    <w:rsid w:val="00CE1D5D"/>
    <w:rsid w:val="00CF3FAC"/>
    <w:rsid w:val="00CF6D28"/>
    <w:rsid w:val="00D06EF5"/>
    <w:rsid w:val="00D07339"/>
    <w:rsid w:val="00D12017"/>
    <w:rsid w:val="00D1242B"/>
    <w:rsid w:val="00D14A98"/>
    <w:rsid w:val="00D151AF"/>
    <w:rsid w:val="00D17396"/>
    <w:rsid w:val="00D249EF"/>
    <w:rsid w:val="00D25440"/>
    <w:rsid w:val="00D25C81"/>
    <w:rsid w:val="00D26D66"/>
    <w:rsid w:val="00D35CE6"/>
    <w:rsid w:val="00D35FC2"/>
    <w:rsid w:val="00D36A80"/>
    <w:rsid w:val="00D440D5"/>
    <w:rsid w:val="00D451F2"/>
    <w:rsid w:val="00D47E42"/>
    <w:rsid w:val="00D504CE"/>
    <w:rsid w:val="00D674CE"/>
    <w:rsid w:val="00D71DE2"/>
    <w:rsid w:val="00D72F56"/>
    <w:rsid w:val="00D77F42"/>
    <w:rsid w:val="00D80501"/>
    <w:rsid w:val="00D805D8"/>
    <w:rsid w:val="00D82140"/>
    <w:rsid w:val="00D82815"/>
    <w:rsid w:val="00D83D12"/>
    <w:rsid w:val="00D95242"/>
    <w:rsid w:val="00D97BED"/>
    <w:rsid w:val="00DA4307"/>
    <w:rsid w:val="00DA47FC"/>
    <w:rsid w:val="00DA6A67"/>
    <w:rsid w:val="00DC36E3"/>
    <w:rsid w:val="00DC6D96"/>
    <w:rsid w:val="00DE172A"/>
    <w:rsid w:val="00DE2068"/>
    <w:rsid w:val="00DF1CA0"/>
    <w:rsid w:val="00DF3F28"/>
    <w:rsid w:val="00DF570D"/>
    <w:rsid w:val="00E148B8"/>
    <w:rsid w:val="00E23030"/>
    <w:rsid w:val="00E2309C"/>
    <w:rsid w:val="00E27010"/>
    <w:rsid w:val="00E27638"/>
    <w:rsid w:val="00E27FB7"/>
    <w:rsid w:val="00E31685"/>
    <w:rsid w:val="00E32E82"/>
    <w:rsid w:val="00E331DA"/>
    <w:rsid w:val="00E33704"/>
    <w:rsid w:val="00E356AF"/>
    <w:rsid w:val="00E357BE"/>
    <w:rsid w:val="00E4609F"/>
    <w:rsid w:val="00E51228"/>
    <w:rsid w:val="00E66B83"/>
    <w:rsid w:val="00E67C18"/>
    <w:rsid w:val="00E70E56"/>
    <w:rsid w:val="00E7370E"/>
    <w:rsid w:val="00E73ED3"/>
    <w:rsid w:val="00E7524B"/>
    <w:rsid w:val="00E81A13"/>
    <w:rsid w:val="00E8754D"/>
    <w:rsid w:val="00E92AE4"/>
    <w:rsid w:val="00EB13C8"/>
    <w:rsid w:val="00EB13DF"/>
    <w:rsid w:val="00EC6AA0"/>
    <w:rsid w:val="00EE00D4"/>
    <w:rsid w:val="00EE0A99"/>
    <w:rsid w:val="00EE23A3"/>
    <w:rsid w:val="00EF1F75"/>
    <w:rsid w:val="00EF7D93"/>
    <w:rsid w:val="00F01169"/>
    <w:rsid w:val="00F05460"/>
    <w:rsid w:val="00F06346"/>
    <w:rsid w:val="00F15E87"/>
    <w:rsid w:val="00F2348A"/>
    <w:rsid w:val="00F23B6F"/>
    <w:rsid w:val="00F26AAC"/>
    <w:rsid w:val="00F36244"/>
    <w:rsid w:val="00F43EDB"/>
    <w:rsid w:val="00F45D71"/>
    <w:rsid w:val="00F477EB"/>
    <w:rsid w:val="00F6227A"/>
    <w:rsid w:val="00F648EB"/>
    <w:rsid w:val="00F660E1"/>
    <w:rsid w:val="00F76B92"/>
    <w:rsid w:val="00F77FDF"/>
    <w:rsid w:val="00F81265"/>
    <w:rsid w:val="00F819BD"/>
    <w:rsid w:val="00F855DF"/>
    <w:rsid w:val="00F85FAF"/>
    <w:rsid w:val="00F86A0A"/>
    <w:rsid w:val="00F97E38"/>
    <w:rsid w:val="00FA4D00"/>
    <w:rsid w:val="00FA6B6D"/>
    <w:rsid w:val="00FA7CE2"/>
    <w:rsid w:val="00FB2E4F"/>
    <w:rsid w:val="00FB3C98"/>
    <w:rsid w:val="00FB4B86"/>
    <w:rsid w:val="00FC1AE9"/>
    <w:rsid w:val="00FC65F3"/>
    <w:rsid w:val="00FD259B"/>
    <w:rsid w:val="00FE3BDA"/>
    <w:rsid w:val="00FE4D51"/>
    <w:rsid w:val="00FE5A50"/>
    <w:rsid w:val="00FE60EB"/>
    <w:rsid w:val="00FF3551"/>
    <w:rsid w:val="00FF45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563F13"/>
  <w15:docId w15:val="{E799D438-9017-4755-AFA5-1151C7B10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2ED"/>
    <w:pPr>
      <w:spacing w:before="72" w:after="72"/>
      <w:jc w:val="both"/>
    </w:pPr>
    <w:rPr>
      <w:rFonts w:ascii="Arial" w:hAnsi="Arial"/>
      <w:sz w:val="24"/>
    </w:rPr>
  </w:style>
  <w:style w:type="paragraph" w:styleId="Heading1">
    <w:name w:val="heading 1"/>
    <w:basedOn w:val="Normal"/>
    <w:next w:val="Paragraph"/>
    <w:qFormat/>
    <w:rsid w:val="006125CA"/>
    <w:pPr>
      <w:keepNext/>
      <w:numPr>
        <w:numId w:val="39"/>
      </w:numPr>
      <w:pBdr>
        <w:bottom w:val="single" w:sz="12" w:space="20" w:color="auto"/>
      </w:pBdr>
      <w:spacing w:before="0" w:after="600" w:line="360" w:lineRule="atLeast"/>
      <w:jc w:val="center"/>
      <w:outlineLvl w:val="0"/>
    </w:pPr>
    <w:rPr>
      <w:b/>
      <w:sz w:val="32"/>
    </w:rPr>
  </w:style>
  <w:style w:type="paragraph" w:styleId="Heading2">
    <w:name w:val="heading 2"/>
    <w:basedOn w:val="Normal"/>
    <w:next w:val="Paragraph"/>
    <w:qFormat/>
    <w:rsid w:val="006125CA"/>
    <w:pPr>
      <w:keepNext/>
      <w:numPr>
        <w:ilvl w:val="1"/>
        <w:numId w:val="39"/>
      </w:numPr>
      <w:spacing w:before="216" w:line="280" w:lineRule="atLeast"/>
      <w:jc w:val="left"/>
      <w:outlineLvl w:val="1"/>
    </w:pPr>
    <w:rPr>
      <w:b/>
      <w:sz w:val="28"/>
    </w:rPr>
  </w:style>
  <w:style w:type="paragraph" w:styleId="Heading3">
    <w:name w:val="heading 3"/>
    <w:basedOn w:val="Normal"/>
    <w:next w:val="Paragraph"/>
    <w:qFormat/>
    <w:rsid w:val="006125CA"/>
    <w:pPr>
      <w:keepNext/>
      <w:numPr>
        <w:ilvl w:val="2"/>
        <w:numId w:val="39"/>
      </w:numPr>
      <w:spacing w:before="216" w:line="280" w:lineRule="atLeast"/>
      <w:jc w:val="left"/>
      <w:outlineLvl w:val="2"/>
    </w:pPr>
    <w:rPr>
      <w:b/>
    </w:rPr>
  </w:style>
  <w:style w:type="paragraph" w:styleId="Heading4">
    <w:name w:val="heading 4"/>
    <w:basedOn w:val="Normal"/>
    <w:next w:val="Paragraph"/>
    <w:link w:val="Heading4Char"/>
    <w:qFormat/>
    <w:rsid w:val="006125CA"/>
    <w:pPr>
      <w:keepNext/>
      <w:numPr>
        <w:ilvl w:val="3"/>
        <w:numId w:val="39"/>
      </w:numPr>
      <w:spacing w:before="216" w:line="280" w:lineRule="atLeast"/>
      <w:jc w:val="left"/>
      <w:outlineLvl w:val="3"/>
    </w:pPr>
    <w:rPr>
      <w:b/>
    </w:rPr>
  </w:style>
  <w:style w:type="paragraph" w:styleId="Heading5">
    <w:name w:val="heading 5"/>
    <w:aliases w:val="(3-digit Partial)"/>
    <w:basedOn w:val="Normal"/>
    <w:next w:val="ParagraphPartial"/>
    <w:qFormat/>
    <w:rsid w:val="006125CA"/>
    <w:pPr>
      <w:numPr>
        <w:ilvl w:val="4"/>
        <w:numId w:val="39"/>
      </w:numPr>
      <w:spacing w:before="216" w:after="0"/>
      <w:jc w:val="left"/>
      <w:outlineLvl w:val="4"/>
    </w:pPr>
    <w:rPr>
      <w:b/>
    </w:rPr>
  </w:style>
  <w:style w:type="paragraph" w:styleId="Heading6">
    <w:name w:val="heading 6"/>
    <w:aliases w:val="(4-digit Partial)"/>
    <w:basedOn w:val="Normal"/>
    <w:next w:val="ParagraphPartial"/>
    <w:qFormat/>
    <w:rsid w:val="006125CA"/>
    <w:pPr>
      <w:numPr>
        <w:ilvl w:val="5"/>
        <w:numId w:val="39"/>
      </w:numPr>
      <w:spacing w:before="216" w:after="0"/>
      <w:jc w:val="left"/>
      <w:outlineLvl w:val="5"/>
    </w:pPr>
    <w:rPr>
      <w:b/>
    </w:rPr>
  </w:style>
  <w:style w:type="paragraph" w:styleId="Heading7">
    <w:name w:val="heading 7"/>
    <w:aliases w:val="(2-digit Partial)"/>
    <w:basedOn w:val="Normal"/>
    <w:next w:val="ParagraphPartial"/>
    <w:qFormat/>
    <w:rsid w:val="006125CA"/>
    <w:pPr>
      <w:keepNext/>
      <w:numPr>
        <w:ilvl w:val="6"/>
        <w:numId w:val="39"/>
      </w:numPr>
      <w:spacing w:before="216" w:after="0" w:line="280" w:lineRule="atLeast"/>
      <w:jc w:val="left"/>
      <w:outlineLvl w:val="6"/>
    </w:pPr>
    <w:rPr>
      <w:b/>
    </w:rPr>
  </w:style>
  <w:style w:type="paragraph" w:styleId="Heading8">
    <w:name w:val="heading 8"/>
    <w:aliases w:val="(Appendix titles)"/>
    <w:basedOn w:val="Normal"/>
    <w:next w:val="Paragraph"/>
    <w:qFormat/>
    <w:rsid w:val="006125CA"/>
    <w:pPr>
      <w:numPr>
        <w:ilvl w:val="7"/>
        <w:numId w:val="39"/>
      </w:numPr>
      <w:pBdr>
        <w:bottom w:val="single" w:sz="12" w:space="20" w:color="auto"/>
      </w:pBdr>
      <w:spacing w:before="0" w:after="600"/>
      <w:jc w:val="center"/>
      <w:outlineLvl w:val="7"/>
    </w:pPr>
    <w:rPr>
      <w:b/>
      <w:sz w:val="32"/>
    </w:rPr>
  </w:style>
  <w:style w:type="paragraph" w:styleId="Heading9">
    <w:name w:val="heading 9"/>
    <w:aliases w:val="(5-digit full hdg)"/>
    <w:basedOn w:val="Normal"/>
    <w:next w:val="Normal"/>
    <w:qFormat/>
    <w:rsid w:val="006125CA"/>
    <w:pPr>
      <w:numPr>
        <w:ilvl w:val="8"/>
        <w:numId w:val="39"/>
      </w:numPr>
      <w:adjustRightInd w:val="0"/>
      <w:snapToGrid w:val="0"/>
      <w:spacing w:before="216" w:line="280" w:lineRule="atLeast"/>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F42ED"/>
    <w:pPr>
      <w:spacing w:line="280" w:lineRule="atLeast"/>
    </w:pPr>
    <w:rPr>
      <w:rFonts w:ascii="Times New Roman" w:hAnsi="Times New Roman"/>
    </w:rPr>
  </w:style>
  <w:style w:type="paragraph" w:customStyle="1" w:styleId="ParagraphPartial">
    <w:name w:val="Paragraph (Partial)"/>
    <w:basedOn w:val="Paragraph"/>
    <w:rsid w:val="009F42ED"/>
    <w:pPr>
      <w:spacing w:before="0"/>
    </w:pPr>
  </w:style>
  <w:style w:type="paragraph" w:customStyle="1" w:styleId="SigAuthority">
    <w:name w:val="Sig. Authority"/>
    <w:next w:val="SignatureBlock"/>
    <w:rsid w:val="009F42ED"/>
    <w:pPr>
      <w:tabs>
        <w:tab w:val="left" w:pos="1800"/>
      </w:tabs>
      <w:spacing w:before="72" w:line="280" w:lineRule="atLeast"/>
      <w:ind w:left="1800"/>
    </w:pPr>
    <w:rPr>
      <w:rFonts w:ascii="Arial" w:hAnsi="Arial"/>
      <w:b/>
      <w:sz w:val="24"/>
    </w:rPr>
  </w:style>
  <w:style w:type="paragraph" w:customStyle="1" w:styleId="SignatureBlock">
    <w:name w:val="Signature Block"/>
    <w:next w:val="Paragraph"/>
    <w:rsid w:val="009F42ED"/>
    <w:pPr>
      <w:widowControl w:val="0"/>
      <w:pBdr>
        <w:top w:val="single" w:sz="6" w:space="0" w:color="auto"/>
      </w:pBdr>
      <w:tabs>
        <w:tab w:val="right" w:pos="7560"/>
      </w:tabs>
      <w:spacing w:before="600" w:after="360" w:line="280" w:lineRule="atLeast"/>
      <w:ind w:left="1800" w:right="1800"/>
    </w:pPr>
    <w:rPr>
      <w:sz w:val="24"/>
    </w:rPr>
  </w:style>
  <w:style w:type="paragraph" w:styleId="Header">
    <w:name w:val="header"/>
    <w:basedOn w:val="Normal"/>
    <w:rsid w:val="009F42ED"/>
    <w:pPr>
      <w:tabs>
        <w:tab w:val="center" w:pos="4320"/>
        <w:tab w:val="right" w:pos="9360"/>
      </w:tabs>
    </w:pPr>
  </w:style>
  <w:style w:type="character" w:styleId="PageNumber">
    <w:name w:val="page number"/>
    <w:rsid w:val="009F42ED"/>
    <w:rPr>
      <w:rFonts w:ascii="Times New Roman" w:hAnsi="Times New Roman"/>
      <w:dstrike w:val="0"/>
      <w:color w:val="auto"/>
      <w:spacing w:val="0"/>
      <w:w w:val="100"/>
      <w:kern w:val="0"/>
      <w:position w:val="0"/>
      <w:sz w:val="24"/>
      <w:u w:val="none"/>
      <w:effect w:val="none"/>
      <w:vertAlign w:val="baseline"/>
    </w:rPr>
  </w:style>
  <w:style w:type="paragraph" w:customStyle="1" w:styleId="CenterHeading">
    <w:name w:val="Center Heading"/>
    <w:basedOn w:val="Normal"/>
    <w:next w:val="Paragraph"/>
    <w:rsid w:val="009F42ED"/>
    <w:pPr>
      <w:pBdr>
        <w:bottom w:val="single" w:sz="12" w:space="20" w:color="auto"/>
      </w:pBdr>
      <w:spacing w:before="0" w:after="520" w:line="360" w:lineRule="atLeast"/>
      <w:jc w:val="center"/>
    </w:pPr>
    <w:rPr>
      <w:b/>
      <w:sz w:val="32"/>
    </w:rPr>
  </w:style>
  <w:style w:type="paragraph" w:styleId="TOC2">
    <w:name w:val="toc 2"/>
    <w:basedOn w:val="Normal"/>
    <w:next w:val="Paragraph"/>
    <w:uiPriority w:val="39"/>
    <w:rsid w:val="009F42ED"/>
    <w:pPr>
      <w:spacing w:before="240" w:after="0"/>
      <w:jc w:val="left"/>
    </w:pPr>
    <w:rPr>
      <w:rFonts w:asciiTheme="minorHAnsi" w:hAnsiTheme="minorHAnsi"/>
      <w:b/>
      <w:bCs/>
      <w:sz w:val="20"/>
    </w:rPr>
  </w:style>
  <w:style w:type="paragraph" w:styleId="TOC3">
    <w:name w:val="toc 3"/>
    <w:basedOn w:val="Normal"/>
    <w:next w:val="Normal"/>
    <w:uiPriority w:val="39"/>
    <w:rsid w:val="009F42ED"/>
    <w:pPr>
      <w:spacing w:before="0" w:after="0"/>
      <w:ind w:left="240"/>
      <w:jc w:val="left"/>
    </w:pPr>
    <w:rPr>
      <w:rFonts w:asciiTheme="minorHAnsi" w:hAnsiTheme="minorHAnsi"/>
      <w:sz w:val="20"/>
    </w:rPr>
  </w:style>
  <w:style w:type="paragraph" w:styleId="Footer">
    <w:name w:val="footer"/>
    <w:basedOn w:val="Normal"/>
    <w:link w:val="FooterChar"/>
    <w:uiPriority w:val="99"/>
    <w:rsid w:val="009F42ED"/>
    <w:pPr>
      <w:tabs>
        <w:tab w:val="center" w:pos="4680"/>
        <w:tab w:val="right" w:pos="9360"/>
      </w:tabs>
      <w:spacing w:before="0" w:after="0"/>
    </w:pPr>
    <w:rPr>
      <w:rFonts w:ascii="Times New Roman" w:hAnsi="Times New Roman"/>
    </w:rPr>
  </w:style>
  <w:style w:type="paragraph" w:customStyle="1" w:styleId="List-a1stlevel">
    <w:name w:val="List - a. (1st level)"/>
    <w:basedOn w:val="Normal"/>
    <w:rsid w:val="009F42ED"/>
    <w:pPr>
      <w:ind w:left="864" w:hanging="432"/>
    </w:pPr>
    <w:rPr>
      <w:rFonts w:ascii="Times New Roman" w:hAnsi="Times New Roman"/>
    </w:rPr>
  </w:style>
  <w:style w:type="paragraph" w:styleId="TOC1">
    <w:name w:val="toc 1"/>
    <w:basedOn w:val="Normal"/>
    <w:next w:val="Paragraph"/>
    <w:uiPriority w:val="39"/>
    <w:rsid w:val="009F42ED"/>
    <w:pPr>
      <w:spacing w:before="360" w:after="0"/>
      <w:jc w:val="left"/>
    </w:pPr>
    <w:rPr>
      <w:rFonts w:asciiTheme="majorHAnsi" w:hAnsiTheme="majorHAnsi"/>
      <w:b/>
      <w:bCs/>
      <w:caps/>
      <w:szCs w:val="24"/>
    </w:rPr>
  </w:style>
  <w:style w:type="paragraph" w:styleId="TOC4">
    <w:name w:val="toc 4"/>
    <w:basedOn w:val="Normal"/>
    <w:next w:val="Paragraph"/>
    <w:semiHidden/>
    <w:rsid w:val="009F42ED"/>
    <w:pPr>
      <w:spacing w:before="0" w:after="0"/>
      <w:ind w:left="480"/>
      <w:jc w:val="left"/>
    </w:pPr>
    <w:rPr>
      <w:rFonts w:asciiTheme="minorHAnsi" w:hAnsiTheme="minorHAnsi"/>
      <w:sz w:val="20"/>
    </w:rPr>
  </w:style>
  <w:style w:type="paragraph" w:styleId="Caption">
    <w:name w:val="caption"/>
    <w:basedOn w:val="Normal"/>
    <w:next w:val="Paragraph"/>
    <w:qFormat/>
    <w:rsid w:val="009F42ED"/>
    <w:pPr>
      <w:spacing w:before="240" w:after="240"/>
      <w:jc w:val="left"/>
    </w:pPr>
    <w:rPr>
      <w:b/>
      <w:i/>
    </w:rPr>
  </w:style>
  <w:style w:type="paragraph" w:customStyle="1" w:styleId="List-12ndlevel">
    <w:name w:val="List - 1. (2nd level)"/>
    <w:basedOn w:val="Normal"/>
    <w:rsid w:val="009F42ED"/>
    <w:pPr>
      <w:ind w:left="1440" w:hanging="576"/>
    </w:pPr>
    <w:rPr>
      <w:rFonts w:ascii="Times New Roman" w:hAnsi="Times New Roman"/>
    </w:rPr>
  </w:style>
  <w:style w:type="paragraph" w:customStyle="1" w:styleId="List-a3rdlevel">
    <w:name w:val="List - (a) (3rd level)"/>
    <w:basedOn w:val="Normal"/>
    <w:rsid w:val="009F42ED"/>
    <w:pPr>
      <w:ind w:left="2016" w:hanging="576"/>
    </w:pPr>
    <w:rPr>
      <w:rFonts w:ascii="Times New Roman" w:hAnsi="Times New Roman"/>
    </w:rPr>
  </w:style>
  <w:style w:type="paragraph" w:customStyle="1" w:styleId="List-14thlevel">
    <w:name w:val="List - (1) (4th level)"/>
    <w:basedOn w:val="Normal"/>
    <w:rsid w:val="009F42ED"/>
    <w:pPr>
      <w:ind w:left="2592" w:hanging="576"/>
    </w:pPr>
    <w:rPr>
      <w:rFonts w:ascii="Times New Roman" w:hAnsi="Times New Roman"/>
    </w:rPr>
  </w:style>
  <w:style w:type="paragraph" w:customStyle="1" w:styleId="NoteText">
    <w:name w:val="Note Text"/>
    <w:basedOn w:val="Paragraph"/>
    <w:next w:val="Paragraph"/>
    <w:rsid w:val="009F42ED"/>
    <w:pPr>
      <w:tabs>
        <w:tab w:val="left" w:pos="1872"/>
        <w:tab w:val="left" w:pos="2304"/>
      </w:tabs>
      <w:spacing w:after="200"/>
      <w:ind w:left="1440" w:right="1440"/>
    </w:pPr>
  </w:style>
  <w:style w:type="paragraph" w:styleId="NoteHeading">
    <w:name w:val="Note Heading"/>
    <w:basedOn w:val="CenterHeading"/>
    <w:next w:val="NoteText"/>
    <w:rsid w:val="009F42ED"/>
    <w:pPr>
      <w:keepNext/>
      <w:pBdr>
        <w:bottom w:val="none" w:sz="0" w:space="0" w:color="auto"/>
      </w:pBdr>
      <w:spacing w:before="200" w:after="160"/>
    </w:pPr>
    <w:rPr>
      <w:b w:val="0"/>
      <w:caps/>
      <w:sz w:val="24"/>
    </w:rPr>
  </w:style>
  <w:style w:type="paragraph" w:customStyle="1" w:styleId="AbbrevGlossaryDescriptions">
    <w:name w:val="Abbrev/Glossary Descriptions"/>
    <w:basedOn w:val="Paragraph"/>
    <w:rsid w:val="009F42ED"/>
    <w:pPr>
      <w:ind w:left="2160" w:hanging="2160"/>
      <w:jc w:val="left"/>
    </w:pPr>
  </w:style>
  <w:style w:type="paragraph" w:customStyle="1" w:styleId="CenterHeadingTOC-marked">
    <w:name w:val="Center Heading (TOC-marked)"/>
    <w:basedOn w:val="CenterHeading"/>
    <w:next w:val="Paragraph"/>
    <w:rsid w:val="009F42ED"/>
  </w:style>
  <w:style w:type="paragraph" w:customStyle="1" w:styleId="List-aul5thlevel">
    <w:name w:val="List - a./ul (5th level)"/>
    <w:basedOn w:val="Normal"/>
    <w:rsid w:val="009F42ED"/>
    <w:pPr>
      <w:numPr>
        <w:numId w:val="1"/>
      </w:numPr>
    </w:pPr>
    <w:rPr>
      <w:rFonts w:ascii="Times New Roman" w:hAnsi="Times New Roman"/>
    </w:rPr>
  </w:style>
  <w:style w:type="paragraph" w:customStyle="1" w:styleId="CautionHeading">
    <w:name w:val="Caution Heading"/>
    <w:basedOn w:val="NoteHeading"/>
    <w:next w:val="NoteText"/>
    <w:rsid w:val="009F42ED"/>
    <w:rPr>
      <w:b/>
    </w:rPr>
  </w:style>
  <w:style w:type="paragraph" w:customStyle="1" w:styleId="WarningHeading">
    <w:name w:val="Warning Heading"/>
    <w:basedOn w:val="CautionHeading"/>
    <w:next w:val="NoteText"/>
    <w:rsid w:val="009F42ED"/>
    <w:pPr>
      <w:pBdr>
        <w:top w:val="single" w:sz="12" w:space="1" w:color="auto" w:shadow="1"/>
        <w:left w:val="single" w:sz="12" w:space="4" w:color="auto" w:shadow="1"/>
        <w:bottom w:val="single" w:sz="12" w:space="8" w:color="auto" w:shadow="1"/>
        <w:right w:val="single" w:sz="12" w:space="4" w:color="auto" w:shadow="1"/>
      </w:pBdr>
      <w:ind w:left="3744" w:right="3456"/>
    </w:pPr>
  </w:style>
  <w:style w:type="paragraph" w:customStyle="1" w:styleId="SigPgTitle">
    <w:name w:val="Sig. Pg. Title"/>
    <w:basedOn w:val="Normal"/>
    <w:next w:val="Paragraph"/>
    <w:rsid w:val="009F42ED"/>
    <w:pPr>
      <w:spacing w:before="0" w:after="0" w:line="400" w:lineRule="atLeast"/>
      <w:jc w:val="center"/>
    </w:pPr>
    <w:rPr>
      <w:b/>
      <w:sz w:val="36"/>
    </w:rPr>
  </w:style>
  <w:style w:type="paragraph" w:styleId="Title">
    <w:name w:val="Title"/>
    <w:basedOn w:val="Normal"/>
    <w:next w:val="Paragraph"/>
    <w:qFormat/>
    <w:rsid w:val="009F42ED"/>
    <w:pPr>
      <w:spacing w:before="240" w:after="160"/>
      <w:jc w:val="center"/>
    </w:pPr>
    <w:rPr>
      <w:b/>
      <w:kern w:val="28"/>
      <w:sz w:val="28"/>
    </w:rPr>
  </w:style>
  <w:style w:type="paragraph" w:styleId="TableofFigures">
    <w:name w:val="table of figures"/>
    <w:basedOn w:val="Normal"/>
    <w:next w:val="Normal"/>
    <w:uiPriority w:val="99"/>
    <w:rsid w:val="009F42ED"/>
    <w:pPr>
      <w:tabs>
        <w:tab w:val="right" w:leader="dot" w:pos="9360"/>
      </w:tabs>
      <w:spacing w:before="40" w:after="40"/>
      <w:ind w:left="1296" w:hanging="1296"/>
      <w:jc w:val="left"/>
    </w:pPr>
  </w:style>
  <w:style w:type="paragraph" w:customStyle="1" w:styleId="DocumentInfo">
    <w:name w:val="Document Info"/>
    <w:basedOn w:val="Paragraph"/>
    <w:next w:val="Paragraph"/>
    <w:rsid w:val="009F42ED"/>
    <w:pPr>
      <w:spacing w:before="80" w:after="80" w:line="240" w:lineRule="atLeast"/>
      <w:jc w:val="center"/>
    </w:pPr>
    <w:rPr>
      <w:rFonts w:ascii="Arial" w:hAnsi="Arial"/>
      <w:b/>
    </w:rPr>
  </w:style>
  <w:style w:type="paragraph" w:styleId="DocumentMap">
    <w:name w:val="Document Map"/>
    <w:basedOn w:val="Normal"/>
    <w:semiHidden/>
    <w:rsid w:val="009F42ED"/>
    <w:pPr>
      <w:shd w:val="clear" w:color="auto" w:fill="000080"/>
    </w:pPr>
    <w:rPr>
      <w:rFonts w:ascii="Tahoma" w:hAnsi="Tahoma"/>
    </w:rPr>
  </w:style>
  <w:style w:type="paragraph" w:customStyle="1" w:styleId="tbl-center">
    <w:name w:val="tbl-center"/>
    <w:basedOn w:val="Normal"/>
    <w:rsid w:val="009F42ED"/>
    <w:pPr>
      <w:widowControl w:val="0"/>
      <w:spacing w:before="60" w:after="60" w:line="240" w:lineRule="atLeast"/>
      <w:jc w:val="center"/>
    </w:pPr>
  </w:style>
  <w:style w:type="paragraph" w:customStyle="1" w:styleId="tbl-left">
    <w:name w:val="tbl-left"/>
    <w:basedOn w:val="tbl-center"/>
    <w:rsid w:val="009F42ED"/>
    <w:pPr>
      <w:jc w:val="left"/>
    </w:pPr>
    <w:rPr>
      <w:sz w:val="20"/>
    </w:rPr>
  </w:style>
  <w:style w:type="paragraph" w:customStyle="1" w:styleId="left-border">
    <w:name w:val="left-border"/>
    <w:basedOn w:val="Normal"/>
    <w:rsid w:val="009F42ED"/>
    <w:pPr>
      <w:pBdr>
        <w:left w:val="single" w:sz="12" w:space="0" w:color="auto"/>
      </w:pBdr>
      <w:spacing w:before="0" w:after="0"/>
      <w:ind w:left="1080"/>
      <w:jc w:val="left"/>
    </w:pPr>
    <w:rPr>
      <w:rFonts w:ascii="Times New Roman" w:hAnsi="Times New Roman"/>
    </w:rPr>
  </w:style>
  <w:style w:type="paragraph" w:customStyle="1" w:styleId="pid">
    <w:name w:val="pid"/>
    <w:next w:val="odv"/>
    <w:rsid w:val="009F42ED"/>
    <w:pPr>
      <w:jc w:val="right"/>
    </w:pPr>
    <w:rPr>
      <w:rFonts w:ascii="Arial" w:hAnsi="Arial"/>
      <w:b/>
      <w:sz w:val="24"/>
    </w:rPr>
  </w:style>
  <w:style w:type="paragraph" w:customStyle="1" w:styleId="odv">
    <w:name w:val="odv"/>
    <w:next w:val="ti"/>
    <w:rsid w:val="009F42ED"/>
    <w:pPr>
      <w:pBdr>
        <w:bottom w:val="single" w:sz="12" w:space="0" w:color="auto"/>
      </w:pBdr>
      <w:ind w:left="-274" w:hanging="187"/>
      <w:jc w:val="center"/>
    </w:pPr>
    <w:rPr>
      <w:rFonts w:ascii="Arial" w:hAnsi="Arial"/>
      <w:b/>
      <w:caps/>
      <w:noProof/>
      <w:sz w:val="32"/>
    </w:rPr>
  </w:style>
  <w:style w:type="paragraph" w:customStyle="1" w:styleId="ti">
    <w:name w:val="ti"/>
    <w:basedOn w:val="Normal"/>
    <w:next w:val="Normal"/>
    <w:rsid w:val="009F42ED"/>
    <w:pPr>
      <w:pBdr>
        <w:left w:val="single" w:sz="12" w:space="0" w:color="auto"/>
      </w:pBdr>
      <w:spacing w:before="1440" w:after="720" w:line="520" w:lineRule="atLeast"/>
      <w:ind w:left="1080"/>
      <w:jc w:val="right"/>
    </w:pPr>
    <w:rPr>
      <w:b/>
      <w:sz w:val="48"/>
    </w:rPr>
  </w:style>
  <w:style w:type="paragraph" w:customStyle="1" w:styleId="ino1">
    <w:name w:val="ino1"/>
    <w:basedOn w:val="Normal"/>
    <w:next w:val="pdt1"/>
    <w:rsid w:val="009F42ED"/>
    <w:pPr>
      <w:pBdr>
        <w:left w:val="single" w:sz="12" w:space="0" w:color="auto"/>
      </w:pBdr>
      <w:spacing w:before="0" w:after="0"/>
      <w:ind w:left="1080"/>
      <w:jc w:val="right"/>
    </w:pPr>
    <w:rPr>
      <w:b/>
      <w:sz w:val="28"/>
    </w:rPr>
  </w:style>
  <w:style w:type="paragraph" w:customStyle="1" w:styleId="pdt1">
    <w:name w:val="pdt1"/>
    <w:basedOn w:val="Normal"/>
    <w:next w:val="Normal"/>
    <w:rsid w:val="009F42ED"/>
    <w:pPr>
      <w:pBdr>
        <w:left w:val="single" w:sz="12" w:space="0" w:color="auto"/>
      </w:pBdr>
      <w:spacing w:before="0" w:after="0"/>
      <w:ind w:left="1080"/>
      <w:jc w:val="right"/>
    </w:pPr>
    <w:rPr>
      <w:b/>
      <w:sz w:val="28"/>
    </w:rPr>
  </w:style>
  <w:style w:type="character" w:styleId="Hyperlink">
    <w:name w:val="Hyperlink"/>
    <w:uiPriority w:val="99"/>
    <w:rsid w:val="009F42ED"/>
    <w:rPr>
      <w:color w:val="0000FF"/>
      <w:u w:val="single"/>
    </w:rPr>
  </w:style>
  <w:style w:type="paragraph" w:customStyle="1" w:styleId="FMParagraphText">
    <w:name w:val="FM Paragraph Text"/>
    <w:basedOn w:val="Normal"/>
    <w:rsid w:val="009F42ED"/>
    <w:pPr>
      <w:spacing w:line="280" w:lineRule="atLeast"/>
    </w:pPr>
    <w:rPr>
      <w:rFonts w:ascii="Times New Roman" w:hAnsi="Times New Roman"/>
    </w:rPr>
  </w:style>
  <w:style w:type="paragraph" w:customStyle="1" w:styleId="landscapefooter">
    <w:name w:val="landscape footer"/>
    <w:basedOn w:val="Footer"/>
    <w:link w:val="landscapefooterChar"/>
    <w:qFormat/>
    <w:rsid w:val="00FC65F3"/>
  </w:style>
  <w:style w:type="character" w:customStyle="1" w:styleId="landscapefooterChar">
    <w:name w:val="landscape footer Char"/>
    <w:link w:val="landscapefooter"/>
    <w:rsid w:val="00FC65F3"/>
    <w:rPr>
      <w:sz w:val="24"/>
    </w:rPr>
  </w:style>
  <w:style w:type="paragraph" w:customStyle="1" w:styleId="FootnoteTextA">
    <w:name w:val="Footnote Text A"/>
    <w:rsid w:val="00A038FC"/>
    <w:rPr>
      <w:rFonts w:ascii="Helvetica" w:eastAsia="ヒラギノ角ゴ Pro W3" w:hAnsi="Helvetica"/>
      <w:color w:val="000000"/>
    </w:rPr>
  </w:style>
  <w:style w:type="paragraph" w:customStyle="1" w:styleId="FreeFormA">
    <w:name w:val="Free Form A"/>
    <w:rsid w:val="00A038FC"/>
    <w:rPr>
      <w:rFonts w:ascii="Helvetica" w:eastAsia="ヒラギノ角ゴ Pro W3" w:hAnsi="Helvetica"/>
      <w:color w:val="000000"/>
      <w:sz w:val="24"/>
    </w:rPr>
  </w:style>
  <w:style w:type="character" w:customStyle="1" w:styleId="st1">
    <w:name w:val="st1"/>
    <w:basedOn w:val="DefaultParagraphFont"/>
    <w:rsid w:val="00A038FC"/>
  </w:style>
  <w:style w:type="paragraph" w:customStyle="1" w:styleId="BodyA">
    <w:name w:val="Body A"/>
    <w:rsid w:val="00A038FC"/>
    <w:rPr>
      <w:rFonts w:ascii="Helvetica" w:eastAsia="ヒラギノ角ゴ Pro W3" w:hAnsi="Helvetica"/>
      <w:color w:val="000000"/>
      <w:sz w:val="24"/>
    </w:rPr>
  </w:style>
  <w:style w:type="character" w:customStyle="1" w:styleId="FooterChar">
    <w:name w:val="Footer Char"/>
    <w:link w:val="Footer"/>
    <w:uiPriority w:val="99"/>
    <w:rsid w:val="00A038FC"/>
    <w:rPr>
      <w:sz w:val="24"/>
    </w:rPr>
  </w:style>
  <w:style w:type="character" w:styleId="CommentReference">
    <w:name w:val="annotation reference"/>
    <w:rsid w:val="00A038FC"/>
    <w:rPr>
      <w:sz w:val="16"/>
      <w:szCs w:val="16"/>
    </w:rPr>
  </w:style>
  <w:style w:type="paragraph" w:styleId="CommentText">
    <w:name w:val="annotation text"/>
    <w:basedOn w:val="Normal"/>
    <w:link w:val="CommentTextChar"/>
    <w:rsid w:val="00A038FC"/>
    <w:rPr>
      <w:sz w:val="20"/>
    </w:rPr>
  </w:style>
  <w:style w:type="character" w:customStyle="1" w:styleId="CommentTextChar">
    <w:name w:val="Comment Text Char"/>
    <w:link w:val="CommentText"/>
    <w:rsid w:val="00A038FC"/>
    <w:rPr>
      <w:rFonts w:ascii="Arial" w:hAnsi="Arial"/>
    </w:rPr>
  </w:style>
  <w:style w:type="paragraph" w:styleId="CommentSubject">
    <w:name w:val="annotation subject"/>
    <w:basedOn w:val="CommentText"/>
    <w:next w:val="CommentText"/>
    <w:link w:val="CommentSubjectChar"/>
    <w:rsid w:val="00A038FC"/>
    <w:rPr>
      <w:b/>
      <w:bCs/>
    </w:rPr>
  </w:style>
  <w:style w:type="character" w:customStyle="1" w:styleId="CommentSubjectChar">
    <w:name w:val="Comment Subject Char"/>
    <w:link w:val="CommentSubject"/>
    <w:rsid w:val="00A038FC"/>
    <w:rPr>
      <w:rFonts w:ascii="Arial" w:hAnsi="Arial"/>
      <w:b/>
      <w:bCs/>
    </w:rPr>
  </w:style>
  <w:style w:type="paragraph" w:styleId="BalloonText">
    <w:name w:val="Balloon Text"/>
    <w:basedOn w:val="Normal"/>
    <w:link w:val="BalloonTextChar"/>
    <w:rsid w:val="00A038FC"/>
    <w:pPr>
      <w:spacing w:before="0" w:after="0"/>
    </w:pPr>
    <w:rPr>
      <w:rFonts w:ascii="Tahoma" w:hAnsi="Tahoma" w:cs="Tahoma"/>
      <w:sz w:val="16"/>
      <w:szCs w:val="16"/>
    </w:rPr>
  </w:style>
  <w:style w:type="character" w:customStyle="1" w:styleId="BalloonTextChar">
    <w:name w:val="Balloon Text Char"/>
    <w:link w:val="BalloonText"/>
    <w:rsid w:val="00A038FC"/>
    <w:rPr>
      <w:rFonts w:ascii="Tahoma" w:hAnsi="Tahoma" w:cs="Tahoma"/>
      <w:sz w:val="16"/>
      <w:szCs w:val="16"/>
    </w:rPr>
  </w:style>
  <w:style w:type="paragraph" w:customStyle="1" w:styleId="ColorfulShading-Accent11">
    <w:name w:val="Colorful Shading - Accent 11"/>
    <w:hidden/>
    <w:uiPriority w:val="99"/>
    <w:semiHidden/>
    <w:rsid w:val="002A221C"/>
    <w:rPr>
      <w:rFonts w:ascii="Arial" w:hAnsi="Arial"/>
      <w:sz w:val="24"/>
    </w:rPr>
  </w:style>
  <w:style w:type="paragraph" w:styleId="NormalWeb">
    <w:name w:val="Normal (Web)"/>
    <w:basedOn w:val="Normal"/>
    <w:uiPriority w:val="99"/>
    <w:unhideWhenUsed/>
    <w:rsid w:val="003D7411"/>
    <w:pPr>
      <w:spacing w:before="100" w:beforeAutospacing="1" w:after="100" w:afterAutospacing="1"/>
      <w:jc w:val="left"/>
    </w:pPr>
    <w:rPr>
      <w:rFonts w:ascii="Times" w:hAnsi="Times"/>
      <w:sz w:val="20"/>
    </w:rPr>
  </w:style>
  <w:style w:type="character" w:styleId="Emphasis">
    <w:name w:val="Emphasis"/>
    <w:qFormat/>
    <w:rsid w:val="00825DCE"/>
    <w:rPr>
      <w:i/>
      <w:iCs/>
    </w:rPr>
  </w:style>
  <w:style w:type="table" w:styleId="TableGrid">
    <w:name w:val="Table Grid"/>
    <w:basedOn w:val="TableNormal"/>
    <w:rsid w:val="00B04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6560E"/>
    <w:rPr>
      <w:rFonts w:ascii="Arial" w:hAnsi="Arial"/>
      <w:sz w:val="24"/>
    </w:rPr>
  </w:style>
  <w:style w:type="paragraph" w:styleId="TOC5">
    <w:name w:val="toc 5"/>
    <w:basedOn w:val="Normal"/>
    <w:next w:val="Normal"/>
    <w:autoRedefine/>
    <w:unhideWhenUsed/>
    <w:rsid w:val="003533E3"/>
    <w:pPr>
      <w:spacing w:before="0" w:after="0"/>
      <w:ind w:left="720"/>
      <w:jc w:val="left"/>
    </w:pPr>
    <w:rPr>
      <w:rFonts w:asciiTheme="minorHAnsi" w:hAnsiTheme="minorHAnsi"/>
      <w:sz w:val="20"/>
    </w:rPr>
  </w:style>
  <w:style w:type="paragraph" w:styleId="TOC6">
    <w:name w:val="toc 6"/>
    <w:basedOn w:val="Normal"/>
    <w:next w:val="Normal"/>
    <w:autoRedefine/>
    <w:unhideWhenUsed/>
    <w:rsid w:val="003533E3"/>
    <w:pPr>
      <w:spacing w:before="0" w:after="0"/>
      <w:ind w:left="960"/>
      <w:jc w:val="left"/>
    </w:pPr>
    <w:rPr>
      <w:rFonts w:asciiTheme="minorHAnsi" w:hAnsiTheme="minorHAnsi"/>
      <w:sz w:val="20"/>
    </w:rPr>
  </w:style>
  <w:style w:type="paragraph" w:styleId="TOC7">
    <w:name w:val="toc 7"/>
    <w:basedOn w:val="Normal"/>
    <w:next w:val="Normal"/>
    <w:autoRedefine/>
    <w:unhideWhenUsed/>
    <w:rsid w:val="003533E3"/>
    <w:pPr>
      <w:spacing w:before="0" w:after="0"/>
      <w:ind w:left="1200"/>
      <w:jc w:val="left"/>
    </w:pPr>
    <w:rPr>
      <w:rFonts w:asciiTheme="minorHAnsi" w:hAnsiTheme="minorHAnsi"/>
      <w:sz w:val="20"/>
    </w:rPr>
  </w:style>
  <w:style w:type="paragraph" w:styleId="TOC8">
    <w:name w:val="toc 8"/>
    <w:basedOn w:val="Normal"/>
    <w:next w:val="Normal"/>
    <w:autoRedefine/>
    <w:unhideWhenUsed/>
    <w:rsid w:val="003533E3"/>
    <w:pPr>
      <w:spacing w:before="0" w:after="0"/>
      <w:ind w:left="1440"/>
      <w:jc w:val="left"/>
    </w:pPr>
    <w:rPr>
      <w:rFonts w:asciiTheme="minorHAnsi" w:hAnsiTheme="minorHAnsi"/>
      <w:sz w:val="20"/>
    </w:rPr>
  </w:style>
  <w:style w:type="paragraph" w:styleId="TOC9">
    <w:name w:val="toc 9"/>
    <w:basedOn w:val="Normal"/>
    <w:next w:val="Normal"/>
    <w:autoRedefine/>
    <w:unhideWhenUsed/>
    <w:rsid w:val="003533E3"/>
    <w:pPr>
      <w:spacing w:before="0" w:after="0"/>
      <w:ind w:left="1680"/>
      <w:jc w:val="left"/>
    </w:pPr>
    <w:rPr>
      <w:rFonts w:asciiTheme="minorHAnsi" w:hAnsiTheme="minorHAnsi"/>
      <w:sz w:val="20"/>
    </w:rPr>
  </w:style>
  <w:style w:type="paragraph" w:styleId="TOCHeading">
    <w:name w:val="TOC Heading"/>
    <w:basedOn w:val="Heading1"/>
    <w:next w:val="Normal"/>
    <w:uiPriority w:val="39"/>
    <w:unhideWhenUsed/>
    <w:qFormat/>
    <w:rsid w:val="004E2B98"/>
    <w:pPr>
      <w:keepLines/>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paragraph" w:styleId="FootnoteText">
    <w:name w:val="footnote text"/>
    <w:basedOn w:val="Normal"/>
    <w:link w:val="FootnoteTextChar"/>
    <w:semiHidden/>
    <w:unhideWhenUsed/>
    <w:rsid w:val="001B39EE"/>
    <w:pPr>
      <w:spacing w:before="0" w:after="0"/>
    </w:pPr>
    <w:rPr>
      <w:sz w:val="20"/>
    </w:rPr>
  </w:style>
  <w:style w:type="character" w:customStyle="1" w:styleId="FootnoteTextChar">
    <w:name w:val="Footnote Text Char"/>
    <w:basedOn w:val="DefaultParagraphFont"/>
    <w:link w:val="FootnoteText"/>
    <w:semiHidden/>
    <w:rsid w:val="001B39EE"/>
    <w:rPr>
      <w:rFonts w:ascii="Arial" w:hAnsi="Arial"/>
    </w:rPr>
  </w:style>
  <w:style w:type="character" w:styleId="FootnoteReference">
    <w:name w:val="footnote reference"/>
    <w:basedOn w:val="DefaultParagraphFont"/>
    <w:semiHidden/>
    <w:unhideWhenUsed/>
    <w:rsid w:val="001B39EE"/>
    <w:rPr>
      <w:vertAlign w:val="superscript"/>
    </w:rPr>
  </w:style>
  <w:style w:type="character" w:customStyle="1" w:styleId="Heading4Char">
    <w:name w:val="Heading 4 Char"/>
    <w:basedOn w:val="DefaultParagraphFont"/>
    <w:link w:val="Heading4"/>
    <w:rsid w:val="00C27D44"/>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108988">
      <w:bodyDiv w:val="1"/>
      <w:marLeft w:val="0"/>
      <w:marRight w:val="0"/>
      <w:marTop w:val="0"/>
      <w:marBottom w:val="0"/>
      <w:divBdr>
        <w:top w:val="none" w:sz="0" w:space="0" w:color="auto"/>
        <w:left w:val="none" w:sz="0" w:space="0" w:color="auto"/>
        <w:bottom w:val="none" w:sz="0" w:space="0" w:color="auto"/>
        <w:right w:val="none" w:sz="0" w:space="0" w:color="auto"/>
      </w:divBdr>
    </w:div>
    <w:div w:id="553739830">
      <w:bodyDiv w:val="1"/>
      <w:marLeft w:val="0"/>
      <w:marRight w:val="0"/>
      <w:marTop w:val="0"/>
      <w:marBottom w:val="0"/>
      <w:divBdr>
        <w:top w:val="none" w:sz="0" w:space="0" w:color="auto"/>
        <w:left w:val="none" w:sz="0" w:space="0" w:color="auto"/>
        <w:bottom w:val="none" w:sz="0" w:space="0" w:color="auto"/>
        <w:right w:val="none" w:sz="0" w:space="0" w:color="auto"/>
      </w:divBdr>
    </w:div>
    <w:div w:id="635839801">
      <w:bodyDiv w:val="1"/>
      <w:marLeft w:val="0"/>
      <w:marRight w:val="0"/>
      <w:marTop w:val="0"/>
      <w:marBottom w:val="0"/>
      <w:divBdr>
        <w:top w:val="none" w:sz="0" w:space="0" w:color="auto"/>
        <w:left w:val="none" w:sz="0" w:space="0" w:color="auto"/>
        <w:bottom w:val="none" w:sz="0" w:space="0" w:color="auto"/>
        <w:right w:val="none" w:sz="0" w:space="0" w:color="auto"/>
      </w:divBdr>
    </w:div>
    <w:div w:id="864056127">
      <w:bodyDiv w:val="1"/>
      <w:marLeft w:val="0"/>
      <w:marRight w:val="0"/>
      <w:marTop w:val="0"/>
      <w:marBottom w:val="0"/>
      <w:divBdr>
        <w:top w:val="none" w:sz="0" w:space="0" w:color="auto"/>
        <w:left w:val="none" w:sz="0" w:space="0" w:color="auto"/>
        <w:bottom w:val="none" w:sz="0" w:space="0" w:color="auto"/>
        <w:right w:val="none" w:sz="0" w:space="0" w:color="auto"/>
      </w:divBdr>
    </w:div>
    <w:div w:id="872304637">
      <w:bodyDiv w:val="1"/>
      <w:marLeft w:val="0"/>
      <w:marRight w:val="0"/>
      <w:marTop w:val="0"/>
      <w:marBottom w:val="0"/>
      <w:divBdr>
        <w:top w:val="none" w:sz="0" w:space="0" w:color="auto"/>
        <w:left w:val="none" w:sz="0" w:space="0" w:color="auto"/>
        <w:bottom w:val="none" w:sz="0" w:space="0" w:color="auto"/>
        <w:right w:val="none" w:sz="0" w:space="0" w:color="auto"/>
      </w:divBdr>
    </w:div>
    <w:div w:id="965046437">
      <w:bodyDiv w:val="1"/>
      <w:marLeft w:val="0"/>
      <w:marRight w:val="0"/>
      <w:marTop w:val="0"/>
      <w:marBottom w:val="0"/>
      <w:divBdr>
        <w:top w:val="none" w:sz="0" w:space="0" w:color="auto"/>
        <w:left w:val="none" w:sz="0" w:space="0" w:color="auto"/>
        <w:bottom w:val="none" w:sz="0" w:space="0" w:color="auto"/>
        <w:right w:val="none" w:sz="0" w:space="0" w:color="auto"/>
      </w:divBdr>
    </w:div>
    <w:div w:id="1078015837">
      <w:bodyDiv w:val="1"/>
      <w:marLeft w:val="0"/>
      <w:marRight w:val="0"/>
      <w:marTop w:val="0"/>
      <w:marBottom w:val="0"/>
      <w:divBdr>
        <w:top w:val="none" w:sz="0" w:space="0" w:color="auto"/>
        <w:left w:val="none" w:sz="0" w:space="0" w:color="auto"/>
        <w:bottom w:val="none" w:sz="0" w:space="0" w:color="auto"/>
        <w:right w:val="none" w:sz="0" w:space="0" w:color="auto"/>
      </w:divBdr>
    </w:div>
    <w:div w:id="1206866231">
      <w:bodyDiv w:val="1"/>
      <w:marLeft w:val="0"/>
      <w:marRight w:val="0"/>
      <w:marTop w:val="0"/>
      <w:marBottom w:val="0"/>
      <w:divBdr>
        <w:top w:val="none" w:sz="0" w:space="0" w:color="auto"/>
        <w:left w:val="none" w:sz="0" w:space="0" w:color="auto"/>
        <w:bottom w:val="none" w:sz="0" w:space="0" w:color="auto"/>
        <w:right w:val="none" w:sz="0" w:space="0" w:color="auto"/>
      </w:divBdr>
    </w:div>
    <w:div w:id="1207330646">
      <w:bodyDiv w:val="1"/>
      <w:marLeft w:val="0"/>
      <w:marRight w:val="0"/>
      <w:marTop w:val="0"/>
      <w:marBottom w:val="0"/>
      <w:divBdr>
        <w:top w:val="none" w:sz="0" w:space="0" w:color="auto"/>
        <w:left w:val="none" w:sz="0" w:space="0" w:color="auto"/>
        <w:bottom w:val="none" w:sz="0" w:space="0" w:color="auto"/>
        <w:right w:val="none" w:sz="0" w:space="0" w:color="auto"/>
      </w:divBdr>
    </w:div>
    <w:div w:id="1387803722">
      <w:bodyDiv w:val="1"/>
      <w:marLeft w:val="0"/>
      <w:marRight w:val="0"/>
      <w:marTop w:val="0"/>
      <w:marBottom w:val="0"/>
      <w:divBdr>
        <w:top w:val="none" w:sz="0" w:space="0" w:color="auto"/>
        <w:left w:val="none" w:sz="0" w:space="0" w:color="auto"/>
        <w:bottom w:val="none" w:sz="0" w:space="0" w:color="auto"/>
        <w:right w:val="none" w:sz="0" w:space="0" w:color="auto"/>
      </w:divBdr>
      <w:divsChild>
        <w:div w:id="1437939431">
          <w:marLeft w:val="0"/>
          <w:marRight w:val="0"/>
          <w:marTop w:val="0"/>
          <w:marBottom w:val="0"/>
          <w:divBdr>
            <w:top w:val="none" w:sz="0" w:space="0" w:color="auto"/>
            <w:left w:val="none" w:sz="0" w:space="0" w:color="auto"/>
            <w:bottom w:val="none" w:sz="0" w:space="0" w:color="auto"/>
            <w:right w:val="none" w:sz="0" w:space="0" w:color="auto"/>
          </w:divBdr>
        </w:div>
        <w:div w:id="1534540983">
          <w:marLeft w:val="0"/>
          <w:marRight w:val="0"/>
          <w:marTop w:val="0"/>
          <w:marBottom w:val="0"/>
          <w:divBdr>
            <w:top w:val="none" w:sz="0" w:space="0" w:color="auto"/>
            <w:left w:val="none" w:sz="0" w:space="0" w:color="auto"/>
            <w:bottom w:val="none" w:sz="0" w:space="0" w:color="auto"/>
            <w:right w:val="none" w:sz="0" w:space="0" w:color="auto"/>
          </w:divBdr>
        </w:div>
      </w:divsChild>
    </w:div>
    <w:div w:id="1395665227">
      <w:bodyDiv w:val="1"/>
      <w:marLeft w:val="0"/>
      <w:marRight w:val="0"/>
      <w:marTop w:val="0"/>
      <w:marBottom w:val="0"/>
      <w:divBdr>
        <w:top w:val="none" w:sz="0" w:space="0" w:color="auto"/>
        <w:left w:val="none" w:sz="0" w:space="0" w:color="auto"/>
        <w:bottom w:val="none" w:sz="0" w:space="0" w:color="auto"/>
        <w:right w:val="none" w:sz="0" w:space="0" w:color="auto"/>
      </w:divBdr>
    </w:div>
    <w:div w:id="1401291941">
      <w:bodyDiv w:val="1"/>
      <w:marLeft w:val="0"/>
      <w:marRight w:val="0"/>
      <w:marTop w:val="0"/>
      <w:marBottom w:val="0"/>
      <w:divBdr>
        <w:top w:val="none" w:sz="0" w:space="0" w:color="auto"/>
        <w:left w:val="none" w:sz="0" w:space="0" w:color="auto"/>
        <w:bottom w:val="none" w:sz="0" w:space="0" w:color="auto"/>
        <w:right w:val="none" w:sz="0" w:space="0" w:color="auto"/>
      </w:divBdr>
    </w:div>
    <w:div w:id="1499688932">
      <w:bodyDiv w:val="1"/>
      <w:marLeft w:val="0"/>
      <w:marRight w:val="0"/>
      <w:marTop w:val="0"/>
      <w:marBottom w:val="0"/>
      <w:divBdr>
        <w:top w:val="none" w:sz="0" w:space="0" w:color="auto"/>
        <w:left w:val="none" w:sz="0" w:space="0" w:color="auto"/>
        <w:bottom w:val="none" w:sz="0" w:space="0" w:color="auto"/>
        <w:right w:val="none" w:sz="0" w:space="0" w:color="auto"/>
      </w:divBdr>
    </w:div>
    <w:div w:id="1556038269">
      <w:bodyDiv w:val="1"/>
      <w:marLeft w:val="0"/>
      <w:marRight w:val="0"/>
      <w:marTop w:val="0"/>
      <w:marBottom w:val="0"/>
      <w:divBdr>
        <w:top w:val="none" w:sz="0" w:space="0" w:color="auto"/>
        <w:left w:val="none" w:sz="0" w:space="0" w:color="auto"/>
        <w:bottom w:val="none" w:sz="0" w:space="0" w:color="auto"/>
        <w:right w:val="none" w:sz="0" w:space="0" w:color="auto"/>
      </w:divBdr>
    </w:div>
    <w:div w:id="1675571061">
      <w:bodyDiv w:val="1"/>
      <w:marLeft w:val="0"/>
      <w:marRight w:val="0"/>
      <w:marTop w:val="0"/>
      <w:marBottom w:val="0"/>
      <w:divBdr>
        <w:top w:val="none" w:sz="0" w:space="0" w:color="auto"/>
        <w:left w:val="none" w:sz="0" w:space="0" w:color="auto"/>
        <w:bottom w:val="none" w:sz="0" w:space="0" w:color="auto"/>
        <w:right w:val="none" w:sz="0" w:space="0" w:color="auto"/>
      </w:divBdr>
    </w:div>
    <w:div w:id="1958756098">
      <w:bodyDiv w:val="1"/>
      <w:marLeft w:val="0"/>
      <w:marRight w:val="0"/>
      <w:marTop w:val="0"/>
      <w:marBottom w:val="0"/>
      <w:divBdr>
        <w:top w:val="none" w:sz="0" w:space="0" w:color="auto"/>
        <w:left w:val="none" w:sz="0" w:space="0" w:color="auto"/>
        <w:bottom w:val="none" w:sz="0" w:space="0" w:color="auto"/>
        <w:right w:val="none" w:sz="0" w:space="0" w:color="auto"/>
      </w:divBdr>
      <w:divsChild>
        <w:div w:id="1103915829">
          <w:marLeft w:val="0"/>
          <w:marRight w:val="0"/>
          <w:marTop w:val="0"/>
          <w:marBottom w:val="0"/>
          <w:divBdr>
            <w:top w:val="none" w:sz="0" w:space="0" w:color="auto"/>
            <w:left w:val="none" w:sz="0" w:space="0" w:color="auto"/>
            <w:bottom w:val="none" w:sz="0" w:space="0" w:color="auto"/>
            <w:right w:val="none" w:sz="0" w:space="0" w:color="auto"/>
          </w:divBdr>
          <w:divsChild>
            <w:div w:id="8186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7752">
      <w:bodyDiv w:val="1"/>
      <w:marLeft w:val="0"/>
      <w:marRight w:val="0"/>
      <w:marTop w:val="0"/>
      <w:marBottom w:val="0"/>
      <w:divBdr>
        <w:top w:val="none" w:sz="0" w:space="0" w:color="auto"/>
        <w:left w:val="none" w:sz="0" w:space="0" w:color="auto"/>
        <w:bottom w:val="none" w:sz="0" w:space="0" w:color="auto"/>
        <w:right w:val="none" w:sz="0" w:space="0" w:color="auto"/>
      </w:divBdr>
    </w:div>
    <w:div w:id="1998458983">
      <w:bodyDiv w:val="1"/>
      <w:marLeft w:val="0"/>
      <w:marRight w:val="0"/>
      <w:marTop w:val="0"/>
      <w:marBottom w:val="0"/>
      <w:divBdr>
        <w:top w:val="none" w:sz="0" w:space="0" w:color="auto"/>
        <w:left w:val="none" w:sz="0" w:space="0" w:color="auto"/>
        <w:bottom w:val="none" w:sz="0" w:space="0" w:color="auto"/>
        <w:right w:val="none" w:sz="0" w:space="0" w:color="auto"/>
      </w:divBdr>
    </w:div>
    <w:div w:id="2044477148">
      <w:bodyDiv w:val="1"/>
      <w:marLeft w:val="0"/>
      <w:marRight w:val="0"/>
      <w:marTop w:val="0"/>
      <w:marBottom w:val="0"/>
      <w:divBdr>
        <w:top w:val="none" w:sz="0" w:space="0" w:color="auto"/>
        <w:left w:val="none" w:sz="0" w:space="0" w:color="auto"/>
        <w:bottom w:val="none" w:sz="0" w:space="0" w:color="auto"/>
        <w:right w:val="none" w:sz="0" w:space="0" w:color="auto"/>
      </w:divBdr>
    </w:div>
    <w:div w:id="205857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emf"/><Relationship Id="rId22" Type="http://schemas.openxmlformats.org/officeDocument/2006/relationships/footer" Target="footer6.xml"/><Relationship Id="rId27"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G:\Tech_Pubs\SCNS%20Templates\SCNS%20Long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2CACB-EEE9-4CFD-844F-FC95AC2B1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SCNS Longnew.dotx</Template>
  <TotalTime>227</TotalTime>
  <Pages>1</Pages>
  <Words>4425</Words>
  <Characters>25224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SCNS Longnew</vt:lpstr>
    </vt:vector>
  </TitlesOfParts>
  <Company>ITT Exelis</Company>
  <LinksUpToDate>false</LinksUpToDate>
  <CharactersWithSpaces>29590</CharactersWithSpaces>
  <SharedDoc>false</SharedDoc>
  <HLinks>
    <vt:vector size="6" baseType="variant">
      <vt:variant>
        <vt:i4>3276830</vt:i4>
      </vt:variant>
      <vt:variant>
        <vt:i4>99</vt:i4>
      </vt:variant>
      <vt:variant>
        <vt:i4>0</vt:i4>
      </vt:variant>
      <vt:variant>
        <vt:i4>5</vt:i4>
      </vt:variant>
      <vt:variant>
        <vt:lpwstr>mailto:Thomas.G.Bialas@nasa.gov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SCNS Longnew</dc:title>
  <dc:subject/>
  <dc:creator>Sarah.Leung</dc:creator>
  <cp:keywords/>
  <dc:description>Revision 1.1 - June 5, 2012.  Modified to reflect ITT Exelis name change.</dc:description>
  <cp:lastModifiedBy>Perrine, Martin L. (GSFC-5670)</cp:lastModifiedBy>
  <cp:revision>10</cp:revision>
  <cp:lastPrinted>2012-09-17T15:29:00Z</cp:lastPrinted>
  <dcterms:created xsi:type="dcterms:W3CDTF">2016-05-10T12:47:00Z</dcterms:created>
  <dcterms:modified xsi:type="dcterms:W3CDTF">2016-07-18T19:32:00Z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ies>
</file>